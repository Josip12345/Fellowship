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2A81" w:rsidRDefault="004203FE" w:rsidP="00CE5D56">
      <w:pPr>
        <w:pStyle w:val="Heading1"/>
      </w:pPr>
      <w:r>
        <w:t xml:space="preserve">Fast gate reflectometry for hole spin qubits </w:t>
      </w:r>
    </w:p>
    <w:p w:rsidR="00CE5D56" w:rsidRDefault="00CE5D56" w:rsidP="00CE5D56">
      <w:pPr>
        <w:pStyle w:val="Heading1"/>
      </w:pPr>
      <w:r>
        <w:t>Abstract</w:t>
      </w:r>
    </w:p>
    <w:p w:rsidR="005F08B7" w:rsidRDefault="004203FE" w:rsidP="00CE5D56">
      <w:r>
        <w:t>By e</w:t>
      </w:r>
      <w:r w:rsidR="004B2FDB">
        <w:t xml:space="preserve">xploiting the quantum superposition principle a quantum computer </w:t>
      </w:r>
      <w:r>
        <w:t xml:space="preserve">will be </w:t>
      </w:r>
      <w:r w:rsidR="004B2FDB">
        <w:t xml:space="preserve">able to outperform </w:t>
      </w:r>
      <w:r w:rsidR="00CE5D56">
        <w:t>classical computers by orders of magnitud</w:t>
      </w:r>
      <w:r w:rsidR="004B2FDB">
        <w:t>e</w:t>
      </w:r>
      <w:r w:rsidR="00CE5D56">
        <w:t xml:space="preserve"> for particular types of algorithms. In </w:t>
      </w:r>
      <w:r>
        <w:t xml:space="preserve">the </w:t>
      </w:r>
      <w:r w:rsidR="00CE5D56">
        <w:t xml:space="preserve">growing quantum </w:t>
      </w:r>
      <w:r>
        <w:t xml:space="preserve">computing </w:t>
      </w:r>
      <w:r w:rsidR="00CE5D56">
        <w:t xml:space="preserve">science community there are several approaches </w:t>
      </w:r>
      <w:r>
        <w:t xml:space="preserve">for </w:t>
      </w:r>
      <w:r w:rsidR="00CE5D56">
        <w:t>realizing</w:t>
      </w:r>
      <w:r w:rsidR="004B2FDB">
        <w:t xml:space="preserve"> qubit</w:t>
      </w:r>
      <w:r>
        <w:t>s</w:t>
      </w:r>
      <w:r w:rsidR="004B2FDB">
        <w:t xml:space="preserve"> as </w:t>
      </w:r>
      <w:r>
        <w:t xml:space="preserve">the </w:t>
      </w:r>
      <w:r w:rsidR="004B2FDB">
        <w:t>base unit of a quantum computer</w:t>
      </w:r>
      <w:r w:rsidR="00CE5D56">
        <w:t xml:space="preserve">. </w:t>
      </w:r>
      <w:r w:rsidR="00CE04E4">
        <w:t>This</w:t>
      </w:r>
      <w:r w:rsidR="004B2FDB">
        <w:t xml:space="preserve"> proposal deals with </w:t>
      </w:r>
      <w:r w:rsidR="00CE04E4">
        <w:t xml:space="preserve">qubits </w:t>
      </w:r>
      <w:r w:rsidR="004B2FDB">
        <w:t xml:space="preserve">based on </w:t>
      </w:r>
      <w:r>
        <w:t xml:space="preserve">localized </w:t>
      </w:r>
      <w:r w:rsidR="004B2FDB">
        <w:t>spin</w:t>
      </w:r>
      <w:r>
        <w:t>s</w:t>
      </w:r>
      <w:r w:rsidR="004B2FDB">
        <w:t xml:space="preserve"> in semiconductor</w:t>
      </w:r>
      <w:r>
        <w:t>s</w:t>
      </w:r>
      <w:r w:rsidR="004B2FDB">
        <w:t xml:space="preserve">. </w:t>
      </w:r>
      <w:r w:rsidR="003C2A81">
        <w:t xml:space="preserve">Benchmark for all qubits is </w:t>
      </w:r>
      <w:r w:rsidR="00CE04E4">
        <w:t xml:space="preserve">the ratio of </w:t>
      </w:r>
      <w:r w:rsidR="00CE5D56">
        <w:t xml:space="preserve">coherence time </w:t>
      </w:r>
      <w:r w:rsidR="00CE04E4">
        <w:t xml:space="preserve">versus </w:t>
      </w:r>
      <w:r w:rsidR="00CE5D56">
        <w:t>state manipulation time.</w:t>
      </w:r>
    </w:p>
    <w:p w:rsidR="005F08B7" w:rsidRDefault="00CE04E4" w:rsidP="00CE5D56">
      <w:r>
        <w:t xml:space="preserve"> </w:t>
      </w:r>
      <w:r w:rsidR="006E7887">
        <w:t>The possibility to scan fast through the phase space of a qubit, to perform single shot measurements</w:t>
      </w:r>
      <w:r w:rsidR="005F08B7">
        <w:t xml:space="preserve"> (</w:t>
      </w:r>
      <w:r w:rsidR="004B2FDB">
        <w:t xml:space="preserve">a </w:t>
      </w:r>
      <w:r w:rsidR="00CE5D56">
        <w:t xml:space="preserve">measurement of </w:t>
      </w:r>
      <w:r w:rsidR="004B2FDB">
        <w:t xml:space="preserve">the </w:t>
      </w:r>
      <w:r w:rsidR="006E7887">
        <w:t>qubit state</w:t>
      </w:r>
      <w:r w:rsidR="00CE5D56">
        <w:t xml:space="preserve"> after every set of </w:t>
      </w:r>
      <w:r w:rsidR="004B2FDB">
        <w:t xml:space="preserve">a </w:t>
      </w:r>
      <w:r w:rsidR="00CE5D56">
        <w:t xml:space="preserve">gate </w:t>
      </w:r>
      <w:r w:rsidR="005F08B7">
        <w:t>operations)</w:t>
      </w:r>
      <w:r w:rsidR="00CE5D56">
        <w:t xml:space="preserve"> and scalability</w:t>
      </w:r>
      <w:r w:rsidR="005F08B7">
        <w:t xml:space="preserve">, </w:t>
      </w:r>
      <w:r w:rsidR="00CE5D56">
        <w:t xml:space="preserve">demand </w:t>
      </w:r>
      <w:r w:rsidR="006E7887">
        <w:t xml:space="preserve">a </w:t>
      </w:r>
      <w:r w:rsidR="00CE5D56">
        <w:t xml:space="preserve">highly sensitive and easy to </w:t>
      </w:r>
      <w:r w:rsidR="006E7887">
        <w:t xml:space="preserve">realize </w:t>
      </w:r>
      <w:r w:rsidR="00CE5D56">
        <w:t>method for spin readout.</w:t>
      </w:r>
      <w:r w:rsidR="004B2FDB">
        <w:t xml:space="preserve"> </w:t>
      </w:r>
    </w:p>
    <w:p w:rsidR="00CE5D56" w:rsidRDefault="00CE5D56" w:rsidP="002B32BE">
      <w:r>
        <w:t xml:space="preserve">Here we are proposing </w:t>
      </w:r>
      <w:r w:rsidR="006066ED">
        <w:t>develop</w:t>
      </w:r>
      <w:r w:rsidR="005F08B7">
        <w:t>ment</w:t>
      </w:r>
      <w:r w:rsidR="006066ED">
        <w:t xml:space="preserve"> and </w:t>
      </w:r>
      <w:r w:rsidR="005F08B7">
        <w:t>usage of</w:t>
      </w:r>
      <w:r w:rsidR="006066ED">
        <w:t xml:space="preserve"> </w:t>
      </w:r>
      <w:r>
        <w:t xml:space="preserve">gate reflectometry as a readout system </w:t>
      </w:r>
      <w:r w:rsidR="006066ED">
        <w:t xml:space="preserve">for studying a hole spin qubit, realized in a </w:t>
      </w:r>
      <w:r w:rsidR="00DC119F">
        <w:t xml:space="preserve">germanium </w:t>
      </w:r>
      <w:r>
        <w:t>hut wire</w:t>
      </w:r>
      <w:r w:rsidR="006066ED">
        <w:t>-</w:t>
      </w:r>
      <w:r>
        <w:t>based, double quantum dot</w:t>
      </w:r>
      <w:r w:rsidR="006066ED">
        <w:t>. The g</w:t>
      </w:r>
      <w:r>
        <w:t xml:space="preserve">ate reflectometry </w:t>
      </w:r>
      <w:r w:rsidR="006066ED">
        <w:t xml:space="preserve">will </w:t>
      </w:r>
      <w:r>
        <w:t xml:space="preserve">use already defined gates </w:t>
      </w:r>
      <w:r w:rsidR="006066ED">
        <w:t xml:space="preserve">needed </w:t>
      </w:r>
      <w:r>
        <w:t xml:space="preserve">for </w:t>
      </w:r>
      <w:r w:rsidR="006066ED">
        <w:t xml:space="preserve">the </w:t>
      </w:r>
      <w:r>
        <w:t>e</w:t>
      </w:r>
      <w:r w:rsidR="00DC119F">
        <w:t>lectrostatic definition</w:t>
      </w:r>
      <w:r>
        <w:t xml:space="preserve"> of the </w:t>
      </w:r>
      <w:r w:rsidR="00DC119F">
        <w:t>double quantum dot (</w:t>
      </w:r>
      <w:r>
        <w:t>DQD</w:t>
      </w:r>
      <w:r w:rsidR="00DC119F">
        <w:t>) system</w:t>
      </w:r>
      <w:r w:rsidR="005F08B7">
        <w:t>.</w:t>
      </w:r>
      <w:r>
        <w:t xml:space="preserve"> According to </w:t>
      </w:r>
      <w:r w:rsidR="006066ED">
        <w:t xml:space="preserve">recently reported results </w:t>
      </w:r>
      <w:r w:rsidR="005F08B7">
        <w:t>it is</w:t>
      </w:r>
      <w:r w:rsidR="006066ED">
        <w:t xml:space="preserve"> </w:t>
      </w:r>
      <w:r w:rsidR="005F08B7">
        <w:t xml:space="preserve">also </w:t>
      </w:r>
      <w:r w:rsidR="006066ED">
        <w:t xml:space="preserve">sensitive enough for the spin qubit experiments. </w:t>
      </w:r>
    </w:p>
    <w:p w:rsidR="00CE5D56" w:rsidRDefault="00004330" w:rsidP="00CE5D56">
      <w:r>
        <w:t>H</w:t>
      </w:r>
      <w:r w:rsidR="006066ED">
        <w:t>oles in germanium combine a very strong spin orbit coupling with a very small hyperfine interaction. Such might allow thus the realization of a long</w:t>
      </w:r>
      <w:r>
        <w:t xml:space="preserve"> </w:t>
      </w:r>
      <w:r w:rsidR="006066ED">
        <w:t xml:space="preserve">lived spin qubit with very fast operation times.  More concretely, during my Phd thesis a </w:t>
      </w:r>
      <w:r w:rsidR="00CE5D56">
        <w:t>double quantum dot will be used as a qubit platform</w:t>
      </w:r>
      <w:r w:rsidR="00781319">
        <w:t xml:space="preserve">. </w:t>
      </w:r>
    </w:p>
    <w:p w:rsidR="00CE5D56" w:rsidRDefault="00CE5D56" w:rsidP="00CE5D56">
      <w:r>
        <w:t xml:space="preserve">To </w:t>
      </w:r>
      <w:r w:rsidR="00781319">
        <w:t xml:space="preserve">examine </w:t>
      </w:r>
      <w:r>
        <w:t xml:space="preserve">the quality of our structure </w:t>
      </w:r>
      <w:r w:rsidR="008649B3">
        <w:t>as a potential qubit</w:t>
      </w:r>
      <w:r w:rsidR="00DC119F">
        <w:t>,</w:t>
      </w:r>
      <w:r>
        <w:t xml:space="preserve"> several experiments need to be </w:t>
      </w:r>
      <w:r w:rsidR="00781319">
        <w:t>performed</w:t>
      </w:r>
      <w:r>
        <w:t xml:space="preserve">. </w:t>
      </w:r>
      <w:r w:rsidR="008649B3">
        <w:t>Measurements determining the s</w:t>
      </w:r>
      <w:r>
        <w:t>pin relaxation time</w:t>
      </w:r>
      <w:r w:rsidR="008649B3" w:rsidRPr="008649B3">
        <w:t xml:space="preserve"> </w:t>
      </w:r>
      <w:r w:rsidR="008649B3">
        <w:t>T</w:t>
      </w:r>
      <w:r w:rsidR="008649B3">
        <w:rPr>
          <w:vertAlign w:val="subscript"/>
        </w:rPr>
        <w:t>1</w:t>
      </w:r>
      <w:r w:rsidR="008649B3">
        <w:t xml:space="preserve">, the </w:t>
      </w:r>
      <w:r>
        <w:t>spin dephasing time T</w:t>
      </w:r>
      <w:r>
        <w:rPr>
          <w:vertAlign w:val="subscript"/>
        </w:rPr>
        <w:t>2</w:t>
      </w:r>
      <w:r>
        <w:rPr>
          <w:vertAlign w:val="superscript"/>
        </w:rPr>
        <w:t>*</w:t>
      </w:r>
      <w:r>
        <w:t xml:space="preserve">, </w:t>
      </w:r>
      <w:r w:rsidR="008649B3">
        <w:t xml:space="preserve">the </w:t>
      </w:r>
      <w:r>
        <w:t>spin echo T</w:t>
      </w:r>
      <w:r>
        <w:rPr>
          <w:vertAlign w:val="subscript"/>
        </w:rPr>
        <w:t>2</w:t>
      </w:r>
      <w:r>
        <w:rPr>
          <w:vertAlign w:val="superscript"/>
        </w:rPr>
        <w:t xml:space="preserve">ECHO </w:t>
      </w:r>
      <w:r w:rsidR="008649B3">
        <w:t xml:space="preserve"> time and the </w:t>
      </w:r>
      <w:r>
        <w:t>CPMG T</w:t>
      </w:r>
      <w:r>
        <w:rPr>
          <w:vertAlign w:val="subscript"/>
        </w:rPr>
        <w:t>2</w:t>
      </w:r>
      <w:r>
        <w:rPr>
          <w:vertAlign w:val="superscript"/>
        </w:rPr>
        <w:t>CPMG</w:t>
      </w:r>
      <w:r>
        <w:t xml:space="preserve"> </w:t>
      </w:r>
      <w:r w:rsidR="008649B3">
        <w:t>time</w:t>
      </w:r>
      <w:r w:rsidR="00004330">
        <w:t>,</w:t>
      </w:r>
      <w:r w:rsidR="008649B3">
        <w:t xml:space="preserve"> will be performed. </w:t>
      </w:r>
      <w:r>
        <w:t xml:space="preserve">All measurement are going to be performed </w:t>
      </w:r>
      <w:r w:rsidR="008649B3">
        <w:t xml:space="preserve">in a </w:t>
      </w:r>
      <w:r>
        <w:t xml:space="preserve">dilution fridge with DC and RF </w:t>
      </w:r>
      <w:r w:rsidR="008649B3">
        <w:t>lines</w:t>
      </w:r>
      <w:r>
        <w:t>, amplifiers, attenuators</w:t>
      </w:r>
      <w:r w:rsidR="008649B3">
        <w:t xml:space="preserve"> and </w:t>
      </w:r>
      <w:r>
        <w:t>directional coupler</w:t>
      </w:r>
      <w:r w:rsidR="008649B3">
        <w:t xml:space="preserve">s. </w:t>
      </w:r>
      <w:r w:rsidR="00925077">
        <w:t>DC electronics, microwave sources, arbitrary waveform generators, lock</w:t>
      </w:r>
      <w:r w:rsidR="00A67585">
        <w:t>-</w:t>
      </w:r>
      <w:r w:rsidR="00925077">
        <w:t>in amplifier</w:t>
      </w:r>
      <w:r w:rsidR="00A67585">
        <w:t>s</w:t>
      </w:r>
      <w:r w:rsidR="00925077">
        <w:t xml:space="preserve"> for gate reflectometry readout and superconducting magnet</w:t>
      </w:r>
      <w:r w:rsidR="00A67585">
        <w:t>s</w:t>
      </w:r>
      <w:r w:rsidR="00925077">
        <w:t xml:space="preserve"> will be </w:t>
      </w:r>
      <w:r w:rsidR="00A67585">
        <w:t xml:space="preserve">used to perform the experiments and realize the goals of the suggested project. </w:t>
      </w:r>
    </w:p>
    <w:p w:rsidR="00CE5D56" w:rsidRDefault="00CE5D56" w:rsidP="009D17AE">
      <w:pPr>
        <w:pStyle w:val="Heading1"/>
      </w:pPr>
    </w:p>
    <w:p w:rsidR="00CE5D56" w:rsidRDefault="00CE5D56" w:rsidP="00CE5D56"/>
    <w:p w:rsidR="00CE5D56" w:rsidRPr="00CE5D56" w:rsidRDefault="00CE5D56" w:rsidP="00CE5D56"/>
    <w:p w:rsidR="004A3B7F" w:rsidRDefault="00C27B10" w:rsidP="009D17AE">
      <w:pPr>
        <w:pStyle w:val="Heading1"/>
      </w:pPr>
      <w:r>
        <w:lastRenderedPageBreak/>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953F1E">
        <w:rPr>
          <w:b/>
        </w:rPr>
        <w:t xml:space="preserve">system </w:t>
      </w:r>
      <w:r w:rsidR="00460091">
        <w:rPr>
          <w:b/>
        </w:rPr>
        <w:t xml:space="preserve">will </w:t>
      </w:r>
      <w:r w:rsidR="00953F1E">
        <w:rPr>
          <w:b/>
        </w:rPr>
        <w:t>decohere.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0B7DB4" w:rsidRDefault="000B7DB4" w:rsidP="009D17AE">
      <w:pPr>
        <w:rPr>
          <w:b/>
        </w:rPr>
      </w:pPr>
    </w:p>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31402">
        <w:t xml:space="preserve"> [23]</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FD7154">
        <w:t xml:space="preserve">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w:t>
      </w:r>
      <w:r w:rsidR="00FD7154">
        <w:t xml:space="preserve">and </w:t>
      </w:r>
      <w:r w:rsidR="0039664B" w:rsidRPr="0039664B">
        <w:t>τ</w:t>
      </w:r>
      <w:r w:rsidR="0039664B" w:rsidRPr="0039664B">
        <w:rPr>
          <w:vertAlign w:val="subscript"/>
        </w:rPr>
        <w:t>π</w:t>
      </w:r>
      <w:r w:rsidR="00353A47">
        <w:t xml:space="preserve"> ≈</w:t>
      </w:r>
      <w:r w:rsidR="0039664B">
        <w:t xml:space="preserve"> </w:t>
      </w:r>
      <w:r w:rsidR="00353A47">
        <w:t>25</w:t>
      </w:r>
      <w:r w:rsidR="00FD7154">
        <w:t xml:space="preserve">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time was 245</w:t>
      </w:r>
      <w:r w:rsidR="00827538">
        <w:t xml:space="preserve"> </w:t>
      </w:r>
      <w:r>
        <w:t xml:space="preserve">ns </w:t>
      </w:r>
      <w:r w:rsidR="003D63F7">
        <w:t xml:space="preserve">and </w:t>
      </w:r>
      <w:r w:rsidRPr="0039664B">
        <w:t>τ</w:t>
      </w:r>
      <w:r w:rsidRPr="0039664B">
        <w:rPr>
          <w:vertAlign w:val="subscript"/>
        </w:rPr>
        <w:t>π</w:t>
      </w:r>
      <w:r>
        <w:t xml:space="preserve"> </w:t>
      </w:r>
      <w:r w:rsidR="003D63F7">
        <w:t>≈</w:t>
      </w:r>
      <w:r w:rsidR="00431A43">
        <w:t xml:space="preserve"> 6</w:t>
      </w:r>
      <w:r>
        <w:t xml:space="preserve"> 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EE40D6">
        <w:t>s</w:t>
      </w:r>
      <w:r w:rsidR="009251B7">
        <w:t xml:space="preserve"> have shown that </w:t>
      </w:r>
      <w:r w:rsidR="009251B7">
        <w:lastRenderedPageBreak/>
        <w:t>holes,</w:t>
      </w:r>
      <w:r w:rsidR="001E79EC">
        <w:t xml:space="preserve"> </w:t>
      </w:r>
      <w:r w:rsidR="009251B7">
        <w:t xml:space="preserve">in this type of structures, are of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w:t>
      </w:r>
      <w:r w:rsidR="00090FE0">
        <w:t xml:space="preserve">hut-wire </w:t>
      </w:r>
      <w:r>
        <w:t xml:space="preserve">single </w:t>
      </w:r>
      <w:r w:rsidR="00BC07E2">
        <w:t>QD</w:t>
      </w:r>
      <w:r>
        <w:t xml:space="preserve"> (left). Scanning electron micrograph of </w:t>
      </w:r>
      <w:r w:rsidR="00090FE0">
        <w:t xml:space="preserve">a Ge hut-wire </w:t>
      </w:r>
      <w:r>
        <w:t>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w:t>
      </w:r>
      <w:r w:rsidR="000C4C17">
        <w:t>bandwidth (</w:t>
      </w:r>
      <w:r w:rsidR="00C86B6F">
        <w:t>BW</w:t>
      </w:r>
      <w:r w:rsidR="000C4C17">
        <w:t>)</w:t>
      </w:r>
      <w:r w:rsidR="00C86B6F">
        <w:t xml:space="preserve">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 xml:space="preserve">(see </w:t>
      </w:r>
      <w:r w:rsidR="00DD1A5F">
        <w:lastRenderedPageBreak/>
        <w:t>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r w:rsidR="000C4C17">
        <w:rPr>
          <w:b/>
        </w:rPr>
        <w:t xml:space="preserve"> typically used with ohmic reflectometry</w:t>
      </w:r>
      <w:r w:rsidR="00C86B6F" w:rsidRPr="00E5561A">
        <w:rPr>
          <w:b/>
        </w:rPr>
        <w:t>.</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12147D" w:rsidRDefault="0012147D" w:rsidP="00E5561A">
                      <w:pPr>
                        <w:rPr>
                          <w:b/>
                        </w:rPr>
                      </w:pPr>
                      <w:r>
                        <w:rPr>
                          <w:b/>
                        </w:rPr>
                        <w:t>Explanatory box: What is reflectometry?</w:t>
                      </w:r>
                    </w:p>
                    <w:p w:rsidR="0012147D" w:rsidRPr="00E5561A" w:rsidRDefault="0012147D"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12147D" w:rsidRPr="00E5561A" w:rsidRDefault="0012147D" w:rsidP="00E5561A">
                      <w:pPr>
                        <w:pStyle w:val="Subtitle"/>
                        <w:rPr>
                          <w:sz w:val="18"/>
                          <w:szCs w:val="18"/>
                        </w:rPr>
                      </w:pPr>
                      <w:r>
                        <w:rPr>
                          <w:sz w:val="18"/>
                          <w:szCs w:val="18"/>
                        </w:rPr>
                        <w:t>Figure 2</w:t>
                      </w:r>
                      <w:r w:rsidRPr="00E5561A">
                        <w:rPr>
                          <w:sz w:val="18"/>
                          <w:szCs w:val="18"/>
                        </w:rPr>
                        <w:t xml:space="preserve">: Basic principle of ohmic reflectometry. </w:t>
                      </w:r>
                      <w:r>
                        <w:rPr>
                          <w:sz w:val="18"/>
                          <w:szCs w:val="18"/>
                        </w:rPr>
                        <w:t xml:space="preserve">The resonant circuit consists of the single hole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12147D" w:rsidRPr="00E5561A" w:rsidRDefault="0012147D"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12147D" w:rsidRPr="00E5561A" w:rsidRDefault="0012147D"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Pr="00E5561A">
                        <w:rPr>
                          <w:sz w:val="18"/>
                          <w:szCs w:val="18"/>
                        </w:rPr>
                        <w:t>large resistance (~100 KΩ)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characteristic impedance of the RF line Z</w:t>
                      </w:r>
                      <w:r w:rsidRPr="00E5561A">
                        <w:rPr>
                          <w:sz w:val="18"/>
                          <w:szCs w:val="18"/>
                          <w:vertAlign w:val="subscript"/>
                        </w:rPr>
                        <w:t>0</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12147D" w:rsidRDefault="0012147D" w:rsidP="00E5561A">
                      <w:pPr>
                        <w:rPr>
                          <w:rFonts w:eastAsiaTheme="minorEastAsia"/>
                          <w:sz w:val="18"/>
                          <w:szCs w:val="18"/>
                        </w:rPr>
                      </w:pPr>
                      <w:r w:rsidRPr="00E5561A">
                        <w:rPr>
                          <w:rFonts w:eastAsiaTheme="minorEastAsia"/>
                          <w:sz w:val="18"/>
                          <w:szCs w:val="18"/>
                        </w:rPr>
                        <w:t>Thus, if a hole tunnels</w:t>
                      </w:r>
                      <w:r>
                        <w:rPr>
                          <w:rFonts w:eastAsiaTheme="minorEastAsia"/>
                          <w:sz w:val="18"/>
                          <w:szCs w:val="18"/>
                        </w:rPr>
                        <w:t xml:space="preserve">, the </w:t>
                      </w:r>
                      <w:r w:rsidRPr="00E5561A">
                        <w:rPr>
                          <w:rFonts w:eastAsiaTheme="minorEastAsia"/>
                          <w:sz w:val="18"/>
                          <w:szCs w:val="18"/>
                        </w:rPr>
                        <w:t>SHT impedance changes</w:t>
                      </w:r>
                      <w:r>
                        <w:rPr>
                          <w:rFonts w:eastAsiaTheme="minorEastAsia"/>
                          <w:sz w:val="18"/>
                          <w:szCs w:val="18"/>
                        </w:rPr>
                        <w:t xml:space="preserve">, leading to a modification in </w:t>
                      </w:r>
                      <w:r w:rsidRPr="00E5561A">
                        <w:rPr>
                          <w:sz w:val="18"/>
                          <w:szCs w:val="18"/>
                        </w:rPr>
                        <w:t>Γ</w:t>
                      </w:r>
                      <w:r>
                        <w:rPr>
                          <w:sz w:val="18"/>
                          <w:szCs w:val="18"/>
                        </w:rPr>
                        <w:t xml:space="preserve"> and as a consequence the </w:t>
                      </w:r>
                      <w:r w:rsidRPr="00E5561A">
                        <w:rPr>
                          <w:rFonts w:eastAsiaTheme="minorEastAsia"/>
                          <w:sz w:val="18"/>
                          <w:szCs w:val="18"/>
                        </w:rPr>
                        <w:t>amplitude and phase of the reflected wave</w:t>
                      </w:r>
                      <w:r>
                        <w:rPr>
                          <w:rFonts w:eastAsiaTheme="minorEastAsia"/>
                          <w:sz w:val="18"/>
                          <w:szCs w:val="18"/>
                        </w:rPr>
                        <w:t xml:space="preserve"> will</w:t>
                      </w:r>
                      <w:r w:rsidRPr="00E5561A">
                        <w:rPr>
                          <w:rFonts w:eastAsiaTheme="minorEastAsia"/>
                          <w:sz w:val="18"/>
                          <w:szCs w:val="18"/>
                        </w:rPr>
                        <w:t xml:space="preserve"> change.</w:t>
                      </w:r>
                    </w:p>
                    <w:p w:rsidR="0012147D" w:rsidRDefault="0012147D"/>
                  </w:txbxContent>
                </v:textbox>
                <w10:wrap type="square"/>
              </v:shape>
            </w:pict>
          </mc:Fallback>
        </mc:AlternateContent>
      </w:r>
    </w:p>
    <w:p w:rsidR="00952319" w:rsidRPr="00952319" w:rsidRDefault="00952319" w:rsidP="00952319">
      <w:pPr>
        <w:rPr>
          <w:b/>
        </w:rPr>
      </w:pPr>
    </w:p>
    <w:p w:rsidR="000B60BE" w:rsidRDefault="000B60BE" w:rsidP="00536253">
      <w:pPr>
        <w:pStyle w:val="Heading3"/>
      </w:pPr>
    </w:p>
    <w:p w:rsidR="000B60BE" w:rsidRPr="000B60BE" w:rsidRDefault="000B60BE" w:rsidP="000B60BE"/>
    <w:p w:rsidR="00801743" w:rsidRDefault="000F44F9" w:rsidP="00536253">
      <w:pPr>
        <w:pStyle w:val="Heading3"/>
      </w:pPr>
      <w:r>
        <w:t>Definition of the problem:</w:t>
      </w:r>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2B32BE">
        <w:rPr>
          <w:b/>
        </w:rPr>
        <w:t>, on the other hand,</w:t>
      </w:r>
      <w:r w:rsidR="00CB4F9C">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 xml:space="preserve">GaAs/AlGaAs heterostructure </w:t>
      </w:r>
      <w:r w:rsidR="00B4186F">
        <w:t>double quantum dot (</w:t>
      </w:r>
      <w:r>
        <w:t>DQD</w:t>
      </w:r>
      <w:r w:rsidR="00B4186F">
        <w:t>)</w:t>
      </w:r>
      <w:r>
        <w:t xml:space="preserve"> </w:t>
      </w:r>
      <w:r w:rsidR="00510727">
        <w:t xml:space="preserve">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be used in order to study</w:t>
      </w:r>
      <w:r w:rsidR="004338D5">
        <w:t>,</w:t>
      </w:r>
      <w:r w:rsidR="00FD4915">
        <w:t xml:space="preserve"> </w:t>
      </w:r>
      <w:r w:rsidR="00391AE8">
        <w:t xml:space="preserve">in </w:t>
      </w:r>
      <w:r w:rsidR="002B32BE">
        <w:t xml:space="preserve">the </w:t>
      </w:r>
      <w:r w:rsidR="00391AE8">
        <w:t xml:space="preserve">second part of my PhD </w:t>
      </w:r>
      <w:r w:rsidR="00430CA9">
        <w:t>thesis</w:t>
      </w:r>
      <w:r w:rsidR="004338D5">
        <w:t>,</w:t>
      </w:r>
      <w:r w:rsidR="00430CA9">
        <w:t xml:space="preserve">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 xml:space="preserve">allow us to have a high </w:t>
      </w:r>
      <w:r w:rsidR="002B32BE">
        <w:t xml:space="preserve">BW </w:t>
      </w:r>
      <w:r w:rsidR="00FD4915">
        <w:t>system necessary for the qubit read</w:t>
      </w:r>
      <w:r w:rsidR="002B32BE">
        <w:t>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w:t>
      </w:r>
      <w:r w:rsidR="004338D5">
        <w:t>,</w:t>
      </w:r>
      <w:r w:rsidR="00FD4915">
        <w:t xml:space="preserve"> experiments in order to investigate the coherence time</w:t>
      </w:r>
      <w:r w:rsidR="004338D5">
        <w:t>s</w:t>
      </w:r>
      <w:r w:rsidR="00FD4915">
        <w:t xml:space="preserv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612B4F" w:rsidRPr="00612B4F">
        <w:t>Carr-Purcell-Meiboom-Gill</w:t>
      </w:r>
      <w:r w:rsidR="002B32BE" w:rsidRPr="002B32BE">
        <w:t xml:space="preserve"> </w:t>
      </w:r>
      <w:r w:rsidR="002B32BE">
        <w:t>(CPMG)</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B60BE" w:rsidRDefault="000B60BE" w:rsidP="003562C0">
      <w:pPr>
        <w:pStyle w:val="Heading3"/>
        <w:rPr>
          <w:rFonts w:asciiTheme="minorHAnsi" w:eastAsiaTheme="minorHAnsi" w:hAnsiTheme="minorHAnsi" w:cstheme="minorBidi"/>
          <w:color w:val="auto"/>
          <w:sz w:val="22"/>
          <w:szCs w:val="22"/>
        </w:rPr>
      </w:pPr>
    </w:p>
    <w:p w:rsidR="000B60BE" w:rsidRDefault="000B60BE" w:rsidP="003562C0">
      <w:pPr>
        <w:pStyle w:val="Heading3"/>
        <w:rPr>
          <w:rFonts w:asciiTheme="minorHAnsi" w:eastAsiaTheme="minorHAnsi" w:hAnsiTheme="minorHAnsi" w:cstheme="minorBidi"/>
          <w:color w:val="auto"/>
          <w:sz w:val="22"/>
          <w:szCs w:val="22"/>
        </w:rPr>
      </w:pPr>
    </w:p>
    <w:p w:rsidR="00B80CDB" w:rsidRDefault="00B80CDB" w:rsidP="003562C0">
      <w:pPr>
        <w:pStyle w:val="Heading3"/>
      </w:pPr>
      <w:r>
        <w:t>Work</w:t>
      </w:r>
      <w:r w:rsidR="00CB4F9C">
        <w:t xml:space="preserve"> schedule:</w:t>
      </w:r>
    </w:p>
    <w:p w:rsidR="0053730E" w:rsidRDefault="00157590" w:rsidP="00C13C62">
      <w:pPr>
        <w:pStyle w:val="Heading4"/>
      </w:pPr>
      <w:r>
        <w:t>I</w:t>
      </w:r>
      <w:r w:rsidR="0053730E" w:rsidRPr="00B87682">
        <w:t>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DD1A5F">
        <w:t>(Figure 3</w:t>
      </w:r>
      <w:r w:rsidR="00AD357D">
        <w:t xml:space="preserve">) </w:t>
      </w:r>
      <w:r>
        <w:t>for such</w:t>
      </w:r>
      <w:r w:rsidR="002E40CA">
        <w:t xml:space="preserve"> a</w:t>
      </w:r>
      <w:r>
        <w:t xml:space="preserve">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Initial version of the PCB sample holder</w:t>
      </w:r>
      <w:r w:rsidR="00157590">
        <w:t xml:space="preserve"> for the ohmic reflectometry</w:t>
      </w:r>
      <w:r w:rsidR="0070019A">
        <w:t>. The left figure show</w:t>
      </w:r>
      <w:r w:rsidR="00CB2F1D">
        <w:t>s</w:t>
      </w:r>
      <w:r w:rsidR="0070019A">
        <w:t xml:space="preserve">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w:t>
      </w:r>
      <w:r w:rsidR="00CB2F1D">
        <w:t xml:space="preserve">e </w:t>
      </w:r>
      <w:r w:rsidR="00444F18">
        <w:t xml:space="preserve">already developed 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444F18">
        <w:t xml:space="preserve">a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CB4F9C">
      <w:pPr>
        <w:pStyle w:val="Subtitle"/>
      </w:pPr>
      <w:r>
        <w:t>Figure 5</w:t>
      </w:r>
      <w:r w:rsidR="00BC07E2">
        <w:t xml:space="preserve">: Simplified schematic of the overall </w:t>
      </w:r>
      <w:r w:rsidR="00BE50B3">
        <w:t xml:space="preserve">ohmic reflectometry </w:t>
      </w:r>
      <w:r w:rsidR="00BC07E2">
        <w:t xml:space="preserve">measurement circuit </w:t>
      </w:r>
    </w:p>
    <w:p w:rsidR="00CB4F9C" w:rsidRDefault="00CB4F9C" w:rsidP="00CB4F9C">
      <w:pPr>
        <w:pStyle w:val="ListParagraph"/>
      </w:pP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t>Instrument control and data retrieval to the PC:  Python application.</w:t>
      </w:r>
    </w:p>
    <w:p w:rsidR="00BC07E2" w:rsidRDefault="00BC07E2" w:rsidP="00BC07E2">
      <w:pPr>
        <w:pStyle w:val="Heading4"/>
      </w:pPr>
      <w:r>
        <w:lastRenderedPageBreak/>
        <w:t xml:space="preserve">Germanium nanowire based, hole spin single QD tuning and characterization with the initial version reflectometry setup </w:t>
      </w:r>
    </w:p>
    <w:p w:rsidR="00BC07E2" w:rsidRDefault="00933EE6" w:rsidP="00BC07E2">
      <w:r>
        <w:t>The SHT</w:t>
      </w:r>
      <w:r w:rsidR="00BC07E2">
        <w:t xml:space="preserve"> sample was fabricated by H. Watzinger and the nanofabrication de</w:t>
      </w:r>
      <w:r w:rsidR="0057285B">
        <w:t xml:space="preserve">scription can be found in [10]. </w:t>
      </w:r>
      <w:r w:rsidR="00BC07E2">
        <w:t xml:space="preserve">Using the setup described in the previous chapter,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xml:space="preserve">). Charge stability measurements were conducted in the Coulomb blockade regime showing a Coulomb diamond pattern. A Comparison of the DC current and </w:t>
      </w:r>
      <w:r w:rsidR="008918FC">
        <w:t xml:space="preserve">the </w:t>
      </w:r>
      <w:r w:rsidR="00BC07E2">
        <w:t xml:space="preserve">ohmic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7E2D7DAE" wp14:editId="323B6D8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209CEBE6" wp14:editId="3F129EA3">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57285B">
      <w:pPr>
        <w:pStyle w:val="Subtitle"/>
      </w:pPr>
      <w:r>
        <w:t xml:space="preserve">Figure 6: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57285B" w:rsidRDefault="0057285B" w:rsidP="00BC07E2">
      <w:pPr>
        <w:rPr>
          <w:i/>
        </w:rPr>
      </w:pPr>
    </w:p>
    <w:p w:rsidR="0057285B" w:rsidRDefault="0057285B" w:rsidP="00BC07E2">
      <w:pPr>
        <w:rPr>
          <w:i/>
        </w:rPr>
      </w:pPr>
    </w:p>
    <w:p w:rsidR="0057285B" w:rsidRDefault="0057285B" w:rsidP="00BC07E2">
      <w:pPr>
        <w:rPr>
          <w:i/>
        </w:rPr>
      </w:pPr>
    </w:p>
    <w:p w:rsidR="00BC07E2" w:rsidRDefault="00BC07E2" w:rsidP="00BC07E2">
      <w:r>
        <w:lastRenderedPageBreak/>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mK. </w:t>
      </w:r>
    </w:p>
    <w:p w:rsidR="00BC07E2" w:rsidRDefault="00BC07E2" w:rsidP="00BC07E2">
      <w:r>
        <w:t xml:space="preserve">For the purpose of measuring several samples and due to the necessity for a higher number of RF lines dictated by </w:t>
      </w:r>
      <w:r w:rsidR="00BE50B3">
        <w:t xml:space="preserve">the </w:t>
      </w:r>
      <w:r>
        <w:t xml:space="preserve">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w:t>
      </w:r>
      <w:r>
        <w:lastRenderedPageBreak/>
        <w:t>measurements, to be described below, arbitrary waveform microsecond pulses with a nanosecond rise time are needed. Those are generated using a Tektronix AWG5014C. T</w:t>
      </w:r>
      <w:r w:rsidR="00C36145">
        <w:t>he measurement</w:t>
      </w:r>
      <w:r w:rsidR="00BE50B3">
        <w:t>s</w:t>
      </w:r>
      <w:r w:rsidR="00C36145">
        <w:t xml:space="preserve"> will be </w:t>
      </w:r>
      <w:r>
        <w:t xml:space="preserve"> conducted using the QTLab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3A1A27" w:rsidP="00BC07E2">
      <w:pPr>
        <w:pStyle w:val="Subtitle"/>
      </w:pPr>
      <w:r>
        <w:t>Figure 7</w:t>
      </w:r>
      <w:r w:rsidR="00BC07E2">
        <w:t xml:space="preserve">. Gate 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C07E2">
        <w:t xml:space="preserve">three matching circuits above are different enabling </w:t>
      </w:r>
      <w:r w:rsidR="00C52443">
        <w:t xml:space="preserve">thus the </w:t>
      </w:r>
      <w:r w:rsidR="00BC07E2">
        <w:t>so</w:t>
      </w:r>
      <w:r w:rsidR="00C52443">
        <w:t>-</w:t>
      </w:r>
      <w:r w:rsidR="00BC07E2">
        <w:t xml:space="preserve">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DQD system.</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Thus the performance of </w:t>
      </w:r>
      <w:r w:rsidR="003A1A27">
        <w:t xml:space="preserve">the </w:t>
      </w:r>
      <w:r>
        <w:t xml:space="preserve">gate reflectometry is very close to that of </w:t>
      </w:r>
      <w:r w:rsidR="003A1A27">
        <w:t xml:space="preserve">an </w:t>
      </w:r>
      <w:r>
        <w:t>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rsidR="001A39ED">
        <w:t xml:space="preserve">and thus sensitivity </w:t>
      </w:r>
      <w:r>
        <w:t xml:space="preserve">comparable to that reported in [12]. </w:t>
      </w:r>
    </w:p>
    <w:p w:rsidR="000B60BE" w:rsidRDefault="00BC07E2" w:rsidP="00BC07E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Optimizing the gate reflectometry</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07E2" w:rsidRDefault="00BC07E2" w:rsidP="00BC07E2">
      <w:r>
        <w:t>Additional losses in a gate reflectometry s</w:t>
      </w:r>
      <w:r w:rsidR="00CE399C">
        <w:t>ystem are a PCB dielectric losses and</w:t>
      </w:r>
      <w:r>
        <w:t xml:space="preserve"> losses in</w:t>
      </w:r>
      <w:r w:rsidR="00CE399C">
        <w:t xml:space="preserve"> a </w:t>
      </w:r>
      <w:r>
        <w:t xml:space="preserve">PCB RF transmission lines [12]. </w:t>
      </w:r>
      <w:ins w:id="0" w:author="Josip KUKUCKA" w:date="2016-09-04T12:17:00Z">
        <w:r w:rsidR="003A1A27">
          <w:t>(this losses are influencing the quality factor?)</w:t>
        </w:r>
      </w:ins>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3A1A27" w:rsidP="00BC07E2">
      <w:pPr>
        <w:pStyle w:val="Subtitle"/>
      </w:pPr>
      <w:r>
        <w:t>Figure 8</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spin direction in the left and the right dot. </w:t>
      </w:r>
      <w:r w:rsidR="00966187">
        <w:t>The spin can tunnel from the left to the right dot just if the spin configuration</w:t>
      </w:r>
      <w:r>
        <w:t>,</w:t>
      </w:r>
      <w:r w:rsidR="00966187">
        <w:t xml:space="preserve"> when the charges are separated in the two dots</w:t>
      </w:r>
      <w:r>
        <w:t>,</w:t>
      </w:r>
      <w:r w:rsidR="00966187">
        <w:t xml:space="preserve"> forms a singlet.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r w:rsidR="003A1A27">
        <w:t>Figure 8</w:t>
      </w:r>
      <w:r w:rsidR="00BC07E2">
        <w:t xml:space="preserve"> describes how </w:t>
      </w:r>
      <w:r w:rsidR="005C4F53">
        <w:t xml:space="preserve">the </w:t>
      </w:r>
      <w:r w:rsidR="0074003F">
        <w:t xml:space="preserve">Pauli exclusion principle </w:t>
      </w:r>
      <w:r w:rsidR="00BC07E2">
        <w:t>can be used to extract information about the spin degree of freedom in the left QD in the DQD system. If the spin configuration forms a singlet state S(1,1) (the numbers in brackets denote the hole number on the left and right dot respectively), like show</w:t>
      </w:r>
      <w:r w:rsidR="003A1A27">
        <w:t>n in Figure 8</w:t>
      </w:r>
      <w:r w:rsidR="00BC07E2">
        <w:t xml:space="preserve">a, then after electrostatic pushing, by applying voltage pulses on gates L and R, the hole is </w:t>
      </w:r>
      <w:r w:rsidR="00BC07E2">
        <w:lastRenderedPageBreak/>
        <w:t>allowed to tunnel to the right dot, forming a singlet S(0,2) st</w:t>
      </w:r>
      <w:r w:rsidR="00DD1A5F">
        <w:t xml:space="preserve">ate. In the case below, </w:t>
      </w:r>
      <w:r w:rsidR="0074003F">
        <w:t>(</w:t>
      </w:r>
      <w:r w:rsidR="00DD1A5F">
        <w:t>Fi</w:t>
      </w:r>
      <w:r w:rsidR="003A1A27">
        <w:t>gure 8</w:t>
      </w:r>
      <w:r w:rsidR="00BC07E2">
        <w:t xml:space="preserve">c), holes in both dots have the same spin, forming a triplet T(1,1) state, and due to Pauli exclusion principle they stay in the (1,1) configuration after electrostatic pushing because the triplet state T(0,2) is too high in energy and thus not available. </w:t>
      </w:r>
      <w:r w:rsidR="0074003F">
        <w:t xml:space="preserve">This effect is known with the name Spin blockade.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(t</w:t>
      </w:r>
      <w:r w:rsidR="0074003F">
        <w:rPr>
          <w:vertAlign w:val="subscript"/>
        </w:rPr>
        <w:t xml:space="preserve">w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12147D" w:rsidRDefault="0012147D" w:rsidP="00BC07E2"/>
    <w:p w:rsidR="00BC07E2" w:rsidRDefault="00BC07E2" w:rsidP="00BC07E2">
      <w:pPr>
        <w:pStyle w:val="Heading5"/>
      </w:pPr>
      <w:r>
        <w:t>Spin manipulation measurements</w:t>
      </w:r>
    </w:p>
    <w:p w:rsidR="00BC07E2" w:rsidRDefault="00BC07E2" w:rsidP="00BC07E2">
      <w:r>
        <w:t xml:space="preserve">Quantum gate operations for a spin qubit system </w:t>
      </w:r>
      <w:r w:rsidR="00F17CE4">
        <w:t xml:space="preserve">imply a </w:t>
      </w:r>
      <w:r>
        <w:t>spin manipulation. Basically such manipulations are 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3A1A27" w:rsidP="00BC07E2">
      <w:pPr>
        <w:pStyle w:val="Subtitle"/>
      </w:pPr>
      <w:r>
        <w:t>Figure 9</w:t>
      </w:r>
      <w:r w:rsidR="00BC07E2">
        <w:t>.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Bohr magneton μ</w:t>
      </w:r>
      <w:r>
        <w:rPr>
          <w:vertAlign w:val="subscript"/>
        </w:rPr>
        <w:t xml:space="preserve">B </w:t>
      </w:r>
      <w:r>
        <w:t xml:space="preserve">and </w:t>
      </w:r>
      <w:r w:rsidR="00F17CE4">
        <w:t xml:space="preserve">the </w:t>
      </w:r>
      <w:r>
        <w:t xml:space="preserve">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w:t>
      </w:r>
      <w:r w:rsidR="00FA7742">
        <w:t xml:space="preserve"> [24] </w:t>
      </w:r>
      <w:r>
        <w:t>and is going to be used in the qubit I am planning to study.</w:t>
      </w:r>
    </w:p>
    <w:p w:rsidR="00BC07E2" w:rsidRDefault="00DD4A7E" w:rsidP="00BC07E2">
      <w:r>
        <w:t xml:space="preserve">Microwave </w:t>
      </w:r>
      <w:r w:rsidR="00BC07E2">
        <w:t xml:space="preserve">sources </w:t>
      </w:r>
      <w:r>
        <w:t>generat</w:t>
      </w:r>
      <w:r w:rsidR="004F5ACB">
        <w:t xml:space="preserve">ing high frequency singnals will be needed for this experiment; </w:t>
      </w:r>
      <w:r w:rsidR="00F17CE4">
        <w:t xml:space="preserve">for an </w:t>
      </w:r>
      <w:r w:rsidR="00BC07E2">
        <w:t xml:space="preserve">expected </w:t>
      </w:r>
      <w:r w:rsidR="004F5ACB">
        <w:t xml:space="preserve">in our system </w:t>
      </w:r>
      <w:r w:rsidR="00F17CE4">
        <w:t xml:space="preserve">hole </w:t>
      </w:r>
      <w:r w:rsidR="00BC07E2">
        <w:t>g</w:t>
      </w:r>
      <w:r w:rsidR="00F17CE4">
        <w:t>-</w:t>
      </w:r>
      <w:r w:rsidR="00BC07E2">
        <w:t xml:space="preserve">factor </w:t>
      </w:r>
      <w:r w:rsidR="00F17CE4">
        <w:t xml:space="preserve">of 3 </w:t>
      </w:r>
      <w:r w:rsidR="00BC07E2">
        <w:t xml:space="preserve">[10]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Larmor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Default="00BC07E2" w:rsidP="00BC07E2">
      <w:pPr>
        <w:pStyle w:val="Heading6"/>
      </w:pPr>
      <w:r>
        <w:lastRenderedPageBreak/>
        <w:t>Measuring the spin dephasing time T</w:t>
      </w:r>
      <w:r>
        <w:rPr>
          <w:vertAlign w:val="subscript"/>
        </w:rPr>
        <w:t>2</w:t>
      </w:r>
      <w:r>
        <w:rPr>
          <w:vertAlign w:val="superscript"/>
        </w:rPr>
        <w:t>*</w:t>
      </w:r>
      <w:r>
        <w:t xml:space="preserve">  </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 xml:space="preserve">manipulation is needed. In order to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the T</w:t>
      </w:r>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τ</w:t>
      </w:r>
      <w:r w:rsidR="0002626F">
        <w:rPr>
          <w:vertAlign w:val="subscript"/>
        </w:rPr>
        <w:t>BURST</w:t>
      </w:r>
      <w:r w:rsidR="0002626F">
        <w:t>.</w:t>
      </w:r>
      <w:r w:rsidR="004F008E">
        <w:t xml:space="preserve"> </w:t>
      </w:r>
      <w:r w:rsidR="008B584D">
        <w:t xml:space="preserve">In the next step, voltage pulses are going to be applied </w:t>
      </w:r>
      <w:r>
        <w:t>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r w:rsidR="0002626F">
        <w:t xml:space="preserve">S(1,1) configuration probability </w:t>
      </w:r>
      <w:r>
        <w:t>should be observed proving the coherent spin manipulation</w:t>
      </w:r>
      <w:r w:rsidR="008B584D">
        <w:t xml:space="preserve"> [11]</w:t>
      </w:r>
      <w:r>
        <w:t xml:space="preserve">. </w:t>
      </w:r>
    </w:p>
    <w:p w:rsidR="00BC07E2" w:rsidRDefault="00BC07E2" w:rsidP="00BC07E2">
      <w:r>
        <w:t>Following the approach of R. Maurand et al., for evaluating the inhomogeneous dephasing time T</w:t>
      </w:r>
      <w:r>
        <w:rPr>
          <w:vertAlign w:val="subscript"/>
        </w:rPr>
        <w:t>2</w:t>
      </w:r>
      <w:r>
        <w:t xml:space="preserve">*, Ramsey – fringes like experiments will be conducted [11]. First, a ∏/2 pulse around the x axis </w:t>
      </w:r>
      <w:r w:rsidR="00080A79">
        <w:t xml:space="preserve">will be </w:t>
      </w:r>
      <w:r>
        <w:t>applied to bring the spin vector from the north pole (positive z ax</w:t>
      </w:r>
      <w:r w:rsidR="003A1A27">
        <w:t>is) to the xy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 xml:space="preserve">project the spin vector back on the z axis for the readout. If no dephasing has taken place, the spin should finish at the south pole of the Bloch sphere (spin up state). Linear increase of the τ between the measurement points </w:t>
      </w:r>
      <w:r w:rsidR="00080A79">
        <w:t xml:space="preserve">will </w:t>
      </w:r>
      <w:r>
        <w:t>result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w:t>
      </w:r>
      <w:r w:rsidR="00FA7742">
        <w:t>, the spin is initially oriented along the positive z axis. Then,</w:t>
      </w:r>
      <w:r>
        <w:t xml:space="preserve"> </w:t>
      </w:r>
      <w:r>
        <w:rPr>
          <w:sz w:val="18"/>
        </w:rPr>
        <w:t>∏</w:t>
      </w:r>
      <w:r>
        <w:t xml:space="preserve">/2 pulse around the x axis </w:t>
      </w:r>
      <w:r w:rsidR="00FA7742">
        <w:t xml:space="preserve">rotates it to the </w:t>
      </w:r>
      <w:r>
        <w:t xml:space="preserve">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 xml:space="preserve">projected back to the z axis and </w:t>
      </w:r>
      <w:r w:rsidR="005F3523">
        <w:t xml:space="preserve">the </w:t>
      </w:r>
      <w:r>
        <w:t xml:space="preserve">spin up probability </w:t>
      </w:r>
      <w:r w:rsidR="005F3523">
        <w:t xml:space="preserve">will be </w:t>
      </w:r>
      <w:r>
        <w:t>measured</w:t>
      </w:r>
      <w:r w:rsidR="00123F38">
        <w:t xml:space="preserve">. If no dephasing has occurred, after second </w:t>
      </w:r>
      <w:r w:rsidR="00123F38">
        <w:rPr>
          <w:sz w:val="18"/>
        </w:rPr>
        <w:t>∏</w:t>
      </w:r>
      <w:r w:rsidR="00123F38">
        <w:t>/2</w:t>
      </w:r>
      <w:r w:rsidR="00123F38">
        <w:rPr>
          <w:vertAlign w:val="subscript"/>
        </w:rPr>
        <w:t xml:space="preserve"> </w:t>
      </w:r>
      <w:r w:rsidR="00123F38">
        <w:t>pulse around x axis</w:t>
      </w:r>
      <w:r w:rsidR="00123F38">
        <w:t xml:space="preserve">, spin will be oriented along negative z axis. </w:t>
      </w:r>
      <w:r>
        <w:t xml:space="preserve">From </w:t>
      </w:r>
      <w:r w:rsidR="005F3523">
        <w:t xml:space="preserve">the </w:t>
      </w:r>
      <w:r>
        <w:t>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lastRenderedPageBreak/>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spin up probability vs </w:t>
      </w:r>
      <w:r w:rsidR="004A01F5">
        <w:t xml:space="preserve">the </w:t>
      </w:r>
      <w:r>
        <w:t xml:space="preserve">∏ pulses separation 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There has been a huge interest in the past few years in the realization of electron Si spin qubits. In this project a hole spin qubit in a DQD formed in a Ge hut</w:t>
      </w:r>
      <w:r w:rsidR="004A01F5">
        <w:t>-</w:t>
      </w:r>
      <w:r>
        <w:t xml:space="preserve">wire will be studied. Despite the interesting electronic properties of this type of nanostructure nothing is known about the spin lifetimes of the confined holes. Due to the low hyperfine interaction and the </w:t>
      </w:r>
      <w:r w:rsidR="004A01F5">
        <w:t>HH</w:t>
      </w:r>
      <w:r>
        <w:t xml:space="preserve">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Finally we aim to achieve the highest reported sensitivity in the gate reflectometry setup. The gates in our DQD system are positioned very closely to the hut</w:t>
      </w:r>
      <w:r w:rsidR="004A01F5">
        <w:t>-</w:t>
      </w:r>
      <w:r>
        <w:t xml:space="preserve">wire (less than 4nm – defined simply by the thickness of the dielectric) in which the QDs are formed. This implies </w:t>
      </w:r>
      <w:r>
        <w:rPr>
          <w:b/>
        </w:rPr>
        <w:t xml:space="preserve">high capacitive coupling between gate and QDs and as a consequence high speed of the gate reflectometry setup </w:t>
      </w:r>
      <w:r w:rsidR="009E0DF0">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Actually I have been visiting t</w:t>
      </w:r>
      <w:r w:rsidR="00FA5DA0">
        <w:t>hem for three months</w:t>
      </w:r>
      <w:r>
        <w:t>. 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questions thus I am requesting 500 Euro </w:t>
      </w:r>
      <w:r>
        <w:rPr>
          <w:b/>
          <w:i/>
        </w:rPr>
        <w:t>(What is the reasonable amount that I should put here??)</w:t>
      </w:r>
      <w:r>
        <w:t xml:space="preserve"> per year as travel expenses. The other significant collaboration is with Prof. </w:t>
      </w:r>
      <w:r>
        <w:rPr>
          <w:b/>
        </w:rPr>
        <w:t>J.J. Zhang</w:t>
      </w:r>
      <w:r>
        <w:t xml:space="preserve"> who is </w:t>
      </w:r>
      <w:r>
        <w:lastRenderedPageBreak/>
        <w:t>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BC07E2" w:rsidRDefault="00BC07E2" w:rsidP="00BC07E2">
      <w:pPr>
        <w:pStyle w:val="Heading3"/>
      </w:pPr>
      <w:r>
        <w:t>Work table</w:t>
      </w:r>
    </w:p>
    <w:tbl>
      <w:tblPr>
        <w:tblStyle w:val="TableGrid"/>
        <w:tblW w:w="0" w:type="auto"/>
        <w:jc w:val="center"/>
        <w:tblInd w:w="0" w:type="dxa"/>
        <w:tblLook w:val="04A0" w:firstRow="1" w:lastRow="0" w:firstColumn="1" w:lastColumn="0" w:noHBand="0" w:noVBand="1"/>
      </w:tblPr>
      <w:tblGrid>
        <w:gridCol w:w="3072"/>
        <w:gridCol w:w="959"/>
        <w:gridCol w:w="1005"/>
        <w:gridCol w:w="1044"/>
        <w:gridCol w:w="1044"/>
        <w:gridCol w:w="1055"/>
        <w:gridCol w:w="1071"/>
      </w:tblGrid>
      <w:tr w:rsidR="00BC07E2"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r>
              <w:rPr>
                <w:b/>
                <w:sz w:val="20"/>
                <w:szCs w:val="20"/>
              </w:rPr>
              <w:t>Task</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C07E2">
            <w:pPr>
              <w:pStyle w:val="ListParagraph"/>
              <w:numPr>
                <w:ilvl w:val="0"/>
                <w:numId w:val="25"/>
              </w:numPr>
              <w:jc w:val="center"/>
              <w:rPr>
                <w:sz w:val="20"/>
                <w:szCs w:val="20"/>
              </w:rPr>
            </w:pPr>
            <w:r>
              <w:rPr>
                <w:sz w:val="20"/>
                <w:szCs w:val="20"/>
              </w:rPr>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w:t>
      </w:r>
      <w:r w:rsidR="005225BF">
        <w:t xml:space="preserve">in hut-wires </w:t>
      </w:r>
      <w:r>
        <w:t xml:space="preserve">has been recently demonstrated in our group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0B60BE">
      <w:pPr>
        <w:pStyle w:val="Heading3"/>
      </w:pPr>
      <w:r>
        <w:lastRenderedPageBreak/>
        <w:t>Personal qualification</w:t>
      </w:r>
    </w:p>
    <w:p w:rsidR="00BC07E2" w:rsidRDefault="00BC07E2" w:rsidP="00BC07E2">
      <w:r>
        <w:t xml:space="preserve">I performed my undergraduate studies at the faculty of electrical and computer engineering, at the University of Zagreb, Croatia. During my undergraduate studies </w:t>
      </w:r>
      <w:r w:rsidRPr="000B60BE">
        <w:t>I was a teaching assistant in the course “Electronics”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w:t>
      </w:r>
      <w:r w:rsidR="005225BF">
        <w:t>SHTs</w:t>
      </w:r>
      <w:r>
        <w:t xml:space="preserve"> based on </w:t>
      </w:r>
      <w:r w:rsidR="005225BF">
        <w:t xml:space="preserve">Ge hut-wire </w:t>
      </w:r>
      <w:r>
        <w:t xml:space="preserve">QDs fabricated in our group by Hannes Watzinger. During that time I had the chance to attend also an important conference in the field: SpinTech VIII in Basel, Switzerland, 10-13 </w:t>
      </w:r>
      <w:r w:rsidR="006516FE">
        <w:t xml:space="preserve">of </w:t>
      </w:r>
      <w:r>
        <w:t>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w:t>
      </w:r>
      <w:r w:rsidR="005225BF">
        <w:t>n ohmic</w:t>
      </w:r>
      <w:r>
        <w:t xml:space="preserve"> reflectometry readout system for spin relaxation experiments. </w:t>
      </w:r>
    </w:p>
    <w:p w:rsidR="00BC07E2" w:rsidRDefault="00BC07E2" w:rsidP="00BC07E2"/>
    <w:p w:rsidR="00BC07E2" w:rsidRDefault="00BC07E2" w:rsidP="00BC07E2"/>
    <w:p w:rsidR="0048735F" w:rsidRDefault="0048735F" w:rsidP="00BC07E2"/>
    <w:p w:rsidR="0048735F" w:rsidRDefault="0048735F" w:rsidP="00BC07E2">
      <w:bookmarkStart w:id="1" w:name="_GoBack"/>
      <w:bookmarkEnd w:id="1"/>
    </w:p>
    <w:p w:rsidR="00BC07E2" w:rsidRDefault="00BC07E2" w:rsidP="00BC07E2">
      <w:pPr>
        <w:pStyle w:val="Heading1"/>
      </w:pPr>
      <w:r>
        <w:lastRenderedPageBreak/>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rsidR="000B7DB4">
        <w:t xml:space="preserve"> et al.</w:t>
      </w:r>
      <w:r>
        <w:t xml:space="preserve">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rsidR="000B7DB4">
        <w:t xml:space="preserve"> et al.</w:t>
      </w:r>
      <w:r>
        <w:t xml:space="preserve"> </w:t>
      </w:r>
      <w:r w:rsidRPr="00B34FD4">
        <w:rPr>
          <w:i/>
        </w:rPr>
        <w:t>Nature</w:t>
      </w:r>
      <w:r>
        <w:t xml:space="preserve"> </w:t>
      </w:r>
      <w:r>
        <w:rPr>
          <w:b/>
        </w:rPr>
        <w:t>2012</w:t>
      </w:r>
      <w:r>
        <w:t xml:space="preserve"> 489, </w:t>
      </w:r>
      <w:r w:rsidRPr="00D76EC4">
        <w:t>541–545</w:t>
      </w:r>
    </w:p>
    <w:p w:rsidR="00BC07E2" w:rsidRPr="007C7459" w:rsidRDefault="000B7DB4" w:rsidP="00BC07E2">
      <w:pPr>
        <w:pStyle w:val="ListParagraph"/>
        <w:numPr>
          <w:ilvl w:val="0"/>
          <w:numId w:val="8"/>
        </w:numPr>
        <w:rPr>
          <w:i/>
        </w:rPr>
      </w:pPr>
      <w:r>
        <w:t>A. Morello et al.</w:t>
      </w:r>
      <w:r w:rsidR="00BC07E2">
        <w:t xml:space="preserve"> </w:t>
      </w:r>
      <w:r w:rsidR="00BC07E2" w:rsidRPr="00B34FD4">
        <w:rPr>
          <w:i/>
        </w:rPr>
        <w:t>Nature</w:t>
      </w:r>
      <w:r w:rsidR="00BC07E2">
        <w:t xml:space="preserve"> </w:t>
      </w:r>
      <w:r w:rsidR="00BC07E2" w:rsidRPr="00B34FD4">
        <w:rPr>
          <w:b/>
        </w:rPr>
        <w:t>2010</w:t>
      </w:r>
      <w:r w:rsidR="00BC07E2">
        <w:t xml:space="preserve"> 467, 687</w:t>
      </w:r>
    </w:p>
    <w:p w:rsidR="00BC07E2" w:rsidRPr="004203FE" w:rsidRDefault="000B7DB4" w:rsidP="00BC07E2">
      <w:pPr>
        <w:pStyle w:val="ListParagraph"/>
        <w:numPr>
          <w:ilvl w:val="0"/>
          <w:numId w:val="8"/>
        </w:numPr>
        <w:rPr>
          <w:i/>
          <w:lang w:val="de-AT"/>
        </w:rPr>
      </w:pPr>
      <w:r>
        <w:rPr>
          <w:lang w:val="de-AT"/>
        </w:rPr>
        <w:t>Xiaobo Zhu1 et al.</w:t>
      </w:r>
      <w:r w:rsidR="00BC07E2" w:rsidRPr="004203FE">
        <w:rPr>
          <w:lang w:val="de-AT"/>
        </w:rPr>
        <w:t xml:space="preserve"> </w:t>
      </w:r>
      <w:r w:rsidR="00BC07E2" w:rsidRPr="004203FE">
        <w:rPr>
          <w:i/>
          <w:lang w:val="de-AT"/>
        </w:rPr>
        <w:t>Nature</w:t>
      </w:r>
      <w:r w:rsidR="00BC07E2" w:rsidRPr="004203FE">
        <w:rPr>
          <w:lang w:val="de-AT"/>
        </w:rPr>
        <w:t xml:space="preserve"> </w:t>
      </w:r>
      <w:r w:rsidR="00BC07E2" w:rsidRPr="004203FE">
        <w:rPr>
          <w:b/>
          <w:lang w:val="de-AT"/>
        </w:rPr>
        <w:t>2011</w:t>
      </w:r>
      <w:r w:rsidR="00BC07E2" w:rsidRPr="004203FE">
        <w:rPr>
          <w:rFonts w:ascii="Arial" w:hAnsi="Arial" w:cs="Arial"/>
          <w:color w:val="333333"/>
          <w:shd w:val="clear" w:color="auto" w:fill="FFFFFF"/>
          <w:lang w:val="de-AT"/>
        </w:rPr>
        <w:t xml:space="preserve"> </w:t>
      </w:r>
      <w:r w:rsidR="00BC07E2" w:rsidRPr="004203FE">
        <w:rPr>
          <w:lang w:val="de-AT"/>
        </w:rPr>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0B7DB4" w:rsidP="00BC07E2">
      <w:pPr>
        <w:pStyle w:val="ListParagraph"/>
        <w:numPr>
          <w:ilvl w:val="0"/>
          <w:numId w:val="8"/>
        </w:numPr>
        <w:rPr>
          <w:i/>
        </w:rPr>
      </w:pPr>
      <w:r>
        <w:t>David P. DiVincenzo</w:t>
      </w:r>
      <w:r w:rsidR="00BC07E2">
        <w:t xml:space="preserve">  </w:t>
      </w:r>
      <w:hyperlink r:id="rId22" w:history="1">
        <w:r w:rsidR="00BC07E2" w:rsidRPr="00FA1753">
          <w:rPr>
            <w:i/>
          </w:rPr>
          <w:t>arXiv:quant-ph/0002077v3</w:t>
        </w:r>
      </w:hyperlink>
    </w:p>
    <w:p w:rsidR="00BC07E2" w:rsidRPr="007D24E4" w:rsidRDefault="0012147D" w:rsidP="00BC07E2">
      <w:pPr>
        <w:pStyle w:val="ListParagraph"/>
        <w:numPr>
          <w:ilvl w:val="0"/>
          <w:numId w:val="8"/>
        </w:numPr>
        <w:rPr>
          <w:rStyle w:val="apple-converted-space"/>
          <w:i/>
        </w:rPr>
      </w:pPr>
      <w:hyperlink r:id="rId23"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4"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4"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sidR="000B7DB4">
        <w:rPr>
          <w:shd w:val="clear" w:color="auto" w:fill="FFFFFF"/>
        </w:rPr>
        <w:t>.</w:t>
      </w:r>
      <w:r w:rsidRPr="007D24E4">
        <w:t xml:space="preserve"> </w:t>
      </w:r>
      <w:hyperlink r:id="rId35" w:history="1">
        <w:r w:rsidRPr="007D24E4">
          <w:rPr>
            <w:i/>
          </w:rPr>
          <w:t>Science</w:t>
        </w:r>
        <w:r>
          <w:rPr>
            <w:i/>
          </w:rPr>
          <w:t xml:space="preserve"> </w:t>
        </w:r>
        <w:r w:rsidRPr="007D24E4">
          <w:rPr>
            <w:b/>
          </w:rPr>
          <w:t>2005 </w:t>
        </w:r>
        <w:r w:rsidRPr="007D24E4">
          <w:t>309, 2180</w:t>
        </w:r>
      </w:hyperlink>
    </w:p>
    <w:p w:rsidR="00BC07E2" w:rsidRPr="004203FE" w:rsidRDefault="00BC07E2" w:rsidP="00BC07E2">
      <w:pPr>
        <w:pStyle w:val="ListParagraph"/>
        <w:numPr>
          <w:ilvl w:val="0"/>
          <w:numId w:val="8"/>
        </w:numPr>
        <w:rPr>
          <w:i/>
          <w:lang w:val="de-AT"/>
        </w:rPr>
      </w:pPr>
      <w:r>
        <w:rPr>
          <w:shd w:val="clear" w:color="auto" w:fill="FFFFFF"/>
        </w:rPr>
        <w:t xml:space="preserve"> </w:t>
      </w:r>
      <w:r w:rsidRPr="004203FE">
        <w:rPr>
          <w:shd w:val="clear" w:color="auto" w:fill="FFFFFF"/>
          <w:lang w:val="de-AT"/>
        </w:rPr>
        <w:t xml:space="preserve">H. </w:t>
      </w:r>
      <w:r w:rsidR="000B7DB4">
        <w:rPr>
          <w:shd w:val="clear" w:color="auto" w:fill="FFFFFF"/>
          <w:lang w:val="de-AT"/>
        </w:rPr>
        <w:t>Watzinger et al.</w:t>
      </w:r>
      <w:r w:rsidRPr="004203FE">
        <w:rPr>
          <w:lang w:val="de-AT"/>
        </w:rPr>
        <w:t xml:space="preserve"> </w:t>
      </w:r>
      <w:hyperlink r:id="rId36" w:history="1">
        <w:r w:rsidRPr="004203FE">
          <w:rPr>
            <w:i/>
            <w:lang w:val="de-AT"/>
          </w:rPr>
          <w:t>arXiv:1607.02977</w:t>
        </w:r>
      </w:hyperlink>
      <w:r w:rsidRPr="004203FE">
        <w:rPr>
          <w:i/>
          <w:lang w:val="de-AT"/>
        </w:rPr>
        <w:t xml:space="preserve"> </w:t>
      </w:r>
    </w:p>
    <w:p w:rsidR="00BC07E2" w:rsidRPr="009A4E1A" w:rsidRDefault="00BC07E2" w:rsidP="00BC07E2">
      <w:pPr>
        <w:pStyle w:val="ListParagraph"/>
        <w:numPr>
          <w:ilvl w:val="0"/>
          <w:numId w:val="8"/>
        </w:numPr>
        <w:rPr>
          <w:i/>
        </w:rPr>
      </w:pPr>
      <w:r w:rsidRPr="004203FE">
        <w:rPr>
          <w:shd w:val="clear" w:color="auto" w:fill="FFFFFF"/>
          <w:lang w:val="de-AT"/>
        </w:rPr>
        <w:t xml:space="preserve"> </w:t>
      </w:r>
      <w:r w:rsidR="000B7DB4">
        <w:rPr>
          <w:shd w:val="clear" w:color="auto" w:fill="FFFFFF"/>
        </w:rPr>
        <w:t>R. Maurand et al.</w:t>
      </w:r>
      <w:r w:rsidRPr="00D5323A">
        <w:rPr>
          <w:shd w:val="clear" w:color="auto" w:fill="FFFFFF"/>
        </w:rPr>
        <w:t xml:space="preserve">  </w:t>
      </w:r>
      <w:hyperlink r:id="rId37" w:history="1">
        <w:r w:rsidRPr="00D5323A">
          <w:rPr>
            <w:i/>
          </w:rPr>
          <w:t>arXiv:1605.07599</w:t>
        </w:r>
      </w:hyperlink>
    </w:p>
    <w:p w:rsidR="00BC07E2" w:rsidRPr="003D4446" w:rsidRDefault="00BC07E2" w:rsidP="00BC07E2">
      <w:pPr>
        <w:pStyle w:val="ListParagraph"/>
        <w:numPr>
          <w:ilvl w:val="0"/>
          <w:numId w:val="8"/>
        </w:numPr>
        <w:rPr>
          <w:i/>
        </w:rPr>
      </w:pPr>
      <w:r w:rsidRPr="004203FE">
        <w:rPr>
          <w:shd w:val="clear" w:color="auto" w:fill="FFFFFF"/>
          <w:lang w:val="de-AT"/>
        </w:rPr>
        <w:t xml:space="preserve"> </w:t>
      </w:r>
      <w:r w:rsidR="000B7DB4">
        <w:rPr>
          <w:lang w:val="de-AT"/>
        </w:rPr>
        <w:t>Gonzalez-Zalba, M. F. et al.</w:t>
      </w:r>
      <w:r w:rsidRPr="004203FE">
        <w:rPr>
          <w:lang w:val="de-AT"/>
        </w:rPr>
        <w:t xml:space="preserve"> </w:t>
      </w:r>
      <w:r w:rsidRPr="004203FE">
        <w:rPr>
          <w:i/>
          <w:lang w:val="de-AT"/>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0B7DB4">
        <w:rPr>
          <w:b/>
        </w:rPr>
        <w:t>2015</w:t>
      </w:r>
      <w:r>
        <w:t xml:space="preserve"> </w:t>
      </w:r>
      <w:r w:rsidRPr="009A4E1A">
        <w:t>6</w:t>
      </w:r>
      <w:r>
        <w:t>,</w:t>
      </w:r>
      <w:r w:rsidRPr="009A4E1A">
        <w:t xml:space="preserve"> 6084</w:t>
      </w:r>
    </w:p>
    <w:p w:rsidR="00BC07E2" w:rsidRPr="008D5CDA" w:rsidRDefault="000B7DB4" w:rsidP="00BC07E2">
      <w:pPr>
        <w:pStyle w:val="ListParagraph"/>
        <w:numPr>
          <w:ilvl w:val="0"/>
          <w:numId w:val="8"/>
        </w:numPr>
        <w:rPr>
          <w:i/>
        </w:rPr>
      </w:pPr>
      <w:r>
        <w:t xml:space="preserve"> N. Ares et al.</w:t>
      </w:r>
      <w:r w:rsidR="00BC07E2">
        <w:t xml:space="preserve">  </w:t>
      </w:r>
      <w:r w:rsidR="00BC07E2" w:rsidRPr="003D4446">
        <w:rPr>
          <w:i/>
        </w:rPr>
        <w:t xml:space="preserve">Phys. Rev. Applied </w:t>
      </w:r>
      <w:r w:rsidR="00BC07E2" w:rsidRPr="000B7DB4">
        <w:rPr>
          <w:b/>
        </w:rPr>
        <w:t>2016</w:t>
      </w:r>
      <w:r w:rsidR="00BC07E2" w:rsidRPr="003D4446">
        <w:t xml:space="preserve"> 5,</w:t>
      </w:r>
      <w:r w:rsidR="00BC07E2" w:rsidRPr="003D4446">
        <w:rPr>
          <w:rFonts w:ascii="Helvetica" w:hAnsi="Helvetica" w:cs="Helvetica"/>
          <w:b/>
          <w:bCs/>
          <w:color w:val="555555"/>
        </w:rPr>
        <w:t xml:space="preserve"> </w:t>
      </w:r>
      <w:r w:rsidR="00BC07E2" w:rsidRPr="003D4446">
        <w:t>034011</w:t>
      </w:r>
      <w:r w:rsidR="00BC07E2">
        <w:t xml:space="preserve"> </w:t>
      </w:r>
    </w:p>
    <w:p w:rsidR="00BC07E2" w:rsidRPr="00323823" w:rsidRDefault="000B7DB4" w:rsidP="00BC07E2">
      <w:pPr>
        <w:pStyle w:val="ListParagraph"/>
        <w:numPr>
          <w:ilvl w:val="0"/>
          <w:numId w:val="8"/>
        </w:numPr>
        <w:rPr>
          <w:i/>
        </w:rPr>
      </w:pPr>
      <w:r>
        <w:t xml:space="preserve"> J. I. Colless et al.</w:t>
      </w:r>
      <w:r w:rsidR="00BC07E2">
        <w:t xml:space="preserve"> </w:t>
      </w:r>
      <w:r w:rsidR="00BC07E2" w:rsidRPr="008D5CDA">
        <w:rPr>
          <w:i/>
        </w:rPr>
        <w:t xml:space="preserve">Phys. Rev. Lett. </w:t>
      </w:r>
      <w:r w:rsidR="00BC07E2" w:rsidRPr="008D5CDA">
        <w:rPr>
          <w:rStyle w:val="apple-converted-space"/>
          <w:rFonts w:ascii="Helvetica" w:hAnsi="Helvetica" w:cs="Helvetica"/>
          <w:b/>
          <w:bCs/>
          <w:color w:val="555555"/>
        </w:rPr>
        <w:t> </w:t>
      </w:r>
      <w:r w:rsidR="00BC07E2" w:rsidRPr="000B7DB4">
        <w:rPr>
          <w:b/>
        </w:rPr>
        <w:t>2013</w:t>
      </w:r>
      <w:r w:rsidR="00BC07E2" w:rsidRPr="008D5CDA">
        <w:t xml:space="preserve"> 110, 046805</w:t>
      </w:r>
    </w:p>
    <w:p w:rsidR="00BC07E2" w:rsidRPr="0053298E" w:rsidRDefault="000B7DB4" w:rsidP="00BC07E2">
      <w:pPr>
        <w:pStyle w:val="ListParagraph"/>
        <w:numPr>
          <w:ilvl w:val="0"/>
          <w:numId w:val="8"/>
        </w:numPr>
        <w:rPr>
          <w:i/>
        </w:rPr>
      </w:pPr>
      <w:r>
        <w:t xml:space="preserve"> Juha T. Muhonen et al.</w:t>
      </w:r>
      <w:r w:rsidR="00BC07E2">
        <w:t xml:space="preserve"> </w:t>
      </w:r>
      <w:r w:rsidR="00BC07E2" w:rsidRPr="00323823">
        <w:rPr>
          <w:i/>
        </w:rPr>
        <w:t>Nature Nanotechnology</w:t>
      </w:r>
      <w:r w:rsidR="00BC07E2">
        <w:t xml:space="preserve"> </w:t>
      </w:r>
      <w:r w:rsidR="00BC07E2" w:rsidRPr="000B7DB4">
        <w:rPr>
          <w:b/>
        </w:rPr>
        <w:t>2014</w:t>
      </w:r>
      <w:r w:rsidR="00BC07E2">
        <w:t xml:space="preserve"> </w:t>
      </w:r>
      <w:r w:rsidR="00BC07E2" w:rsidRPr="00323823">
        <w:rPr>
          <w:bCs/>
        </w:rPr>
        <w:t>9</w:t>
      </w:r>
      <w:r w:rsidR="00BC07E2" w:rsidRPr="00323823">
        <w:t>,</w:t>
      </w:r>
      <w:r w:rsidR="00BC07E2">
        <w:t xml:space="preserve"> </w:t>
      </w:r>
      <w:r w:rsidR="00BC07E2" w:rsidRPr="00323823">
        <w:t>986–991</w:t>
      </w:r>
      <w:r w:rsidR="00BC07E2">
        <w:t xml:space="preserve"> </w:t>
      </w:r>
    </w:p>
    <w:p w:rsidR="00BC07E2" w:rsidRPr="00D415A9" w:rsidRDefault="000B7DB4" w:rsidP="00BC07E2">
      <w:pPr>
        <w:pStyle w:val="ListParagraph"/>
        <w:numPr>
          <w:ilvl w:val="0"/>
          <w:numId w:val="8"/>
        </w:numPr>
        <w:rPr>
          <w:i/>
        </w:rPr>
      </w:pPr>
      <w:r>
        <w:t xml:space="preserve"> C. Fasth et al.</w:t>
      </w:r>
      <w:r w:rsidR="00BC07E2">
        <w:t xml:space="preserve"> </w:t>
      </w:r>
      <w:r w:rsidR="00BC07E2" w:rsidRPr="0053298E">
        <w:rPr>
          <w:i/>
        </w:rPr>
        <w:t>Nanoletters</w:t>
      </w:r>
      <w:r w:rsidR="00BC07E2">
        <w:t xml:space="preserve"> </w:t>
      </w:r>
      <w:r w:rsidR="00BC07E2" w:rsidRPr="000B7DB4">
        <w:rPr>
          <w:b/>
        </w:rPr>
        <w:t>2005</w:t>
      </w:r>
      <w:r w:rsidR="00BC07E2">
        <w:t xml:space="preserve"> </w:t>
      </w:r>
      <w:r w:rsidR="00BC07E2" w:rsidRPr="0053298E">
        <w:rPr>
          <w:bCs/>
        </w:rPr>
        <w:t>5</w:t>
      </w:r>
      <w:r w:rsidR="00BC07E2">
        <w:t>, 1487-1490</w:t>
      </w:r>
    </w:p>
    <w:p w:rsidR="00BC07E2" w:rsidRPr="00D415A9" w:rsidRDefault="00BC07E2" w:rsidP="00BC07E2">
      <w:pPr>
        <w:pStyle w:val="ListParagraph"/>
        <w:numPr>
          <w:ilvl w:val="0"/>
          <w:numId w:val="8"/>
        </w:numPr>
        <w:rPr>
          <w:i/>
        </w:rPr>
      </w:pPr>
      <w:r>
        <w:t xml:space="preserve"> </w:t>
      </w:r>
      <w:hyperlink r:id="rId38" w:anchor="auth-1" w:history="1">
        <w:r w:rsidRPr="00D415A9">
          <w:t>M. Veldhorst</w:t>
        </w:r>
      </w:hyperlink>
      <w:r>
        <w:t>.</w:t>
      </w:r>
      <w:r w:rsidRPr="00D415A9">
        <w:t xml:space="preserve"> </w:t>
      </w:r>
      <w:r w:rsidRPr="00D415A9">
        <w:rPr>
          <w:i/>
          <w:iCs/>
        </w:rPr>
        <w:t xml:space="preserve">Nature </w:t>
      </w:r>
      <w:r w:rsidRPr="000B7DB4">
        <w:rPr>
          <w:b/>
          <w:iCs/>
        </w:rPr>
        <w:t>2015</w:t>
      </w:r>
      <w:r w:rsidRPr="00D415A9">
        <w:rPr>
          <w:i/>
          <w:iCs/>
        </w:rPr>
        <w:t xml:space="preserve">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39" w:anchor="auth-1" w:history="1">
        <w:r w:rsidRPr="008E727A">
          <w:rPr>
            <w:lang w:val="de-AT"/>
          </w:rPr>
          <w:t>E. Kawakami</w:t>
        </w:r>
      </w:hyperlink>
      <w:r w:rsidR="000B7DB4">
        <w:rPr>
          <w:lang w:val="de-AT"/>
        </w:rPr>
        <w:t xml:space="preserve"> et al.</w:t>
      </w:r>
      <w:r w:rsidRPr="008E727A">
        <w:rPr>
          <w:lang w:val="de-AT"/>
        </w:rPr>
        <w:t xml:space="preserve"> </w:t>
      </w:r>
      <w:r w:rsidRPr="008E727A">
        <w:rPr>
          <w:i/>
          <w:iCs/>
          <w:lang w:val="de-AT"/>
        </w:rPr>
        <w:t xml:space="preserve">Nat. </w:t>
      </w:r>
      <w:r w:rsidRPr="00D415A9">
        <w:rPr>
          <w:i/>
          <w:iCs/>
        </w:rPr>
        <w:t xml:space="preserve">Nanotechnology </w:t>
      </w:r>
      <w:r w:rsidRPr="000B7DB4">
        <w:rPr>
          <w:b/>
        </w:rPr>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0" w:history="1">
        <w:r w:rsidRPr="0083550D">
          <w:t>D. J. Reilly</w:t>
        </w:r>
      </w:hyperlink>
      <w:r w:rsidR="000B7DB4">
        <w:t xml:space="preserve"> et al.</w:t>
      </w:r>
      <w:r>
        <w:t xml:space="preserve"> </w:t>
      </w:r>
      <w:r w:rsidRPr="006E20BD">
        <w:rPr>
          <w:i/>
        </w:rPr>
        <w:t>Appl. Phys. Lett.</w:t>
      </w:r>
      <w:r w:rsidRPr="006E20BD">
        <w:t xml:space="preserve"> </w:t>
      </w:r>
      <w:r w:rsidRPr="000B7DB4">
        <w:rPr>
          <w:b/>
        </w:rPr>
        <w:t>2007</w:t>
      </w:r>
      <w:r w:rsidRPr="006E20BD">
        <w:t>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0B7DB4">
        <w:rPr>
          <w:shd w:val="clear" w:color="auto" w:fill="FFFFFF"/>
          <w:lang w:val="de-AT"/>
        </w:rPr>
        <w:t>F. H. L. Koppens et al.</w:t>
      </w:r>
      <w:r w:rsidRPr="008E727A">
        <w:rPr>
          <w:shd w:val="clear" w:color="auto" w:fill="FFFFFF"/>
          <w:lang w:val="de-AT"/>
        </w:rPr>
        <w:t xml:space="preserve"> </w:t>
      </w:r>
      <w:r w:rsidRPr="008E727A">
        <w:rPr>
          <w:i/>
          <w:lang w:val="de-AT"/>
        </w:rPr>
        <w:t>Nature</w:t>
      </w:r>
      <w:r w:rsidRPr="008E727A">
        <w:rPr>
          <w:lang w:val="de-AT"/>
        </w:rPr>
        <w:t> </w:t>
      </w:r>
      <w:r w:rsidRPr="000B7DB4">
        <w:rPr>
          <w:b/>
          <w:lang w:val="de-AT"/>
        </w:rPr>
        <w:t>2006</w:t>
      </w:r>
      <w:r w:rsidRPr="008E727A">
        <w:rPr>
          <w:lang w:val="de-AT"/>
        </w:rPr>
        <w:t xml:space="preserve">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rsidR="000B7DB4">
        <w:t xml:space="preserve"> </w:t>
      </w:r>
      <w:r>
        <w:t xml:space="preserve"> </w:t>
      </w:r>
      <w:r w:rsidRPr="001C7C33">
        <w:rPr>
          <w:i/>
        </w:rPr>
        <w:t>Phys. Rev. Lett.</w:t>
      </w:r>
      <w:r w:rsidRPr="001C7C33">
        <w:t> </w:t>
      </w:r>
      <w:r w:rsidRPr="000B7DB4">
        <w:rPr>
          <w:b/>
        </w:rPr>
        <w:t>2010</w:t>
      </w:r>
      <w:r>
        <w:t xml:space="preserve"> 105, 266603 </w:t>
      </w:r>
    </w:p>
    <w:p w:rsidR="000B7DB4" w:rsidRPr="000B7DB4" w:rsidRDefault="000B7DB4" w:rsidP="000B7DB4">
      <w:pPr>
        <w:pStyle w:val="ListParagraph"/>
        <w:numPr>
          <w:ilvl w:val="0"/>
          <w:numId w:val="8"/>
        </w:numPr>
        <w:rPr>
          <w:i/>
        </w:rPr>
      </w:pPr>
      <w:r>
        <w:t xml:space="preserve"> L. Vukusic et al.</w:t>
      </w:r>
      <w:r w:rsidR="00BC07E2">
        <w:t xml:space="preserve"> </w:t>
      </w:r>
      <w:r w:rsidR="00BC07E2" w:rsidRPr="000B7DB4">
        <w:rPr>
          <w:i/>
        </w:rPr>
        <w:t>unpublished data</w:t>
      </w:r>
    </w:p>
    <w:p w:rsidR="0012147D" w:rsidRPr="0012147D" w:rsidRDefault="000B7DB4" w:rsidP="0012147D">
      <w:pPr>
        <w:pStyle w:val="ListParagraph"/>
        <w:numPr>
          <w:ilvl w:val="0"/>
          <w:numId w:val="8"/>
        </w:numPr>
        <w:rPr>
          <w:i/>
        </w:rPr>
      </w:pPr>
      <w:r>
        <w:t xml:space="preserve"> Zwanenburg, F. A.  </w:t>
      </w:r>
      <w:r w:rsidRPr="000B7DB4">
        <w:rPr>
          <w:i/>
        </w:rPr>
        <w:t>Rev. Mod. Phys.</w:t>
      </w:r>
      <w:r w:rsidRPr="000B7DB4">
        <w:t xml:space="preserve"> </w:t>
      </w:r>
      <w:r w:rsidRPr="000B7DB4">
        <w:rPr>
          <w:b/>
        </w:rPr>
        <w:t>2013</w:t>
      </w:r>
      <w:r w:rsidRPr="000B7DB4">
        <w:t>, 85, 961.</w:t>
      </w:r>
    </w:p>
    <w:p w:rsidR="0012147D" w:rsidRPr="0012147D" w:rsidRDefault="0012147D" w:rsidP="0012147D">
      <w:pPr>
        <w:pStyle w:val="ListParagraph"/>
        <w:numPr>
          <w:ilvl w:val="0"/>
          <w:numId w:val="8"/>
        </w:numPr>
        <w:rPr>
          <w:i/>
        </w:rPr>
      </w:pPr>
      <w:r>
        <w:t xml:space="preserve"> Y. Kato, R. C. Myers, D. Driscol, A. C. Gossar</w:t>
      </w:r>
      <w:r w:rsidR="007327B8">
        <w:t>d, J. Levy, and D. D. Awschalom</w:t>
      </w:r>
      <w:r>
        <w:t xml:space="preserve"> </w:t>
      </w:r>
      <w:r w:rsidRPr="007327B8">
        <w:rPr>
          <w:i/>
        </w:rPr>
        <w:t>Science</w:t>
      </w:r>
      <w:r>
        <w:t xml:space="preserve"> </w:t>
      </w:r>
      <w:r w:rsidR="007327B8" w:rsidRPr="007327B8">
        <w:rPr>
          <w:b/>
        </w:rPr>
        <w:t>2003</w:t>
      </w:r>
      <w:r w:rsidR="007327B8">
        <w:rPr>
          <w:b/>
        </w:rPr>
        <w:t>,</w:t>
      </w:r>
      <w:r w:rsidR="007327B8">
        <w:t xml:space="preserve"> 299, 1201</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C49" w:rsidRDefault="00882C49" w:rsidP="007436F6">
      <w:pPr>
        <w:spacing w:after="0" w:line="240" w:lineRule="auto"/>
      </w:pPr>
      <w:r>
        <w:separator/>
      </w:r>
    </w:p>
  </w:endnote>
  <w:endnote w:type="continuationSeparator" w:id="0">
    <w:p w:rsidR="00882C49" w:rsidRDefault="00882C49"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C49" w:rsidRDefault="00882C49" w:rsidP="007436F6">
      <w:pPr>
        <w:spacing w:after="0" w:line="240" w:lineRule="auto"/>
      </w:pPr>
      <w:r>
        <w:separator/>
      </w:r>
    </w:p>
  </w:footnote>
  <w:footnote w:type="continuationSeparator" w:id="0">
    <w:p w:rsidR="00882C49" w:rsidRDefault="00882C49"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4330"/>
    <w:rsid w:val="00007E8F"/>
    <w:rsid w:val="00011959"/>
    <w:rsid w:val="00012A85"/>
    <w:rsid w:val="00015D5A"/>
    <w:rsid w:val="00024D67"/>
    <w:rsid w:val="00025028"/>
    <w:rsid w:val="0002626F"/>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7590"/>
    <w:rsid w:val="00164403"/>
    <w:rsid w:val="00165BDB"/>
    <w:rsid w:val="00170E42"/>
    <w:rsid w:val="001775B9"/>
    <w:rsid w:val="00177C29"/>
    <w:rsid w:val="00177C9D"/>
    <w:rsid w:val="00180D54"/>
    <w:rsid w:val="001823D0"/>
    <w:rsid w:val="0018270F"/>
    <w:rsid w:val="00182A03"/>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09A"/>
    <w:rsid w:val="0029588B"/>
    <w:rsid w:val="002A148F"/>
    <w:rsid w:val="002A4E48"/>
    <w:rsid w:val="002A6168"/>
    <w:rsid w:val="002B32BE"/>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5E2B"/>
    <w:rsid w:val="00321003"/>
    <w:rsid w:val="00323823"/>
    <w:rsid w:val="003327F8"/>
    <w:rsid w:val="0033444E"/>
    <w:rsid w:val="00334797"/>
    <w:rsid w:val="00337E3C"/>
    <w:rsid w:val="00340C1D"/>
    <w:rsid w:val="00350C01"/>
    <w:rsid w:val="00351A14"/>
    <w:rsid w:val="00353A47"/>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1A27"/>
    <w:rsid w:val="003A1A3B"/>
    <w:rsid w:val="003A696D"/>
    <w:rsid w:val="003B702D"/>
    <w:rsid w:val="003C0C66"/>
    <w:rsid w:val="003C2A81"/>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03FE"/>
    <w:rsid w:val="00421ECE"/>
    <w:rsid w:val="00424C70"/>
    <w:rsid w:val="00425DF3"/>
    <w:rsid w:val="004265A6"/>
    <w:rsid w:val="00430CA9"/>
    <w:rsid w:val="00431A43"/>
    <w:rsid w:val="004338D5"/>
    <w:rsid w:val="00442A6C"/>
    <w:rsid w:val="00444F18"/>
    <w:rsid w:val="004451EC"/>
    <w:rsid w:val="00451C71"/>
    <w:rsid w:val="00453777"/>
    <w:rsid w:val="00456D15"/>
    <w:rsid w:val="00457011"/>
    <w:rsid w:val="00457EBC"/>
    <w:rsid w:val="00460091"/>
    <w:rsid w:val="004610C8"/>
    <w:rsid w:val="0046208B"/>
    <w:rsid w:val="00462D16"/>
    <w:rsid w:val="00464463"/>
    <w:rsid w:val="00465F0E"/>
    <w:rsid w:val="0046709D"/>
    <w:rsid w:val="00467658"/>
    <w:rsid w:val="00472268"/>
    <w:rsid w:val="0047570B"/>
    <w:rsid w:val="00475744"/>
    <w:rsid w:val="00483B72"/>
    <w:rsid w:val="0048735F"/>
    <w:rsid w:val="00491539"/>
    <w:rsid w:val="004917E7"/>
    <w:rsid w:val="00491E10"/>
    <w:rsid w:val="00496712"/>
    <w:rsid w:val="00496C5A"/>
    <w:rsid w:val="004A00C1"/>
    <w:rsid w:val="004A01F5"/>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4F5ACB"/>
    <w:rsid w:val="005028B0"/>
    <w:rsid w:val="00510622"/>
    <w:rsid w:val="00510727"/>
    <w:rsid w:val="00512FD8"/>
    <w:rsid w:val="00513967"/>
    <w:rsid w:val="00515C88"/>
    <w:rsid w:val="005225BF"/>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285B"/>
    <w:rsid w:val="00573BFB"/>
    <w:rsid w:val="00577FEC"/>
    <w:rsid w:val="00580D5B"/>
    <w:rsid w:val="005A23A8"/>
    <w:rsid w:val="005A3627"/>
    <w:rsid w:val="005A3F64"/>
    <w:rsid w:val="005A3FDC"/>
    <w:rsid w:val="005A4128"/>
    <w:rsid w:val="005A6C04"/>
    <w:rsid w:val="005A7B36"/>
    <w:rsid w:val="005B2830"/>
    <w:rsid w:val="005B6B72"/>
    <w:rsid w:val="005C16AB"/>
    <w:rsid w:val="005C2ED5"/>
    <w:rsid w:val="005C4F53"/>
    <w:rsid w:val="005C5359"/>
    <w:rsid w:val="005C72D2"/>
    <w:rsid w:val="005D44F9"/>
    <w:rsid w:val="005D591A"/>
    <w:rsid w:val="005D6464"/>
    <w:rsid w:val="005E2F77"/>
    <w:rsid w:val="005F08B7"/>
    <w:rsid w:val="005F3523"/>
    <w:rsid w:val="00600F2F"/>
    <w:rsid w:val="00602137"/>
    <w:rsid w:val="006032FF"/>
    <w:rsid w:val="00604DE7"/>
    <w:rsid w:val="00605679"/>
    <w:rsid w:val="006058CE"/>
    <w:rsid w:val="006065D9"/>
    <w:rsid w:val="006066ED"/>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27B8"/>
    <w:rsid w:val="0073362E"/>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49B3"/>
    <w:rsid w:val="0086755F"/>
    <w:rsid w:val="00873914"/>
    <w:rsid w:val="0087593F"/>
    <w:rsid w:val="00882C49"/>
    <w:rsid w:val="00886416"/>
    <w:rsid w:val="008867C7"/>
    <w:rsid w:val="008918FC"/>
    <w:rsid w:val="008921CA"/>
    <w:rsid w:val="00892536"/>
    <w:rsid w:val="00895A14"/>
    <w:rsid w:val="00896017"/>
    <w:rsid w:val="008B50BB"/>
    <w:rsid w:val="008B584D"/>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077"/>
    <w:rsid w:val="009251B7"/>
    <w:rsid w:val="009258A8"/>
    <w:rsid w:val="009318DF"/>
    <w:rsid w:val="00933EE6"/>
    <w:rsid w:val="009423BD"/>
    <w:rsid w:val="009434A8"/>
    <w:rsid w:val="00952319"/>
    <w:rsid w:val="00953F1E"/>
    <w:rsid w:val="009548B4"/>
    <w:rsid w:val="00955E6B"/>
    <w:rsid w:val="00961F10"/>
    <w:rsid w:val="009626B0"/>
    <w:rsid w:val="00962F2E"/>
    <w:rsid w:val="00963E43"/>
    <w:rsid w:val="00966187"/>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0DF0"/>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67585"/>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735"/>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E50B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443"/>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2F1D"/>
    <w:rsid w:val="00CB4F9C"/>
    <w:rsid w:val="00CB6E74"/>
    <w:rsid w:val="00CB7A4C"/>
    <w:rsid w:val="00CC2675"/>
    <w:rsid w:val="00CC5B1A"/>
    <w:rsid w:val="00CC79F8"/>
    <w:rsid w:val="00CD1D6E"/>
    <w:rsid w:val="00CD5415"/>
    <w:rsid w:val="00CD7288"/>
    <w:rsid w:val="00CE04E4"/>
    <w:rsid w:val="00CE399C"/>
    <w:rsid w:val="00CE4A72"/>
    <w:rsid w:val="00CE5D56"/>
    <w:rsid w:val="00CF0FE1"/>
    <w:rsid w:val="00CF4C1F"/>
    <w:rsid w:val="00D018F1"/>
    <w:rsid w:val="00D11084"/>
    <w:rsid w:val="00D119AB"/>
    <w:rsid w:val="00D11F93"/>
    <w:rsid w:val="00D13254"/>
    <w:rsid w:val="00D13955"/>
    <w:rsid w:val="00D13F7A"/>
    <w:rsid w:val="00D22515"/>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119F"/>
    <w:rsid w:val="00DC2744"/>
    <w:rsid w:val="00DC66F7"/>
    <w:rsid w:val="00DD1A5F"/>
    <w:rsid w:val="00DD1BB1"/>
    <w:rsid w:val="00DD253D"/>
    <w:rsid w:val="00DD4A7E"/>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4B"/>
    <w:rsid w:val="00E97AC9"/>
    <w:rsid w:val="00EA56F3"/>
    <w:rsid w:val="00EB3520"/>
    <w:rsid w:val="00EB4622"/>
    <w:rsid w:val="00EB5BF7"/>
    <w:rsid w:val="00EC3239"/>
    <w:rsid w:val="00EC4B67"/>
    <w:rsid w:val="00ED3D43"/>
    <w:rsid w:val="00ED4509"/>
    <w:rsid w:val="00ED47A8"/>
    <w:rsid w:val="00ED565B"/>
    <w:rsid w:val="00ED56D2"/>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1C13"/>
    <w:rsid w:val="00F22441"/>
    <w:rsid w:val="00F250CC"/>
    <w:rsid w:val="00F27A03"/>
    <w:rsid w:val="00F3057B"/>
    <w:rsid w:val="00F31402"/>
    <w:rsid w:val="00F32C52"/>
    <w:rsid w:val="00F33280"/>
    <w:rsid w:val="00F33A4D"/>
    <w:rsid w:val="00F34B9B"/>
    <w:rsid w:val="00F450BE"/>
    <w:rsid w:val="00F46A7D"/>
    <w:rsid w:val="00F56E7F"/>
    <w:rsid w:val="00F61DA7"/>
    <w:rsid w:val="00F663DE"/>
    <w:rsid w:val="00F7250B"/>
    <w:rsid w:val="00F73FFA"/>
    <w:rsid w:val="00F744FA"/>
    <w:rsid w:val="00F74543"/>
    <w:rsid w:val="00F77324"/>
    <w:rsid w:val="00F800EF"/>
    <w:rsid w:val="00F812BB"/>
    <w:rsid w:val="00F8177D"/>
    <w:rsid w:val="00F83497"/>
    <w:rsid w:val="00F943B0"/>
    <w:rsid w:val="00F95CE3"/>
    <w:rsid w:val="00FA1753"/>
    <w:rsid w:val="00FA5DA0"/>
    <w:rsid w:val="00FA7742"/>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find/cond-mat/1/au:+Barnes_E/0/1/0/all/0/1" TargetMode="External"/><Relationship Id="rId39" Type="http://schemas.openxmlformats.org/officeDocument/2006/relationships/hyperlink" Target="http://www.nature.com/nnano/journal/v9/n9/abs/nnano.2014.153.html"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hyperlink" Target="https://arxiv.org/abs/1601.06677" TargetMode="External"/><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find/cond-mat/1/au:+Nissen_P/0/1/0/all/0/1" TargetMode="External"/><Relationship Id="rId33" Type="http://schemas.openxmlformats.org/officeDocument/2006/relationships/hyperlink" Target="https://arxiv.org/find/cond-mat/1/au:+Kuemmeth_F/0/1/0/all/0/1" TargetMode="External"/><Relationship Id="rId38" Type="http://schemas.openxmlformats.org/officeDocument/2006/relationships/hyperlink" Target="http://www.nature.com/nature/journal/v526/n7573/abs/nature15263.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arxiv.org/find/cond-mat/1/au:+Fallahi_S/0/1/0/all/0/1"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arxiv.org/find/cond-mat/1/au:+Martins_F/0/1/0/all/0/1" TargetMode="External"/><Relationship Id="rId32" Type="http://schemas.openxmlformats.org/officeDocument/2006/relationships/hyperlink" Target="https://arxiv.org/find/cond-mat/1/au:+Marcus_C/0/1/0/all/0/1" TargetMode="External"/><Relationship Id="rId37" Type="http://schemas.openxmlformats.org/officeDocument/2006/relationships/hyperlink" Target="https://arxiv.org/abs/1605.07599" TargetMode="External"/><Relationship Id="rId40" Type="http://schemas.openxmlformats.org/officeDocument/2006/relationships/hyperlink" Target="http://scitation.aip.org/content/contributor/AU0359152;jsessionid=0v5VY-bGXJiQk8fx_SoWO4Dw.x-aip-live-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find/cond-mat/1/au:+Malinowski_F/0/1/0/all/0/1" TargetMode="External"/><Relationship Id="rId28" Type="http://schemas.openxmlformats.org/officeDocument/2006/relationships/hyperlink" Target="https://arxiv.org/find/cond-mat/1/au:+Rudner_M/0/1/0/all/0/1" TargetMode="External"/><Relationship Id="rId36" Type="http://schemas.openxmlformats.org/officeDocument/2006/relationships/hyperlink" Target="https://arxiv.org/abs/1607.02977" TargetMode="External"/><Relationship Id="rId10" Type="http://schemas.openxmlformats.org/officeDocument/2006/relationships/image" Target="media/image3.tiff"/><Relationship Id="rId19" Type="http://schemas.openxmlformats.org/officeDocument/2006/relationships/image" Target="media/image11.png"/><Relationship Id="rId31" Type="http://schemas.openxmlformats.org/officeDocument/2006/relationships/hyperlink" Target="https://arxiv.org/find/cond-mat/1/au:+Manfra_M/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arxiv.org/find/cond-mat/1/au:+Cywinski_L/0/1/0/all/0/1" TargetMode="External"/><Relationship Id="rId30" Type="http://schemas.openxmlformats.org/officeDocument/2006/relationships/hyperlink" Target="https://arxiv.org/find/cond-mat/1/au:+Gardner_G/0/1/0/all/0/1" TargetMode="External"/><Relationship Id="rId35" Type="http://schemas.openxmlformats.org/officeDocument/2006/relationships/hyperlink" Target="http://pettagroup.princeton.edu/publications/2005/Science_309_2180_2005.pdf"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70D3F-DC2E-4119-9239-ADFA35FA0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23</Pages>
  <Words>6494</Words>
  <Characters>37017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43425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19</cp:revision>
  <dcterms:created xsi:type="dcterms:W3CDTF">2016-09-03T19:33:00Z</dcterms:created>
  <dcterms:modified xsi:type="dcterms:W3CDTF">2016-09-04T10:38:00Z</dcterms:modified>
</cp:coreProperties>
</file>