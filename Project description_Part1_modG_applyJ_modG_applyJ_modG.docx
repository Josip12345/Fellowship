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w:t>
      </w:r>
      <w:ins w:id="0" w:author="Georgios KATSAROS" w:date="2016-08-30T23:26:00Z">
        <w:r>
          <w:t xml:space="preserve">In 20.. </w:t>
        </w:r>
      </w:ins>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ins w:id="1" w:author="Georgios KATSAROS" w:date="2016-08-27T00:23:00Z">
        <w:r w:rsidR="00457EBC">
          <w:t xml:space="preserve"> </w:t>
        </w:r>
      </w:ins>
    </w:p>
    <w:p w:rsidR="00A03474" w:rsidRDefault="00851326" w:rsidP="002C4E62">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2C4E62">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the qubit is exposed </w:t>
      </w:r>
      <w:r w:rsidR="00DE336E">
        <w:t>its initially prepared state is lost (</w:t>
      </w:r>
      <w:r w:rsidR="001C30F2">
        <w:t xml:space="preserve">it does </w:t>
      </w:r>
      <w:r w:rsidR="00DE336E">
        <w:t xml:space="preserve">decohere) with time. It is desirable to have </w:t>
      </w:r>
      <w:r w:rsidR="001C30F2">
        <w:t xml:space="preserve">as long as possible </w:t>
      </w:r>
      <w:r w:rsidR="00DE336E">
        <w:t>coherence time</w:t>
      </w:r>
      <w:r w:rsidR="001C30F2">
        <w:t>s</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r w:rsidR="00FD08C8" w:rsidRPr="00FD08C8">
        <w:rPr>
          <w:i/>
        </w:rPr>
        <w:t>(I think I can say it like this, but I did not find it directly said like that anywhere)</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 xml:space="preserve">fter </w:t>
      </w:r>
      <w:r w:rsidR="00977361">
        <w:t xml:space="preserve">a </w:t>
      </w:r>
      <w:r w:rsidR="006A4B8F">
        <w:t>several state manipulations</w:t>
      </w:r>
      <w:r w:rsidR="00977361">
        <w:t xml:space="preserve"> </w:t>
      </w:r>
      <w:r w:rsidR="006A4B8F">
        <w:t xml:space="preserve"> 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 it’s quantum state. </w:t>
      </w:r>
    </w:p>
    <w:p w:rsidR="00D11084" w:rsidRDefault="00457EBC" w:rsidP="00457EBC">
      <w:pPr>
        <w:rPr>
          <w:b/>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coherence time on the other side. For making a set of quantum operation</w:t>
      </w:r>
      <w:r>
        <w:rPr>
          <w:b/>
        </w:rPr>
        <w:t>s</w:t>
      </w:r>
      <w:r w:rsidR="00D11084" w:rsidRPr="00E74997">
        <w:rPr>
          <w:b/>
        </w:rPr>
        <w:t xml:space="preserve"> correctly</w:t>
      </w:r>
      <w:ins w:id="2" w:author="Georgios KATSAROS" w:date="2016-08-30T23:44:00Z">
        <w:r w:rsidR="006A4B8F">
          <w:rPr>
            <w:b/>
          </w:rPr>
          <w:t xml:space="preserve"> ( I am not sure I agree, if you apply the wrong pulse you will do not correctly the quantum operation however this does not depend on the manipulation time)</w:t>
        </w:r>
      </w:ins>
      <w:r w:rsidR="00D11084" w:rsidRPr="00E74997">
        <w:rPr>
          <w:b/>
        </w:rPr>
        <w:t xml:space="preserve">, </w:t>
      </w:r>
      <w:r w:rsidR="00D11084">
        <w:rPr>
          <w:b/>
        </w:rPr>
        <w:t xml:space="preserve">the </w:t>
      </w:r>
      <w:r w:rsidR="00D11084" w:rsidRPr="00E74997">
        <w:rPr>
          <w:b/>
        </w:rPr>
        <w:t>manipulation time for one operation need</w:t>
      </w:r>
      <w:r>
        <w:rPr>
          <w:b/>
        </w:rPr>
        <w:t>s</w:t>
      </w:r>
      <w:r w:rsidR="00D11084" w:rsidRPr="00E74997">
        <w:rPr>
          <w:b/>
        </w:rPr>
        <w:t xml:space="preserve"> to be much shorter than </w:t>
      </w:r>
      <w:r w:rsidR="00D11084">
        <w:rPr>
          <w:b/>
        </w:rPr>
        <w:t xml:space="preserve">the </w:t>
      </w:r>
      <w:r w:rsidR="00D11084" w:rsidRPr="00E74997">
        <w:rPr>
          <w:b/>
        </w:rPr>
        <w:t xml:space="preserve">coherence time. </w:t>
      </w:r>
      <w:r w:rsidR="00D11084">
        <w:rPr>
          <w:b/>
        </w:rPr>
        <w:t xml:space="preserve"> Benchmark for the manipulation time is </w:t>
      </w:r>
      <w:r>
        <w:rPr>
          <w:b/>
        </w:rPr>
        <w:t xml:space="preserve">the </w:t>
      </w:r>
      <w:r w:rsidR="00D11084">
        <w:rPr>
          <w:b/>
        </w:rPr>
        <w:t xml:space="preserve">minimum time needed </w:t>
      </w:r>
      <w:r w:rsidR="00D775CF">
        <w:rPr>
          <w:b/>
        </w:rPr>
        <w:t xml:space="preserve">for going from the one </w:t>
      </w:r>
      <w:del w:id="3" w:author="Georgios KATSAROS" w:date="2016-08-30T23:33:00Z">
        <w:r w:rsidR="00D775CF" w:rsidDel="00A644DA">
          <w:rPr>
            <w:b/>
          </w:rPr>
          <w:delText xml:space="preserve">spin </w:delText>
        </w:r>
      </w:del>
      <w:r w:rsidR="00D775CF">
        <w:rPr>
          <w:b/>
        </w:rPr>
        <w:t>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t>
      </w:r>
      <w:r w:rsidR="00977361">
        <w:rPr>
          <w:b/>
        </w:rPr>
        <w:t>with</w:t>
      </w:r>
      <w:r>
        <w:rPr>
          <w:b/>
        </w:rPr>
        <w:t>, different materials have been investigated aiming to find the material with the highest coherence vs manipulation time</w:t>
      </w:r>
      <w:r w:rsidR="00977361">
        <w:rPr>
          <w:b/>
        </w:rPr>
        <w:t xml:space="preserve"> </w:t>
      </w:r>
      <w:r w:rsidR="00977361">
        <w:rPr>
          <w:b/>
        </w:rPr>
        <w:t>ratio</w:t>
      </w:r>
      <w:r>
        <w:rPr>
          <w:b/>
        </w:rPr>
        <w:t xml:space="preserve">. </w:t>
      </w:r>
    </w:p>
    <w:p w:rsidR="00977361" w:rsidRDefault="00977361" w:rsidP="00457EBC">
      <w:pPr>
        <w:rPr>
          <w:b/>
        </w:rPr>
      </w:pPr>
    </w:p>
    <w:p w:rsidR="00977361" w:rsidRDefault="00977361" w:rsidP="00457EBC">
      <w:pPr>
        <w:rPr>
          <w:b/>
        </w:rPr>
      </w:pPr>
    </w:p>
    <w:p w:rsidR="00A644DA" w:rsidRPr="00D11084" w:rsidRDefault="00A644DA" w:rsidP="00457EBC">
      <w:pPr>
        <w:rPr>
          <w:b/>
          <w:vertAlign w:val="subscript"/>
        </w:rPr>
      </w:pP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D11084">
        <w:t xml:space="preserve"> </w:t>
      </w:r>
      <w:r w:rsidR="00D775CF">
        <w:t>(</w:t>
      </w:r>
      <w:r w:rsidR="00D11084" w:rsidRPr="001A521D">
        <w:t>π</w:t>
      </w:r>
      <w:r w:rsidR="00671E19">
        <w:t xml:space="preserve"> spin rotation</w:t>
      </w:r>
      <w:r w:rsidR="00D775CF">
        <w:t>)</w:t>
      </w:r>
      <w:ins w:id="4" w:author="Georgios KATSAROS" w:date="2016-08-27T00:39:00Z">
        <w:r w:rsidR="00A5397D">
          <w:t xml:space="preserve"> (let’s discuss the definition of a pulse)</w:t>
        </w:r>
      </w:ins>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ins w:id="5" w:author="Georgios KATSAROS" w:date="2016-08-30T23:48:00Z">
        <w:r w:rsidR="006A4B8F">
          <w:t xml:space="preserve"> (here do you speak about Rabi frequency?)</w:t>
        </w:r>
      </w:ins>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w:t>
      </w:r>
      <w:r w:rsidR="00350C01">
        <w:t xml:space="preserve"> </w:t>
      </w:r>
      <w:r w:rsidR="00207CC3">
        <w:t>of 60</w:t>
      </w:r>
      <w:r w:rsidR="00671E19">
        <w:t xml:space="preserve"> </w:t>
      </w:r>
      <w:r w:rsidR="00207CC3">
        <w:t>mil</w:t>
      </w:r>
      <w:r w:rsidR="00D11F93">
        <w:t>l</w:t>
      </w:r>
      <w:r w:rsidR="00207CC3">
        <w:t>isecond</w:t>
      </w:r>
      <w:r w:rsidR="00B253D1">
        <w:t>s</w:t>
      </w:r>
      <w:r w:rsidR="0097347B">
        <w:t xml:space="preserve"> using spin-echo technique</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w:t>
      </w:r>
      <w:r w:rsidR="0097347B">
        <w:t xml:space="preserve">approximately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350C01">
        <w:rPr>
          <w:rPrChange w:id="6" w:author="Georgios KATSAROS" w:date="2016-08-30T23:51:00Z">
            <w:rPr>
              <w:i/>
            </w:rPr>
          </w:rPrChange>
        </w:rPr>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350C01" w:rsidRDefault="00961F10" w:rsidP="00C86B6F">
      <w:pPr>
        <w:rPr>
          <w:ins w:id="7" w:author="Georgios KATSAROS" w:date="2016-08-30T23:53:00Z"/>
        </w:rPr>
      </w:pPr>
      <w:r>
        <w:t>Holes in germanium</w:t>
      </w:r>
      <w:r w:rsidR="009D5487">
        <w:t xml:space="preserve"> </w:t>
      </w:r>
      <w:r w:rsidR="00350C01">
        <w:t>(</w:t>
      </w:r>
      <w:r w:rsidR="009D5487" w:rsidRPr="00AC4E94">
        <w:rPr>
          <w:b/>
        </w:rPr>
        <w:t>Ge</w:t>
      </w:r>
      <w:r w:rsidR="00350C01">
        <w:rPr>
          <w:b/>
        </w:rPr>
        <w:t>)</w:t>
      </w:r>
      <w:r>
        <w:t xml:space="preserve">, on the other hand, have much higher spin orbit coupling which should </w:t>
      </w:r>
      <w:r w:rsidR="00350C01">
        <w:t xml:space="preserve">allow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w:t>
      </w:r>
      <w:r w:rsidR="00387E18">
        <w:lastRenderedPageBreak/>
        <w:t xml:space="preserve">Ge hut-wires are going to be studied. Very recently </w:t>
      </w:r>
      <w:r w:rsidR="001E79EC">
        <w:t>magnetotransport measurement</w:t>
      </w:r>
      <w:r w:rsidR="009251B7">
        <w:t xml:space="preserve"> have shown that 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nanowire </w:t>
      </w:r>
      <w:r>
        <w:t xml:space="preserve">single </w:t>
      </w:r>
      <w:r w:rsidR="0053298E">
        <w:t>quant</w:t>
      </w:r>
      <w:r w:rsidR="00744666">
        <w:t>um dot</w:t>
      </w:r>
      <w:r>
        <w:t xml:space="preserve"> (left). </w:t>
      </w:r>
      <w:r>
        <w:t>Scanning electron micrograph of SiGe nanowire contacted by palladium Pd source and drain electrodes</w:t>
      </w:r>
      <w:r>
        <w:t xml:space="preserve"> (right)</w:t>
      </w:r>
      <w:r>
        <w:t xml:space="preserve">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612B4F">
      <w:pPr>
        <w:pStyle w:val="ListParagraph"/>
        <w:numPr>
          <w:ilvl w:val="0"/>
          <w:numId w:val="22"/>
        </w:numPr>
        <w:pPrChange w:id="8" w:author="Georgios KATSAROS" w:date="2016-08-27T01:10:00Z">
          <w:pPr>
            <w:pStyle w:val="ListParagraph"/>
            <w:numPr>
              <w:numId w:val="5"/>
            </w:numPr>
            <w:ind w:hanging="360"/>
          </w:pPr>
        </w:pPrChange>
      </w:pPr>
      <w:r>
        <w:t>D</w:t>
      </w:r>
      <w:r w:rsidR="001860D4">
        <w:t>ifferential measurement (AC current readout)</w:t>
      </w:r>
      <w:r w:rsidR="00C86B6F">
        <w:t xml:space="preserve">: The differential measurement (AC current readout) has the same drawbacks as DC current readout. It is typically done with a low frequency lock in technique. Because of the low frequency noise, a lock in amplifier usually operates on a very narrow BW around the </w:t>
      </w:r>
      <w:r w:rsidR="00801743">
        <w:t xml:space="preserve">measurement </w:t>
      </w:r>
      <w:r w:rsidR="00C86B6F">
        <w:t>frequency, which leads to long measurement time</w:t>
      </w:r>
      <w:ins w:id="9" w:author="Georgios KATSAROS" w:date="2016-08-27T01:06:00Z">
        <w:r w:rsidR="00801743">
          <w:t>s (let’s discuss this)</w:t>
        </w:r>
      </w:ins>
      <w:r w:rsidR="00C86B6F">
        <w:t>.</w:t>
      </w: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w:t>
      </w:r>
      <w:r w:rsidR="00C86B6F">
        <w:lastRenderedPageBreak/>
        <w:t xml:space="preserve">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10"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Del="00811EB4" w:rsidRDefault="00E5561A" w:rsidP="00E5561A">
                            <w:pPr>
                              <w:rPr>
                                <w:del w:id="11"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2"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13" w:author="Georgios KATSAROS" w:date="2016-08-27T01:50:00Z">
                              <w:r w:rsidRPr="00E5561A">
                                <w:rPr>
                                  <w:rFonts w:eastAsiaTheme="minorEastAsia"/>
                                  <w:sz w:val="18"/>
                                  <w:szCs w:val="18"/>
                                </w:rPr>
                                <w:t xml:space="preserve">Maybe already here you should say sth about the </w:t>
                              </w:r>
                            </w:ins>
                            <w:ins w:id="14" w:author="Georgios KATSAROS" w:date="2016-08-27T02:38:00Z">
                              <w:r w:rsidRPr="00E5561A">
                                <w:rPr>
                                  <w:rFonts w:eastAsiaTheme="minorEastAsia"/>
                                  <w:sz w:val="18"/>
                                  <w:szCs w:val="18"/>
                                </w:rPr>
                                <w:t>sensitivity</w:t>
                              </w:r>
                            </w:ins>
                            <w:ins w:id="15" w:author="Georgios KATSAROS" w:date="2016-08-27T01:50:00Z">
                              <w:r w:rsidRPr="00E5561A">
                                <w:rPr>
                                  <w:rFonts w:eastAsiaTheme="minorEastAsia"/>
                                  <w:sz w:val="18"/>
                                  <w:szCs w:val="18"/>
                                </w:rPr>
                                <w:t>?</w:t>
                              </w:r>
                            </w:ins>
                            <w:r w:rsidR="00711862">
                              <w:rPr>
                                <w:rFonts w:eastAsiaTheme="minorEastAsia"/>
                                <w:sz w:val="18"/>
                                <w:szCs w:val="18"/>
                              </w:rPr>
                              <w:t xml:space="preserve"> </w:t>
                            </w:r>
                            <w:ins w:id="16" w:author="Josip KUKUCKA" w:date="2016-08-30T14:37:00Z">
                              <w:r w:rsidR="00711862">
                                <w:rPr>
                                  <w:rFonts w:eastAsiaTheme="minorEastAsia"/>
                                  <w:sz w:val="18"/>
                                  <w:szCs w:val="18"/>
                                </w:rPr>
                                <w:t xml:space="preserve">– </w:t>
                              </w:r>
                            </w:ins>
                            <w:del w:id="17"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18"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Del="00811EB4" w:rsidRDefault="00E5561A" w:rsidP="00E5561A">
                      <w:pPr>
                        <w:rPr>
                          <w:del w:id="19"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20"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21" w:author="Georgios KATSAROS" w:date="2016-08-27T01:50:00Z">
                        <w:r w:rsidRPr="00E5561A">
                          <w:rPr>
                            <w:rFonts w:eastAsiaTheme="minorEastAsia"/>
                            <w:sz w:val="18"/>
                            <w:szCs w:val="18"/>
                          </w:rPr>
                          <w:t xml:space="preserve">Maybe already here you should say sth about the </w:t>
                        </w:r>
                      </w:ins>
                      <w:ins w:id="22" w:author="Georgios KATSAROS" w:date="2016-08-27T02:38:00Z">
                        <w:r w:rsidRPr="00E5561A">
                          <w:rPr>
                            <w:rFonts w:eastAsiaTheme="minorEastAsia"/>
                            <w:sz w:val="18"/>
                            <w:szCs w:val="18"/>
                          </w:rPr>
                          <w:t>sensitivity</w:t>
                        </w:r>
                      </w:ins>
                      <w:ins w:id="23" w:author="Georgios KATSAROS" w:date="2016-08-27T01:50:00Z">
                        <w:r w:rsidRPr="00E5561A">
                          <w:rPr>
                            <w:rFonts w:eastAsiaTheme="minorEastAsia"/>
                            <w:sz w:val="18"/>
                            <w:szCs w:val="18"/>
                          </w:rPr>
                          <w:t>?</w:t>
                        </w:r>
                      </w:ins>
                      <w:r w:rsidR="00711862">
                        <w:rPr>
                          <w:rFonts w:eastAsiaTheme="minorEastAsia"/>
                          <w:sz w:val="18"/>
                          <w:szCs w:val="18"/>
                        </w:rPr>
                        <w:t xml:space="preserve"> </w:t>
                      </w:r>
                      <w:ins w:id="24" w:author="Josip KUKUCKA" w:date="2016-08-30T14:37:00Z">
                        <w:r w:rsidR="00711862">
                          <w:rPr>
                            <w:rFonts w:eastAsiaTheme="minorEastAsia"/>
                            <w:sz w:val="18"/>
                            <w:szCs w:val="18"/>
                          </w:rPr>
                          <w:t xml:space="preserve">– </w:t>
                        </w:r>
                      </w:ins>
                      <w:del w:id="25"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DQD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the 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ins w:id="26" w:author="Georgios KATSAROS" w:date="2016-08-31T00:09:00Z">
        <w:r w:rsidR="00430CA9">
          <w:t xml:space="preserve"> </w:t>
        </w:r>
      </w:ins>
    </w:p>
    <w:p w:rsidR="008F3989" w:rsidDel="00DD253D" w:rsidRDefault="00F34B9B" w:rsidP="00DD74DE">
      <w:pPr>
        <w:rPr>
          <w:del w:id="27" w:author="Georgios KATSAROS" w:date="2016-08-20T15:59:00Z"/>
        </w:rPr>
      </w:pPr>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p>
    <w:p w:rsidR="00952319" w:rsidDel="00F34B9B" w:rsidRDefault="00952319" w:rsidP="00776062">
      <w:pPr>
        <w:pStyle w:val="Heading3"/>
        <w:rPr>
          <w:del w:id="28" w:author="Josip KUKUCKA" w:date="2016-08-31T10:44:00Z"/>
        </w:rPr>
      </w:pPr>
    </w:p>
    <w:p w:rsidR="00952319" w:rsidDel="00F34B9B" w:rsidRDefault="00952319" w:rsidP="00776062">
      <w:pPr>
        <w:pStyle w:val="Heading3"/>
        <w:rPr>
          <w:del w:id="29" w:author="Josip KUKUCKA" w:date="2016-08-31T10:44:00Z"/>
        </w:rPr>
      </w:pPr>
    </w:p>
    <w:p w:rsidR="00952319" w:rsidDel="00F34B9B" w:rsidRDefault="00952319" w:rsidP="00952319">
      <w:pPr>
        <w:rPr>
          <w:del w:id="30" w:author="Josip KUKUCKA" w:date="2016-08-31T10:44:00Z"/>
        </w:rPr>
      </w:pPr>
    </w:p>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430CA9">
        <w:t xml:space="preserve">thesis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Ge</w:t>
      </w:r>
      <w:ins w:id="31" w:author="Georgios KATSAROS" w:date="2016-08-31T00:10:00Z">
        <w:r w:rsidR="00430CA9">
          <w:t>-</w:t>
        </w:r>
      </w:ins>
      <w:r w:rsidR="00391AE8">
        <w:t xml:space="preserve"> </w:t>
      </w:r>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w:t>
      </w:r>
      <w:r w:rsidR="00612B4F">
        <w:t xml:space="preserve"> </w:t>
      </w:r>
      <w:r w:rsidR="00430CA9" w:rsidRPr="00612B4F">
        <w:t>(</w:t>
      </w:r>
      <w:r w:rsidR="00612B4F" w:rsidRPr="00612B4F">
        <w:t>Carr-Purcell-Meiboom-Gill</w:t>
      </w:r>
      <w:r w:rsidR="00430CA9" w:rsidRPr="00612B4F">
        <w:t>)</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51B95" w:rsidRDefault="00051B95" w:rsidP="00F95CE3"/>
    <w:p w:rsidR="00051B95" w:rsidRDefault="00051B95"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70019A">
        <w:t>(Figure 4</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C66AC0">
        <w:t xml:space="preserve"> (Figure 5</w:t>
      </w:r>
      <w:r w:rsidR="00804CA9">
        <w:t>) to reduce thermal noise from</w:t>
      </w:r>
      <w:r w:rsidR="001302F9">
        <w:t xml:space="preserve"> the wires. After low pass filtering</w:t>
      </w:r>
      <w:r w:rsidR="00804CA9">
        <w:t>,</w:t>
      </w:r>
      <w:r w:rsidR="001302F9">
        <w:t xml:space="preserve"> </w:t>
      </w:r>
      <w:ins w:id="32" w:author="Georgios KATSAROS" w:date="2016-08-31T00:12:00Z">
        <w:r w:rsidR="00015D5A">
          <w:t xml:space="preserve">the </w:t>
        </w:r>
      </w:ins>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del w:id="33" w:author="Georgios KATSAROS" w:date="2016-08-31T00:13:00Z">
        <w:r w:rsidR="001C3410" w:rsidDel="003F7D72">
          <w:delText>a</w:delText>
        </w:r>
        <w:r w:rsidR="001302F9" w:rsidDel="003F7D72">
          <w:delText xml:space="preserve"> </w:delText>
        </w:r>
      </w:del>
      <w:r w:rsidR="001302F9">
        <w:t>silver paste</w:t>
      </w:r>
      <w:r w:rsidR="00C66AC0">
        <w:t xml:space="preserve"> (Figure 5</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by using a bias tee</w:t>
      </w:r>
      <w:r w:rsidR="00784C06">
        <w:t xml:space="preserve">.  From there </w:t>
      </w:r>
      <w:ins w:id="34" w:author="Georgios KATSAROS" w:date="2016-08-31T00:14:00Z">
        <w:r w:rsidR="003F7D72">
          <w:t xml:space="preserve">the </w:t>
        </w:r>
      </w:ins>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70019A" w:rsidP="0070019A">
      <w:pPr>
        <w:pStyle w:val="Subtitle"/>
      </w:pPr>
      <w:r>
        <w:t xml:space="preserve">Figure 4: Plexiglas 4K dip-stick used for cooling down samples to 4K and performing reflectometry measurements. The left picture shows the whole stick, while the right is a zoom-in, highlighting the directional coupler and the low noise Minicircuits </w:t>
      </w:r>
      <w:r w:rsidRPr="005028B0">
        <w:t>ZX60-33LN-S+</w:t>
      </w:r>
      <w:r>
        <w:t xml:space="preserve"> RF amplifier. An additional low noise cryogenic RF amplifier CITLF2 from Sander Weinreb’s </w:t>
      </w:r>
      <w:r>
        <w:rPr>
          <w:color w:val="575757"/>
        </w:rPr>
        <w:t xml:space="preserve">Caltech Microwave Research Group </w:t>
      </w:r>
      <w:r w:rsidRPr="00213FA0">
        <w:t>can be added in order</w:t>
      </w:r>
      <w:r>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70019A" w:rsidP="0070019A">
      <w:pPr>
        <w:pStyle w:val="Subtitle"/>
      </w:pPr>
      <w:r>
        <w:t xml:space="preserve">Figure 5: Initial version of the PCB sample holder. The left figure show the upper view of the PCB board while the right figure focuses on the back side. </w:t>
      </w:r>
      <w:bookmarkStart w:id="35" w:name="_GoBack"/>
      <w:bookmarkEnd w:id="35"/>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rsidR="003F7D72">
        <w:t>ed</w:t>
      </w:r>
      <w:r w:rsidR="00C66AC0">
        <w:t xml:space="preserve"> of a matching circuit (Figure 5</w:t>
      </w:r>
      <w:r>
        <w:t>) and the SHT</w:t>
      </w:r>
      <w:r w:rsidR="007C2D78">
        <w:t>. SHT is schematically presented as</w:t>
      </w:r>
      <w:r>
        <w:t xml:space="preserve"> resistance R</w:t>
      </w:r>
      <w:r>
        <w:rPr>
          <w:vertAlign w:val="subscript"/>
        </w:rPr>
        <w:t>S</w:t>
      </w:r>
      <w:r>
        <w:t xml:space="preserve"> in parallel to the capacitance C</w:t>
      </w:r>
      <w:r>
        <w:rPr>
          <w:vertAlign w:val="subscript"/>
        </w:rPr>
        <w:t>S</w:t>
      </w:r>
      <w:r>
        <w:t xml:space="preserve">, as can be seen in a simple circuit model in Figure 3.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A018F0"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C66AC0">
        <w:t xml:space="preserve"> 4</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C66AC0">
        <w:t>, shown in Figure 4</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AB580B" w:rsidRPr="00AB580B">
        <w:t>higher noise room temperature electronics</w:t>
      </w:r>
      <w:ins w:id="36" w:author="Georgios KATSAROS" w:date="2016-08-31T00:20:00Z">
        <w:r w:rsidR="00722974">
          <w:t xml:space="preserve"> [is the critical characteristic the input noise or the output noise of the amplifier? Question not necessary important for the proposal </w:t>
        </w:r>
        <w:r w:rsidR="00722974">
          <w:sym w:font="Wingdings" w:char="F04A"/>
        </w:r>
        <w:r w:rsidR="00722974">
          <w:t xml:space="preserve">] </w:t>
        </w:r>
      </w:ins>
      <w:r w:rsidR="00AB580B" w:rsidRPr="00AB580B">
        <w:t>.</w:t>
      </w:r>
      <w:r w:rsidR="00A018F0" w:rsidRPr="00AB580B">
        <w:t xml:space="preserve">  </w:t>
      </w:r>
      <w:ins w:id="37" w:author="Georgios KATSAROS" w:date="2016-08-27T03:12:00Z">
        <w:r w:rsidR="0023130B" w:rsidRPr="00AB580B">
          <w:t>Here I think</w:t>
        </w:r>
        <w:r w:rsidR="0023130B">
          <w:t xml:space="preserve"> you should show the ohmic reflectometry measurement of the QD device you performed. </w:t>
        </w:r>
      </w:ins>
      <w:ins w:id="38" w:author="Georgios KATSAROS" w:date="2016-08-31T00:17:00Z">
        <w:r w:rsidR="00722974">
          <w:t xml:space="preserve">Add the figure Lada has in the poster for example. </w:t>
        </w:r>
      </w:ins>
    </w:p>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DFC" w:rsidRDefault="00612DFC" w:rsidP="007436F6">
      <w:pPr>
        <w:spacing w:after="0" w:line="240" w:lineRule="auto"/>
      </w:pPr>
      <w:r>
        <w:separator/>
      </w:r>
    </w:p>
  </w:endnote>
  <w:endnote w:type="continuationSeparator" w:id="0">
    <w:p w:rsidR="00612DFC" w:rsidRDefault="00612DFC"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DFC" w:rsidRDefault="00612DFC" w:rsidP="007436F6">
      <w:pPr>
        <w:spacing w:after="0" w:line="240" w:lineRule="auto"/>
      </w:pPr>
      <w:r>
        <w:separator/>
      </w:r>
    </w:p>
  </w:footnote>
  <w:footnote w:type="continuationSeparator" w:id="0">
    <w:p w:rsidR="00612DFC" w:rsidRDefault="00612DFC"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7E8F"/>
    <w:rsid w:val="00011959"/>
    <w:rsid w:val="00012A85"/>
    <w:rsid w:val="00015D5A"/>
    <w:rsid w:val="00024D67"/>
    <w:rsid w:val="00025028"/>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62F4"/>
    <w:rsid w:val="002F7BCB"/>
    <w:rsid w:val="00303DF3"/>
    <w:rsid w:val="003142F1"/>
    <w:rsid w:val="00315E2B"/>
    <w:rsid w:val="00321003"/>
    <w:rsid w:val="00323823"/>
    <w:rsid w:val="003327F8"/>
    <w:rsid w:val="0033444E"/>
    <w:rsid w:val="00334797"/>
    <w:rsid w:val="00337E3C"/>
    <w:rsid w:val="00340C1D"/>
    <w:rsid w:val="00350C01"/>
    <w:rsid w:val="00351A14"/>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E2347"/>
    <w:rsid w:val="003E2388"/>
    <w:rsid w:val="003E6BC9"/>
    <w:rsid w:val="003F24EB"/>
    <w:rsid w:val="003F7D72"/>
    <w:rsid w:val="00405B2C"/>
    <w:rsid w:val="00406363"/>
    <w:rsid w:val="0041250F"/>
    <w:rsid w:val="00421ECE"/>
    <w:rsid w:val="00424C70"/>
    <w:rsid w:val="00425DF3"/>
    <w:rsid w:val="00430CA9"/>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3BFB"/>
    <w:rsid w:val="00577FEC"/>
    <w:rsid w:val="00580D5B"/>
    <w:rsid w:val="005A23A8"/>
    <w:rsid w:val="005A3627"/>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2B4F"/>
    <w:rsid w:val="00612DFC"/>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48B4"/>
    <w:rsid w:val="00955E6B"/>
    <w:rsid w:val="00961F10"/>
    <w:rsid w:val="009626B0"/>
    <w:rsid w:val="00962F2E"/>
    <w:rsid w:val="00963E43"/>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71E8A"/>
    <w:rsid w:val="00A74988"/>
    <w:rsid w:val="00A827AF"/>
    <w:rsid w:val="00A87AD4"/>
    <w:rsid w:val="00A91CE1"/>
    <w:rsid w:val="00A96C26"/>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C5B1A"/>
    <w:rsid w:val="00CC79F8"/>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509"/>
    <w:rsid w:val="00ED47A8"/>
    <w:rsid w:val="00ED565B"/>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34B9B"/>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08C8"/>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60D6C-37CF-4A43-A1D9-FD0B69643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9</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15750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21</cp:revision>
  <dcterms:created xsi:type="dcterms:W3CDTF">2016-08-30T21:19:00Z</dcterms:created>
  <dcterms:modified xsi:type="dcterms:W3CDTF">2016-09-02T10:30:00Z</dcterms:modified>
</cp:coreProperties>
</file>