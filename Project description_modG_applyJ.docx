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27E" w:rsidRDefault="00E4427E" w:rsidP="00334993">
      <w:pPr>
        <w:pStyle w:val="Heading1"/>
      </w:pPr>
      <w:r>
        <w:t>Include table of content in your proposal (can be done automatically by word)</w:t>
      </w:r>
    </w:p>
    <w:p w:rsidR="00E4427E" w:rsidRDefault="00E4427E" w:rsidP="00334993">
      <w:pPr>
        <w:pStyle w:val="Heading1"/>
      </w:pPr>
    </w:p>
    <w:p w:rsidR="00334993" w:rsidRDefault="00334993" w:rsidP="00334993">
      <w:pPr>
        <w:pStyle w:val="Heading1"/>
      </w:pPr>
      <w:r>
        <w:t xml:space="preserve">Spin dynamics of a hole spin qubit </w:t>
      </w:r>
      <w:r w:rsidR="00EA1118">
        <w:t xml:space="preserve">measured with </w:t>
      </w:r>
      <w:r>
        <w:t xml:space="preserve">gate reflectometry </w:t>
      </w:r>
    </w:p>
    <w:p w:rsidR="00CE5D56" w:rsidRDefault="00CE5D56" w:rsidP="00CE5D56">
      <w:pPr>
        <w:pStyle w:val="Heading1"/>
      </w:pPr>
      <w:r>
        <w:t>Abstract</w:t>
      </w:r>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has attracted much interest in the past few year for the realization of a spin qubit </w:t>
      </w:r>
      <w:r w:rsidR="009B2A25">
        <w:t>especially after</w:t>
      </w:r>
      <w:r w:rsidR="00334993">
        <w:t xml:space="preserve"> coherence times of </w:t>
      </w:r>
      <w:r w:rsidR="009B2A25">
        <w:t xml:space="preserve">almost a second were recorded for a nucleus spin in </w:t>
      </w:r>
      <w:r w:rsidR="00334993">
        <w:t xml:space="preserve">isotopically purified samples. </w:t>
      </w:r>
      <w:r w:rsidR="009B2A25" w:rsidRPr="007D57D9">
        <w:rPr>
          <w:rPrChange w:id="0" w:author="Josip KUKUCKA" w:date="2016-09-14T11:31:00Z">
            <w:rPr>
              <w:rFonts w:ascii="Arial" w:hAnsi="Arial" w:cs="Arial"/>
            </w:rPr>
          </w:rPrChange>
        </w:rPr>
        <w:t>One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r w:rsidR="00265E38">
        <w:t xml:space="preserve">hole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g</w:t>
      </w:r>
      <w:r w:rsidR="00CE5D56">
        <w:t xml:space="preserve">ate 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 xml:space="preserve">In the second part of the project I will investigate the spin properties of the Loss-DiVincenzo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w:t>
      </w:r>
      <w:r w:rsidR="00925077">
        <w:lastRenderedPageBreak/>
        <w:t>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CE5D56" w:rsidRPr="00CE5D56" w:rsidRDefault="00CE5D56" w:rsidP="00CE5D56"/>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lastRenderedPageBreak/>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lastRenderedPageBreak/>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contacted by palladium Pd source and drain electrodes (right) [10]</w:t>
      </w:r>
    </w:p>
    <w:p w:rsidR="0053298E" w:rsidRDefault="0053298E" w:rsidP="0053298E">
      <w:pPr>
        <w:pStyle w:val="Subtitle"/>
      </w:pPr>
    </w:p>
    <w:p w:rsidR="00FC5271" w:rsidRPr="001B77CB" w:rsidRDefault="00387E18" w:rsidP="00315961">
      <w:pPr>
        <w:pStyle w:val="Heading3"/>
      </w:pPr>
      <w:r w:rsidRPr="001B77CB">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w:t>
      </w:r>
      <w:r w:rsidR="00C86B6F" w:rsidRPr="00E5561A">
        <w:rPr>
          <w:b/>
        </w:rPr>
        <w:lastRenderedPageBreak/>
        <w:t xml:space="preserve">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1860D4" w:rsidRDefault="001860D4" w:rsidP="00E5561A">
      <w:pPr>
        <w:pStyle w:val="ListParagraph"/>
      </w:pPr>
    </w:p>
    <w:p w:rsidR="00952319" w:rsidDel="000308A7" w:rsidRDefault="00E5561A" w:rsidP="00952319">
      <w:pPr>
        <w:rPr>
          <w:del w:id="1" w:author="Georgios KATSAROS" w:date="2016-09-13T15:03:00Z"/>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v:textbox>
                <w10:wrap type="square"/>
              </v:shape>
            </w:pict>
          </mc:Fallback>
        </mc:AlternateContent>
      </w:r>
    </w:p>
    <w:p w:rsidR="00952319" w:rsidRPr="00952319" w:rsidDel="000308A7" w:rsidRDefault="00952319" w:rsidP="00952319">
      <w:pPr>
        <w:rPr>
          <w:del w:id="2" w:author="Georgios KATSAROS" w:date="2016-09-13T15:03:00Z"/>
          <w:b/>
        </w:rPr>
      </w:pPr>
    </w:p>
    <w:p w:rsidR="000B60BE" w:rsidDel="000308A7" w:rsidRDefault="000B60BE" w:rsidP="00536253">
      <w:pPr>
        <w:pStyle w:val="Heading3"/>
        <w:rPr>
          <w:del w:id="3" w:author="Georgios KATSAROS" w:date="2016-09-13T15:03:00Z"/>
        </w:rPr>
      </w:pPr>
    </w:p>
    <w:p w:rsidR="000B60BE" w:rsidRPr="000B60BE" w:rsidDel="000308A7" w:rsidRDefault="000B60BE" w:rsidP="000B60BE">
      <w:pPr>
        <w:rPr>
          <w:del w:id="4" w:author="Georgios KATSAROS" w:date="2016-09-13T15:03:00Z"/>
        </w:rPr>
      </w:pPr>
    </w:p>
    <w:p w:rsidR="00801743" w:rsidRDefault="000F44F9" w:rsidP="00315961">
      <w:pPr>
        <w:pStyle w:val="Heading2"/>
        <w:numPr>
          <w:ilvl w:val="0"/>
          <w:numId w:val="1"/>
        </w:numPr>
      </w:pPr>
      <w:r>
        <w:t>Definition of the problem</w:t>
      </w:r>
      <w:r w:rsidR="00EA1118">
        <w:t>/Objectives of the project</w:t>
      </w:r>
      <w:r>
        <w:t>:</w:t>
      </w:r>
    </w:p>
    <w:p w:rsidR="00EA1118" w:rsidRPr="00EA1118" w:rsidRDefault="00EA1118" w:rsidP="007D57D9">
      <w:r>
        <w:t xml:space="preserve">The aim of this proposal is </w:t>
      </w:r>
      <w:r w:rsidR="000308A7">
        <w:t xml:space="preserve">the realization of a </w:t>
      </w:r>
      <w:r w:rsidR="00E4427E">
        <w:t xml:space="preserve">hole spin </w:t>
      </w:r>
      <w:r w:rsidR="000308A7">
        <w:t xml:space="preserve">qubit in a so far unexplored type of material system, namely Ge hut wires. To goal is to achieve as long coherence times as possible with as short as </w:t>
      </w:r>
      <w:r w:rsidR="000308A7">
        <w:lastRenderedPageBreak/>
        <w:t>possible manipulation times. More concretely, the first measurements to be performed are the ones for determining the spin relaxation time T</w:t>
      </w:r>
      <w:r w:rsidR="000308A7">
        <w:rPr>
          <w:vertAlign w:val="subscript"/>
        </w:rPr>
        <w:t>1</w:t>
      </w:r>
      <w:r w:rsidR="000308A7">
        <w:t xml:space="preserve"> .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r w:rsidR="000308A7" w:rsidRPr="00612B4F">
        <w:t>Carr-Purcell-Meiboom-Gill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42208A">
        <w:t>00</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w:t>
      </w:r>
      <w:r w:rsidR="005C085D">
        <w:t xml:space="preserve"> [</w:t>
      </w:r>
      <w:r w:rsidR="0042208A">
        <w:t>25</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RF single electron transistor </w:t>
      </w:r>
      <w:r w:rsidR="001825E7">
        <w:t>[26]</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w:t>
      </w:r>
      <w:r w:rsidR="000308A7">
        <w:t>achieved for ohmic reflectometry</w:t>
      </w:r>
      <w:r w:rsidR="000308A7">
        <w:t xml:space="preserve">. That will allow us to have a high BW system necessary for the qubit </w:t>
      </w:r>
      <w:r w:rsidR="00E4427E">
        <w:t>measurements</w:t>
      </w:r>
      <w:r w:rsidR="000308A7">
        <w:t>, in particular for various type of single-shot experiments</w:t>
      </w:r>
      <w:r w:rsidR="001825E7">
        <w:t>.</w:t>
      </w:r>
    </w:p>
    <w:p w:rsidR="00952319" w:rsidRDefault="00952319" w:rsidP="00776062">
      <w:pPr>
        <w:pStyle w:val="Heading3"/>
      </w:pPr>
    </w:p>
    <w:p w:rsidR="00ED565B" w:rsidRPr="00952319" w:rsidRDefault="00ED565B" w:rsidP="00952319"/>
    <w:p w:rsidR="00E016A3" w:rsidRDefault="00E016A3" w:rsidP="00315961">
      <w:pPr>
        <w:pStyle w:val="Heading2"/>
        <w:numPr>
          <w:ilvl w:val="0"/>
          <w:numId w:val="1"/>
        </w:numPr>
      </w:pPr>
      <w:r>
        <w:lastRenderedPageBreak/>
        <w:t>Innovative aspects of the proposed project:</w:t>
      </w:r>
    </w:p>
    <w:p w:rsidR="00E016A3" w:rsidRDefault="00E016A3" w:rsidP="00E016A3">
      <w:r>
        <w:t xml:space="preserve">There has been a huge interest in the past few years in the realization of electron Si spin qubits. In this project a hole spin qubit in a DQD formed in a Ge hut-wire will be studied. Despite the interesting electronic properties of this type of nanostructure nothing is known about the spin lifetimes of the confined holes. Due to the low hyperfine interaction and the HH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explained will be explained below. </w:t>
      </w:r>
    </w:p>
    <w:p w:rsidR="00051B95" w:rsidRDefault="00051B95" w:rsidP="00F95CE3"/>
    <w:p w:rsidR="00315961" w:rsidRDefault="002A3227" w:rsidP="00315961">
      <w:pPr>
        <w:pStyle w:val="Heading2"/>
        <w:numPr>
          <w:ilvl w:val="0"/>
          <w:numId w:val="1"/>
        </w:numPr>
      </w:pPr>
      <w:r>
        <w:t xml:space="preserve">Preliminary results: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FF12B9" w:rsidRPr="002814DB" w:rsidRDefault="00FF12B9" w:rsidP="002814DB"/>
    <w:p w:rsidR="0070019A" w:rsidRDefault="0070019A" w:rsidP="0070019A">
      <w:pPr>
        <w:rPr>
          <w:i/>
        </w:rPr>
      </w:pPr>
      <w:r w:rsidRPr="00E469D0">
        <w:rPr>
          <w:noProof/>
        </w:rPr>
        <w:lastRenderedPageBreak/>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w:t>
      </w:r>
      <w:r w:rsidR="002E40CA">
        <w:t>The p</w:t>
      </w:r>
      <w:r w:rsidR="0070019A">
        <w:t>lexiglas 4K dip-stick used for cooling down</w:t>
      </w:r>
      <w:r w:rsidR="002E40CA">
        <w:t xml:space="preserve"> the</w:t>
      </w:r>
      <w:r w:rsidR="0070019A">
        <w:t xml:space="preserve"> samples to 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52558A" w:rsidP="0070019A">
      <w:pPr>
        <w:pStyle w:val="Subtitle"/>
      </w:pPr>
      <w:r>
        <w:t>Figure 4</w:t>
      </w:r>
      <w:r w:rsidR="0070019A">
        <w:t>: Initial version of the PCB sample holder</w:t>
      </w:r>
      <w:r w:rsidR="00157590">
        <w:t xml:space="preserve"> for the ohmic reflectometry</w:t>
      </w:r>
      <w:r w:rsidR="0070019A">
        <w:t>. The left figure show</w:t>
      </w:r>
      <w:r w:rsidR="00CB2F1D">
        <w:t>s</w:t>
      </w:r>
      <w:r w:rsidR="0070019A">
        <w:t xml:space="preserve"> the upper view of the PCB board while the right figure focuses on the back side. </w:t>
      </w:r>
    </w:p>
    <w:p w:rsidR="0070019A" w:rsidRPr="0070019A" w:rsidRDefault="0070019A" w:rsidP="0070019A"/>
    <w:p w:rsidR="00784C06" w:rsidRDefault="00784C06" w:rsidP="00784C06">
      <w:r>
        <w:t>Th</w:t>
      </w:r>
      <w:r w:rsidR="00CB2F1D">
        <w:t xml:space="preserve">e </w:t>
      </w:r>
      <w:r w:rsidR="00444F18">
        <w:t xml:space="preserve">already developed 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CB4F9C">
      <w:pPr>
        <w:pStyle w:val="Subtitle"/>
      </w:pPr>
      <w:r>
        <w:t>Figure 5</w:t>
      </w:r>
      <w:r w:rsidR="00BC07E2">
        <w:t xml:space="preserve">: Simplified schematic of the overall </w:t>
      </w:r>
      <w:r w:rsidR="00BE50B3">
        <w:t xml:space="preserve">ohmic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r>
        <w:lastRenderedPageBreak/>
        <w:t>Low temperature electronic transport measurements</w:t>
      </w:r>
      <w:r w:rsidR="00BC07E2">
        <w:t xml:space="preserve"> with the initial version reflectometry setup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BC07E2">
      <w:pPr>
        <w:rPr>
          <w:i/>
        </w:rPr>
      </w:pPr>
    </w:p>
    <w:p w:rsidR="0057285B" w:rsidRDefault="0057285B" w:rsidP="00BC07E2">
      <w:pPr>
        <w:rPr>
          <w:i/>
        </w:rPr>
      </w:pPr>
    </w:p>
    <w:p w:rsidR="0057285B" w:rsidRDefault="0057285B" w:rsidP="00BC07E2">
      <w:pPr>
        <w:rPr>
          <w:i/>
        </w:rPr>
      </w:pPr>
    </w:p>
    <w:p w:rsidR="00BC07E2" w:rsidRDefault="00BC07E2" w:rsidP="00BC07E2">
      <w:r>
        <w:lastRenderedPageBreak/>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By using the same methodology as in [19] for characterizing the reflectometry setup we have measured a just around five times lower sensitivity despite the much higher temperature of 4K. This is a 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315961" w:rsidRDefault="00315961" w:rsidP="00BC07E2"/>
    <w:p w:rsidR="00315961" w:rsidRDefault="002A3227" w:rsidP="00315961">
      <w:pPr>
        <w:pStyle w:val="Heading2"/>
        <w:numPr>
          <w:ilvl w:val="0"/>
          <w:numId w:val="1"/>
        </w:numPr>
      </w:pPr>
      <w:r>
        <w:t>Work</w:t>
      </w:r>
      <w:r w:rsidR="00E4427E">
        <w:t>ing</w:t>
      </w:r>
      <w:r>
        <w:t xml:space="preserve"> </w:t>
      </w:r>
      <w:r w:rsidR="0031474A">
        <w:t>plan</w:t>
      </w:r>
      <w:r>
        <w:t>:</w:t>
      </w:r>
    </w:p>
    <w:p w:rsidR="00315961" w:rsidRPr="00315961" w:rsidDel="002A3227" w:rsidRDefault="00315961" w:rsidP="00315961">
      <w:pPr>
        <w:rPr>
          <w:del w:id="5" w:author="Georgios KATSAROS" w:date="2016-09-13T12:53:00Z"/>
        </w:rPr>
      </w:pPr>
    </w:p>
    <w:p w:rsidR="00BC07E2" w:rsidRDefault="00BC07E2" w:rsidP="00315961">
      <w:pPr>
        <w:pStyle w:val="Heading3"/>
      </w:pPr>
      <w:r>
        <w:t xml:space="preserve">Second generation of the reflectometry setup  </w:t>
      </w:r>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w:t>
      </w:r>
      <w:r>
        <w:lastRenderedPageBreak/>
        <w:t xml:space="preserve">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be </w:t>
      </w:r>
      <w:r>
        <w:t xml:space="preserve">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BC07E2">
      <w:pPr>
        <w:rPr>
          <w:b/>
          <w:i/>
        </w:rPr>
      </w:pPr>
    </w:p>
    <w:p w:rsidR="00BC07E2" w:rsidRDefault="00E4427E" w:rsidP="00315961">
      <w:pPr>
        <w:pStyle w:val="Heading3"/>
      </w:pPr>
      <w:r>
        <w:t>Gate</w:t>
      </w:r>
      <w:r w:rsidR="00BC07E2">
        <w:t xml:space="preserve"> reflectometry </w:t>
      </w:r>
      <w:r w:rsidR="00BC07E2">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Thus the performance of </w:t>
      </w:r>
      <w:r w:rsidR="003A1A27">
        <w:t xml:space="preserve">the </w:t>
      </w:r>
      <w:r>
        <w:t xml:space="preserve">gate reflectometry is very close to that of </w:t>
      </w:r>
      <w:r w:rsidR="003A1A27">
        <w:t xml:space="preserve">an </w:t>
      </w:r>
      <w:r>
        <w:t>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rsidR="001A39ED">
        <w:t xml:space="preserve">and thus sensitivity </w:t>
      </w:r>
      <w:r>
        <w:t xml:space="preserve">comparable to that reported in [12]. </w:t>
      </w:r>
    </w:p>
    <w:p w:rsidR="000B60BE" w:rsidRDefault="00BC07E2" w:rsidP="00315961">
      <w:pPr>
        <w:pStyle w:val="Heading3"/>
      </w:pPr>
      <w:r>
        <w:t>Optimiz</w:t>
      </w:r>
      <w:r w:rsidR="00E4427E">
        <w:t>ation</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There are some additional losses apart from those influencing directly on the resonant circuit, namely, a</w:t>
      </w:r>
      <w:r w:rsidR="00CE399C">
        <w:t xml:space="preserve"> PCB dielectric losses and</w:t>
      </w:r>
      <w:r w:rsidR="00BC07E2">
        <w:t xml:space="preserve"> losses in</w:t>
      </w:r>
      <w:r w:rsidR="00CE399C">
        <w:t xml:space="preserve"> a </w:t>
      </w:r>
      <w:r w:rsidR="00BC07E2">
        <w:t xml:space="preserve">PCB RF transmission lines [12]. </w:t>
      </w:r>
    </w:p>
    <w:p w:rsidR="00BC07E2" w:rsidRDefault="00CE399C" w:rsidP="00BC07E2">
      <w:r>
        <w:t>Losses in a</w:t>
      </w:r>
      <w:r w:rsidR="00BC07E2">
        <w:t xml:space="preserve"> 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912C96" w:rsidRDefault="00912C96" w:rsidP="00BC07E2">
      <w:pPr>
        <w:rPr>
          <w:i/>
          <w:u w:val="single"/>
          <w:rPrChange w:id="6" w:author="Georgios KATSAROS" w:date="2016-09-13T17:18:00Z">
            <w:rPr/>
          </w:rPrChang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RDefault="00BC07E2" w:rsidP="00BC07E2"/>
    <w:p w:rsidR="00BC07E2" w:rsidRPr="00315961" w:rsidRDefault="00BC07E2" w:rsidP="00315961">
      <w:pPr>
        <w:pStyle w:val="Heading3"/>
      </w:pPr>
      <w:r w:rsidRPr="00315961">
        <w:rPr>
          <w:rStyle w:val="Heading4Char"/>
          <w:i w:val="0"/>
          <w:iCs w:val="0"/>
          <w:color w:val="1F4D78" w:themeColor="accent1" w:themeShade="7F"/>
        </w:rPr>
        <w:t>Spin dynamics experiments</w:t>
      </w:r>
      <w:r w:rsidRPr="00315961">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lastRenderedPageBreak/>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3A1A27" w:rsidP="00BC07E2">
      <w:pPr>
        <w:pStyle w:val="Subtitle"/>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BC07E2" w:rsidP="00BC07E2"/>
    <w:p w:rsidR="00BC07E2" w:rsidRDefault="00170E42" w:rsidP="00BC07E2">
      <w:r w:rsidRPr="00170E42">
        <w:rPr>
          <w:iCs/>
        </w:rPr>
        <w:t>The</w:t>
      </w:r>
      <w:r>
        <w:t xml:space="preserve"> </w:t>
      </w:r>
      <w:r w:rsidR="00BC07E2">
        <w:t xml:space="preserve">main physical property which makes them favorable for the realization of a qubit is the Pauli exclusion principle.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exclusion 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 xml:space="preserve">a, then after electrostatic pushing, by applying voltage pulses on gates L and R, the hole is </w:t>
      </w:r>
      <w:r w:rsidR="00BC07E2">
        <w:lastRenderedPageBreak/>
        <w:t>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BC07E2"/>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6A6010"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E4427E" w:rsidRDefault="00E4427E" w:rsidP="00315961">
      <w:pPr>
        <w:pStyle w:val="Heading4"/>
      </w:pPr>
      <w:r>
        <w:lastRenderedPageBreak/>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a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lastRenderedPageBreak/>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02626F">
        <w:t xml:space="preserve">S(1,1) configuration probability </w:t>
      </w:r>
      <w:r>
        <w:t>should be observed proving the coherent spin manipulation</w:t>
      </w:r>
      <w:r w:rsidR="008B584D">
        <w:t xml:space="preserve"> [11]</w:t>
      </w:r>
      <w:r>
        <w:t xml:space="preserve">. </w:t>
      </w:r>
    </w:p>
    <w:p w:rsidR="00BC07E2" w:rsidRDefault="00BC07E2" w:rsidP="00BC07E2">
      <w:r>
        <w:t>Following the approach of R. Maurand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applied to bring the spin vector from the north pole (positive z ax</w:t>
      </w:r>
      <w:r w:rsidR="003A1A27">
        <w:t>is)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D31084" w:rsidRDefault="00912C96" w:rsidP="00BC07E2">
      <w:pPr>
        <w:rPr>
          <w:i/>
          <w:u w:val="single"/>
          <w:rPrChange w:id="7" w:author="Georgios KATSAROS" w:date="2016-09-13T17:33:00Z">
            <w:rPr/>
          </w:rPrChang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D31084">
        <w:rPr>
          <w:i/>
          <w:u w:val="single"/>
          <w:rPrChange w:id="8" w:author="Georgios KATSAROS" w:date="2016-09-13T17:33:00Z">
            <w:rPr/>
          </w:rPrChange>
        </w:rPr>
        <w:t xml:space="preserve"> needs additionally a </w:t>
      </w:r>
      <w:r w:rsidR="006A6010">
        <w:rPr>
          <w:i/>
          <w:u w:val="single"/>
        </w:rPr>
        <w:t>microwave signal</w:t>
      </w:r>
      <w:r w:rsidRPr="00D31084">
        <w:rPr>
          <w:i/>
          <w:u w:val="single"/>
          <w:rPrChange w:id="9" w:author="Georgios KATSAROS" w:date="2016-09-13T17:33:00Z">
            <w:rPr/>
          </w:rPrChange>
        </w:rPr>
        <w:t xml:space="preserve"> source, one needs to synchronize the AWG with the </w:t>
      </w:r>
      <w:r w:rsidR="006A6010">
        <w:rPr>
          <w:i/>
          <w:u w:val="single"/>
        </w:rPr>
        <w:t>microwave</w:t>
      </w:r>
      <w:r w:rsidRPr="00D31084">
        <w:rPr>
          <w:i/>
          <w:u w:val="single"/>
          <w:rPrChange w:id="10" w:author="Georgios KATSAROS" w:date="2016-09-13T17:33:00Z">
            <w:rPr/>
          </w:rPrChange>
        </w:rPr>
        <w:t xml:space="preserve"> source and </w:t>
      </w:r>
      <w:r w:rsidR="00D31084" w:rsidRPr="00D31084">
        <w:rPr>
          <w:i/>
          <w:u w:val="single"/>
          <w:rPrChange w:id="11" w:author="Georgios KATSAROS" w:date="2016-09-13T17:33:00Z">
            <w:rPr/>
          </w:rPrChange>
        </w:rPr>
        <w:t>furthermore</w:t>
      </w:r>
      <w:r w:rsidRPr="00D31084">
        <w:rPr>
          <w:i/>
          <w:u w:val="single"/>
          <w:rPrChange w:id="12" w:author="Georgios KATSAROS" w:date="2016-09-13T17:33:00Z">
            <w:rPr/>
          </w:rPrChange>
        </w:rPr>
        <w:t xml:space="preserve"> I will need to learn how to correctly apply the </w:t>
      </w:r>
      <w:r w:rsidR="006A6010">
        <w:rPr>
          <w:i/>
          <w:u w:val="single"/>
        </w:rPr>
        <w:t>combined</w:t>
      </w:r>
      <w:r w:rsidRPr="00D31084">
        <w:rPr>
          <w:i/>
          <w:u w:val="single"/>
          <w:rPrChange w:id="13" w:author="Georgios KATSAROS" w:date="2016-09-13T17:33:00Z">
            <w:rPr/>
          </w:rPrChange>
        </w:rPr>
        <w:t xml:space="preserve"> puls</w:t>
      </w:r>
      <w:r w:rsidR="006A6010">
        <w:rPr>
          <w:i/>
          <w:u w:val="single"/>
        </w:rPr>
        <w:t>es</w:t>
      </w:r>
      <w:r w:rsidRPr="00D31084">
        <w:rPr>
          <w:i/>
          <w:u w:val="single"/>
          <w:rPrChange w:id="14" w:author="Georgios KATSAROS" w:date="2016-09-13T17:33:00Z">
            <w:rPr/>
          </w:rPrChang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D31084" w:rsidP="00315961">
      <w:pPr>
        <w:pStyle w:val="Heading4"/>
      </w:pPr>
      <w:r>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the pulse length errors [15].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dephasing/decoherence time. </w:t>
      </w:r>
    </w:p>
    <w:p w:rsidR="00BC07E2" w:rsidRDefault="00BC07E2" w:rsidP="00BC07E2"/>
    <w:p w:rsidR="00BC07E2" w:rsidRDefault="00BC07E2" w:rsidP="00315961">
      <w:pPr>
        <w:pStyle w:val="Heading2"/>
        <w:numPr>
          <w:ilvl w:val="0"/>
          <w:numId w:val="1"/>
        </w:numPr>
      </w:pPr>
      <w:r>
        <w:t>International collaboration</w:t>
      </w:r>
      <w:r w:rsidR="00EA1118">
        <w:t>s</w:t>
      </w:r>
      <w:r>
        <w:t>:</w:t>
      </w:r>
    </w:p>
    <w:p w:rsidR="00BC07E2" w:rsidRDefault="00BC07E2" w:rsidP="00BC07E2">
      <w:r>
        <w:t xml:space="preserve">We are collaborating with the spin qubit team in the group of C. Marcus in Copenhagen, led by </w:t>
      </w:r>
      <w:r>
        <w:rPr>
          <w:b/>
        </w:rPr>
        <w:t>Ferdinand Kuemmeth (</w:t>
      </w:r>
      <w:r>
        <w:rPr>
          <w:b/>
          <w:i/>
        </w:rPr>
        <w:t>Since Ferdinand is also my external thesis committee, should I note this here?</w:t>
      </w:r>
      <w:bookmarkStart w:id="15" w:name="_GoBack"/>
      <w:ins w:id="16" w:author="Georgios KATSAROS" w:date="2016-09-13T12:57:00Z">
        <w:r w:rsidR="005D6991">
          <w:rPr>
            <w:b/>
            <w:i/>
          </w:rPr>
          <w:t>Did you get an answer</w:t>
        </w:r>
      </w:ins>
      <w:bookmarkEnd w:id="15"/>
      <w:r>
        <w:rPr>
          <w:b/>
          <w:i/>
        </w:rPr>
        <w:t xml:space="preserv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questions thus I am requesting 500 Euro </w:t>
      </w:r>
      <w:r>
        <w:rPr>
          <w:b/>
          <w:i/>
        </w:rPr>
        <w:t>(What is the reasonable amount that I should put here??</w:t>
      </w:r>
      <w:ins w:id="17" w:author="Georgios KATSAROS" w:date="2016-09-13T12:57:00Z">
        <w:r w:rsidR="005D6991">
          <w:rPr>
            <w:b/>
            <w:i/>
          </w:rPr>
          <w:t xml:space="preserve"> Did you get an answer?</w:t>
        </w:r>
      </w:ins>
      <w:r>
        <w:rPr>
          <w:b/>
          <w:i/>
        </w:rPr>
        <w:t>)</w:t>
      </w:r>
      <w:r>
        <w:t xml:space="preserve"> per year as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BC07E2" w:rsidRDefault="00BC07E2" w:rsidP="00315961">
      <w:pPr>
        <w:pStyle w:val="Heading2"/>
        <w:numPr>
          <w:ilvl w:val="0"/>
          <w:numId w:val="1"/>
        </w:numPr>
      </w:pPr>
      <w:r>
        <w:t>Work table</w:t>
      </w:r>
    </w:p>
    <w:tbl>
      <w:tblPr>
        <w:tblStyle w:val="TableGrid"/>
        <w:tblW w:w="0" w:type="auto"/>
        <w:jc w:val="center"/>
        <w:tblInd w:w="0" w:type="dxa"/>
        <w:tblLook w:val="04A0" w:firstRow="1" w:lastRow="0" w:firstColumn="1" w:lastColumn="0" w:noHBand="0" w:noVBand="1"/>
      </w:tblPr>
      <w:tblGrid>
        <w:gridCol w:w="3638"/>
        <w:gridCol w:w="889"/>
        <w:gridCol w:w="919"/>
        <w:gridCol w:w="945"/>
        <w:gridCol w:w="945"/>
        <w:gridCol w:w="952"/>
        <w:gridCol w:w="962"/>
      </w:tblGrid>
      <w:tr w:rsidR="00E4427E"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del w:id="18" w:author="Georgios KATSAROS" w:date="2016-09-13T13:00:00Z">
              <w:r w:rsidDel="00936196">
                <w:rPr>
                  <w:b/>
                  <w:sz w:val="20"/>
                  <w:szCs w:val="20"/>
                </w:rPr>
                <w:delText>Task</w:delText>
              </w:r>
            </w:del>
            <w:ins w:id="19" w:author="Georgios KATSAROS" w:date="2016-09-13T13:00:00Z">
              <w:r w:rsidR="00936196">
                <w:rPr>
                  <w:b/>
                  <w:sz w:val="20"/>
                  <w:szCs w:val="20"/>
                </w:rPr>
                <w:t>Aims</w:t>
              </w:r>
            </w:ins>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Del="00E4427E" w:rsidRDefault="00BC07E2" w:rsidP="00BC07E2">
            <w:pPr>
              <w:pStyle w:val="ListParagraph"/>
              <w:numPr>
                <w:ilvl w:val="0"/>
                <w:numId w:val="25"/>
              </w:numPr>
              <w:jc w:val="center"/>
              <w:rPr>
                <w:del w:id="20" w:author="Georgios KATSAROS" w:date="2016-09-13T15:11:00Z"/>
                <w:sz w:val="20"/>
                <w:szCs w:val="20"/>
              </w:rPr>
            </w:pPr>
            <w:del w:id="21" w:author="Georgios KATSAROS" w:date="2016-09-13T15:11:00Z">
              <w:r w:rsidDel="00E4427E">
                <w:rPr>
                  <w:sz w:val="20"/>
                  <w:szCs w:val="20"/>
                </w:rPr>
                <w:lastRenderedPageBreak/>
                <w:delText>Moving to the gate reflectometry</w:delText>
              </w:r>
            </w:del>
          </w:p>
          <w:p w:rsidR="00BC07E2" w:rsidRDefault="00BC07E2" w:rsidP="00BC07E2">
            <w:pPr>
              <w:pStyle w:val="ListParagraph"/>
              <w:numPr>
                <w:ilvl w:val="0"/>
                <w:numId w:val="25"/>
              </w:numPr>
              <w:jc w:val="center"/>
              <w:rPr>
                <w:sz w:val="20"/>
                <w:szCs w:val="20"/>
              </w:rPr>
            </w:pPr>
            <w:del w:id="22" w:author="Georgios KATSAROS" w:date="2016-09-13T15:11:00Z">
              <w:r w:rsidDel="00E4427E">
                <w:rPr>
                  <w:sz w:val="20"/>
                  <w:szCs w:val="20"/>
                </w:rPr>
                <w:delText>Optimizing the gate reflectometry</w:delText>
              </w:r>
            </w:del>
            <w:ins w:id="23" w:author="Georgios KATSAROS" w:date="2016-09-13T15:11:00Z">
              <w:r w:rsidR="00E4427E">
                <w:rPr>
                  <w:sz w:val="20"/>
                  <w:szCs w:val="20"/>
                </w:rPr>
                <w:t xml:space="preserve">Gate Reflectometry and optimization </w:t>
              </w:r>
            </w:ins>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E4427E" w:rsidRDefault="00E4427E" w:rsidP="00E4427E">
            <w:pPr>
              <w:pStyle w:val="Heading6"/>
              <w:outlineLvl w:val="5"/>
              <w:rPr>
                <w:ins w:id="24" w:author="Georgios KATSAROS" w:date="2016-09-13T15:13:00Z"/>
              </w:rPr>
            </w:pPr>
            <w:ins w:id="25" w:author="Georgios KATSAROS" w:date="2016-09-13T15:13:00Z">
              <w:r>
                <w:t>Measuring the spin dephasing time T</w:t>
              </w:r>
              <w:r>
                <w:rPr>
                  <w:vertAlign w:val="subscript"/>
                </w:rPr>
                <w:t>2</w:t>
              </w:r>
              <w:r>
                <w:rPr>
                  <w:vertAlign w:val="superscript"/>
                </w:rPr>
                <w:t>*</w:t>
              </w:r>
              <w:r>
                <w:t xml:space="preserve">  </w:t>
              </w:r>
            </w:ins>
          </w:p>
          <w:p w:rsidR="00BC07E2" w:rsidDel="00E4427E" w:rsidRDefault="00BC07E2" w:rsidP="00BC07E2">
            <w:pPr>
              <w:pStyle w:val="ListParagraph"/>
              <w:numPr>
                <w:ilvl w:val="0"/>
                <w:numId w:val="25"/>
              </w:numPr>
              <w:jc w:val="center"/>
              <w:rPr>
                <w:del w:id="26" w:author="Georgios KATSAROS" w:date="2016-09-13T15:13:00Z"/>
                <w:sz w:val="20"/>
                <w:szCs w:val="20"/>
              </w:rPr>
            </w:pPr>
            <w:del w:id="27" w:author="Georgios KATSAROS" w:date="2016-09-13T15:13:00Z">
              <w:r w:rsidDel="00E4427E">
                <w:rPr>
                  <w:sz w:val="20"/>
                  <w:szCs w:val="20"/>
                </w:rPr>
                <w:delText>Measuring the spin relaxation time T</w:delText>
              </w:r>
              <w:r w:rsidDel="00E4427E">
                <w:rPr>
                  <w:sz w:val="20"/>
                  <w:szCs w:val="20"/>
                  <w:vertAlign w:val="subscript"/>
                </w:rPr>
                <w:delText>1</w:delText>
              </w:r>
            </w:del>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E4427E">
            <w:pPr>
              <w:jc w:val="center"/>
              <w:rPr>
                <w:sz w:val="20"/>
                <w:szCs w:val="20"/>
              </w:rPr>
            </w:pPr>
            <w:ins w:id="28" w:author="Georgios KATSAROS" w:date="2016-09-13T15:15:00Z">
              <w:r>
                <w:rPr>
                  <w:sz w:val="20"/>
                  <w:szCs w:val="20"/>
                </w:rPr>
                <w:t>X</w:t>
              </w:r>
            </w:ins>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E4427E" w:rsidRPr="00E4427E" w:rsidRDefault="00E4427E">
            <w:pPr>
              <w:pStyle w:val="Heading7"/>
              <w:ind w:left="720"/>
              <w:outlineLvl w:val="6"/>
              <w:rPr>
                <w:ins w:id="29" w:author="Georgios KATSAROS" w:date="2016-09-13T15:14:00Z"/>
              </w:rPr>
              <w:pPrChange w:id="30" w:author="Georgios KATSAROS" w:date="2016-09-13T15:14:00Z">
                <w:pPr>
                  <w:pStyle w:val="Heading7"/>
                  <w:numPr>
                    <w:numId w:val="26"/>
                  </w:numPr>
                  <w:ind w:left="720" w:hanging="360"/>
                  <w:outlineLvl w:val="6"/>
                </w:pPr>
              </w:pPrChange>
            </w:pPr>
            <w:ins w:id="31" w:author="Georgios KATSAROS" w:date="2016-09-13T15:16:00Z">
              <w:r>
                <w:t xml:space="preserve">Measuring </w:t>
              </w:r>
            </w:ins>
            <w:ins w:id="32" w:author="Georgios KATSAROS" w:date="2016-09-13T15:14:00Z">
              <w:r>
                <w:t>Spin echo T</w:t>
              </w:r>
              <w:r>
                <w:rPr>
                  <w:vertAlign w:val="subscript"/>
                </w:rPr>
                <w:t>2</w:t>
              </w:r>
              <w:r>
                <w:rPr>
                  <w:vertAlign w:val="superscript"/>
                </w:rPr>
                <w:t>ECHO</w:t>
              </w:r>
            </w:ins>
            <w:ins w:id="33" w:author="Georgios KATSAROS" w:date="2016-09-13T15:16:00Z">
              <w:r>
                <w:rPr>
                  <w:vertAlign w:val="superscript"/>
                </w:rPr>
                <w:t xml:space="preserve"> </w:t>
              </w:r>
              <w:r>
                <w:t>and T</w:t>
              </w:r>
              <w:r>
                <w:rPr>
                  <w:vertAlign w:val="subscript"/>
                </w:rPr>
                <w:t>2</w:t>
              </w:r>
              <w:r>
                <w:rPr>
                  <w:vertAlign w:val="superscript"/>
                </w:rPr>
                <w:t>CPMG</w:t>
              </w:r>
            </w:ins>
          </w:p>
          <w:p w:rsidR="00BC07E2" w:rsidDel="00E4427E" w:rsidRDefault="00BC07E2" w:rsidP="00BC07E2">
            <w:pPr>
              <w:pStyle w:val="ListParagraph"/>
              <w:numPr>
                <w:ilvl w:val="0"/>
                <w:numId w:val="25"/>
              </w:numPr>
              <w:jc w:val="center"/>
              <w:rPr>
                <w:del w:id="34" w:author="Georgios KATSAROS" w:date="2016-09-13T15:14:00Z"/>
                <w:sz w:val="20"/>
                <w:szCs w:val="20"/>
              </w:rPr>
            </w:pPr>
            <w:del w:id="35" w:author="Georgios KATSAROS" w:date="2016-09-13T15:14:00Z">
              <w:r w:rsidDel="00E4427E">
                <w:rPr>
                  <w:sz w:val="20"/>
                  <w:szCs w:val="20"/>
                </w:rPr>
                <w:delText>Determining the various spin coherence times</w:delText>
              </w:r>
            </w:del>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F37052" w:rsidP="00BC07E2">
      <w:ins w:id="36" w:author="Georgios KATSAROS" w:date="2016-09-13T13:00:00Z">
        <w:r>
          <w:t>Make the table that is does not appear unhomogeneous</w:t>
        </w:r>
      </w:ins>
      <w:ins w:id="37" w:author="Georgios KATSAROS" w:date="2016-09-13T13:02:00Z">
        <w:r w:rsidR="004228C1">
          <w:t xml:space="preserve"> (</w:t>
        </w:r>
      </w:ins>
      <w:ins w:id="38" w:author="Georgios KATSAROS" w:date="2016-09-13T17:31:00Z">
        <w:r w:rsidR="00D31084">
          <w:t xml:space="preserve">kink in </w:t>
        </w:r>
      </w:ins>
      <w:ins w:id="39" w:author="Georgios KATSAROS" w:date="2016-09-13T13:02:00Z">
        <w:r w:rsidR="004228C1">
          <w:t>first to second line)</w:t>
        </w:r>
        <w:r w:rsidR="0080071E">
          <w:t xml:space="preserve"> </w:t>
        </w:r>
      </w:ins>
    </w:p>
    <w:p w:rsidR="00BC07E2" w:rsidDel="00D31084" w:rsidRDefault="00BC07E2" w:rsidP="00BC07E2">
      <w:pPr>
        <w:rPr>
          <w:del w:id="40" w:author="Georgios KATSAROS" w:date="2016-09-13T17:31:00Z"/>
        </w:rPr>
      </w:pPr>
      <w:del w:id="41" w:author="Georgios KATSAROS" w:date="2016-09-13T17:31:00Z">
        <w:r w:rsidDel="00D31084">
          <w:delText xml:space="preserve">After each successful experiment a publication will be submitted to a high impact factor journal. </w:delText>
        </w:r>
      </w:del>
    </w:p>
    <w:p w:rsidR="00BC07E2" w:rsidRDefault="00BC07E2" w:rsidP="00BC07E2"/>
    <w:p w:rsidR="00BC07E2" w:rsidRDefault="00BC07E2" w:rsidP="00315961">
      <w:pPr>
        <w:pStyle w:val="Heading2"/>
        <w:numPr>
          <w:ilvl w:val="0"/>
          <w:numId w:val="1"/>
        </w:numPr>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0B60BE" w:rsidP="00315961">
      <w:pPr>
        <w:pStyle w:val="Heading2"/>
        <w:numPr>
          <w:ilvl w:val="0"/>
          <w:numId w:val="1"/>
        </w:numPr>
      </w:pPr>
      <w:r>
        <w:t>Personal qualification</w:t>
      </w:r>
      <w:ins w:id="42" w:author="Georgios KATSAROS" w:date="2016-09-13T17:34:00Z">
        <w:r w:rsidR="00D31084">
          <w:t>- matching of my profile with the demands of the project</w:t>
        </w:r>
      </w:ins>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professor </w:t>
      </w:r>
      <w:r>
        <w:lastRenderedPageBreak/>
        <w:t>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SpinTech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w:t>
      </w:r>
      <w:r w:rsidR="005225BF">
        <w:t>n ohmic</w:t>
      </w:r>
      <w:r>
        <w:t xml:space="preserve"> reflectometry readout system for spin relaxation experiments. </w:t>
      </w:r>
    </w:p>
    <w:p w:rsidR="00BC07E2" w:rsidRDefault="00BC07E2" w:rsidP="00BC07E2"/>
    <w:p w:rsidR="00BC07E2" w:rsidRDefault="00BC07E2" w:rsidP="00BC07E2"/>
    <w:p w:rsidR="0048735F" w:rsidRDefault="0048735F" w:rsidP="00BC07E2"/>
    <w:p w:rsidR="0048735F" w:rsidRDefault="0048735F" w:rsidP="00BC07E2"/>
    <w:p w:rsidR="00BC07E2" w:rsidRDefault="00BC07E2" w:rsidP="00BC07E2">
      <w:pPr>
        <w:pStyle w:val="Heading1"/>
      </w:pPr>
      <w:r>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r>
        <w:rPr>
          <w:lang w:val="de-AT"/>
        </w:rPr>
        <w:t>Xiaobo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lastRenderedPageBreak/>
        <w:t>David P. DiVincenzo</w:t>
      </w:r>
      <w:r w:rsidR="00BC07E2">
        <w:t xml:space="preserve">  </w:t>
      </w:r>
      <w:hyperlink r:id="rId22" w:history="1">
        <w:r w:rsidR="00BC07E2" w:rsidRPr="00FA1753">
          <w:rPr>
            <w:i/>
          </w:rPr>
          <w:t>arXiv:quant-ph/0002077v3</w:t>
        </w:r>
      </w:hyperlink>
    </w:p>
    <w:p w:rsidR="00BC07E2" w:rsidRPr="007D24E4" w:rsidRDefault="00762E25" w:rsidP="00BC07E2">
      <w:pPr>
        <w:pStyle w:val="ListParagraph"/>
        <w:numPr>
          <w:ilvl w:val="0"/>
          <w:numId w:val="8"/>
        </w:numPr>
        <w:rPr>
          <w:rStyle w:val="apple-converted-space"/>
          <w:i/>
        </w:rPr>
      </w:pPr>
      <w:hyperlink r:id="rId23"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4"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4"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sidR="000B7DB4">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r w:rsidR="00903FA8">
        <w:fldChar w:fldCharType="begin"/>
      </w:r>
      <w:r w:rsidR="00903FA8" w:rsidRPr="00334993">
        <w:rPr>
          <w:lang w:val="de-AT"/>
          <w:rPrChange w:id="43" w:author="Georgios KATSAROS" w:date="2016-09-12T09:12:00Z">
            <w:rPr/>
          </w:rPrChange>
        </w:rPr>
        <w:instrText xml:space="preserve"> HYPERLINK "https://arxiv.org/abs/1607.02977" </w:instrText>
      </w:r>
      <w:r w:rsidR="00903FA8">
        <w:fldChar w:fldCharType="separate"/>
      </w:r>
      <w:r w:rsidRPr="004203FE">
        <w:rPr>
          <w:i/>
          <w:lang w:val="de-AT"/>
        </w:rPr>
        <w:t>arXiv:1607.02977</w:t>
      </w:r>
      <w:r w:rsidR="00903FA8">
        <w:rPr>
          <w:i/>
          <w:lang w:val="de-AT"/>
        </w:rPr>
        <w:fldChar w:fldCharType="end"/>
      </w:r>
      <w:r w:rsidRPr="004203FE">
        <w:rPr>
          <w:i/>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R. Maurand et al.</w:t>
      </w:r>
      <w:r w:rsidRPr="00D5323A">
        <w:rPr>
          <w:shd w:val="clear" w:color="auto" w:fill="FFFFFF"/>
        </w:rPr>
        <w:t xml:space="preserve">  </w:t>
      </w:r>
      <w:hyperlink r:id="rId36"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t xml:space="preserve"> </w:t>
      </w:r>
      <w:r w:rsidR="000B7DB4">
        <w:rPr>
          <w:lang w:val="de-AT"/>
        </w:rPr>
        <w:t>Gonzalez-Zalba,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Colless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rsidRPr="009862DD">
        <w:rPr>
          <w:lang w:val="de-AT"/>
        </w:rPr>
        <w:t xml:space="preserve"> Juha T. Muhonen et al.</w:t>
      </w:r>
      <w:r w:rsidR="00BC07E2" w:rsidRPr="009862DD">
        <w:rPr>
          <w:lang w:val="de-AT"/>
        </w:rPr>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Fasth et al.</w:t>
      </w:r>
      <w:r w:rsidR="00BC07E2">
        <w:t xml:space="preserve"> </w:t>
      </w:r>
      <w:r w:rsidR="00BC07E2" w:rsidRPr="0053298E">
        <w:rPr>
          <w:i/>
        </w:rPr>
        <w:t>Nanoletters</w:t>
      </w:r>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7" w:anchor="auth-1" w:history="1">
        <w:r w:rsidRPr="00D415A9">
          <w:t>M. Veldhorst</w:t>
        </w:r>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9862DD">
        <w:t xml:space="preserve"> </w:t>
      </w:r>
      <w:hyperlink r:id="rId38" w:anchor="auth-1" w:history="1">
        <w:r w:rsidRPr="009862DD">
          <w:t>E. Kawakami</w:t>
        </w:r>
      </w:hyperlink>
      <w:r w:rsidR="000B7DB4" w:rsidRPr="009862DD">
        <w:t xml:space="preserve"> et al.</w:t>
      </w:r>
      <w:r w:rsidRPr="009862DD">
        <w:t xml:space="preserve"> </w:t>
      </w:r>
      <w:r w:rsidRPr="009862DD">
        <w:rPr>
          <w:i/>
          <w:iCs/>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39"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rsidR="000B7DB4">
        <w:t xml:space="preserve"> </w:t>
      </w:r>
      <w:r>
        <w:t xml:space="preserve"> </w:t>
      </w:r>
      <w:r w:rsidRPr="001C7C33">
        <w:rPr>
          <w:i/>
        </w:rPr>
        <w:t>Phys.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w:t>
      </w:r>
      <w:r w:rsidRPr="009862DD">
        <w:rPr>
          <w:lang w:val="de-AT"/>
        </w:rPr>
        <w:t xml:space="preserve">Zwanenburg, F. A.  </w:t>
      </w:r>
      <w:r w:rsidRPr="009862DD">
        <w:rPr>
          <w:i/>
          <w:lang w:val="de-AT"/>
        </w:rPr>
        <w:t xml:space="preserve">Rev. Mod. </w:t>
      </w:r>
      <w:r w:rsidRPr="000B7DB4">
        <w:rPr>
          <w:i/>
        </w:rPr>
        <w:t>Phys.</w:t>
      </w:r>
      <w:r w:rsidRPr="000B7DB4">
        <w:t xml:space="preserve"> </w:t>
      </w:r>
      <w:r w:rsidRPr="000B7DB4">
        <w:rPr>
          <w:b/>
        </w:rPr>
        <w:t>2013</w:t>
      </w:r>
      <w:r w:rsidRPr="000B7DB4">
        <w:t>, 85, 961.</w:t>
      </w:r>
    </w:p>
    <w:p w:rsidR="005C085D" w:rsidRPr="005C085D" w:rsidRDefault="0012147D" w:rsidP="005C085D">
      <w:pPr>
        <w:pStyle w:val="ListParagraph"/>
        <w:numPr>
          <w:ilvl w:val="0"/>
          <w:numId w:val="8"/>
        </w:numPr>
        <w:rPr>
          <w:i/>
        </w:rPr>
      </w:pPr>
      <w:r>
        <w:t xml:space="preserve"> Y. Kato, R. C. Myers, D. Driscol, A. C. Gossar</w:t>
      </w:r>
      <w:r w:rsidR="007327B8">
        <w:t>d, J. Levy, and D. D. Awschalom</w:t>
      </w:r>
      <w:r>
        <w:t xml:space="preserve"> </w:t>
      </w:r>
      <w:r w:rsidRPr="007327B8">
        <w:rPr>
          <w:i/>
        </w:rPr>
        <w:t>Science</w:t>
      </w:r>
      <w:r>
        <w:t xml:space="preserve"> </w:t>
      </w:r>
      <w:r w:rsidR="007327B8" w:rsidRPr="007327B8">
        <w:rPr>
          <w:b/>
        </w:rPr>
        <w:t>2003</w:t>
      </w:r>
      <w:r w:rsidR="007327B8">
        <w:rPr>
          <w:b/>
        </w:rPr>
        <w:t>,</w:t>
      </w:r>
      <w:r w:rsidR="007327B8">
        <w:t xml:space="preserve"> 299, 1201</w:t>
      </w:r>
    </w:p>
    <w:p w:rsidR="00BF21CF" w:rsidRPr="00BF21CF" w:rsidRDefault="005C085D" w:rsidP="00BF21CF">
      <w:pPr>
        <w:pStyle w:val="ListParagraph"/>
        <w:numPr>
          <w:ilvl w:val="0"/>
          <w:numId w:val="8"/>
        </w:numPr>
        <w:rPr>
          <w:i/>
        </w:rPr>
      </w:pPr>
      <w:r>
        <w:t xml:space="preserve"> J. Mason et al. </w:t>
      </w:r>
      <w:r w:rsidRPr="005C085D">
        <w:rPr>
          <w:b/>
        </w:rPr>
        <w:t>2010</w:t>
      </w:r>
      <w:r>
        <w:t xml:space="preserve"> “Low-dimensional Systems and Nanostructures” 42, 813, 18th International Conference on Electron Properties of Two-Dimensional Systems</w:t>
      </w:r>
    </w:p>
    <w:p w:rsidR="00BF21CF" w:rsidRPr="00BF21CF" w:rsidRDefault="00BF21CF" w:rsidP="00BF21CF">
      <w:pPr>
        <w:pStyle w:val="ListParagraph"/>
        <w:numPr>
          <w:ilvl w:val="0"/>
          <w:numId w:val="8"/>
        </w:numPr>
        <w:rPr>
          <w:i/>
        </w:rPr>
      </w:pPr>
      <w:r>
        <w:t xml:space="preserve"> H. Brenning et al.</w:t>
      </w:r>
      <w:r>
        <w:t xml:space="preserve"> </w:t>
      </w:r>
      <w:r w:rsidRPr="00BF21CF">
        <w:rPr>
          <w:i/>
        </w:rPr>
        <w:t>Journal of Applied Physics</w:t>
      </w:r>
      <w:r>
        <w:rPr>
          <w:i/>
        </w:rPr>
        <w:t xml:space="preserve"> </w:t>
      </w:r>
      <w:r w:rsidRPr="00BF21CF">
        <w:rPr>
          <w:b/>
        </w:rPr>
        <w:t>2006</w:t>
      </w:r>
      <w:r>
        <w:t xml:space="preserve"> 100, 114321 </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E25" w:rsidRDefault="00762E25" w:rsidP="007436F6">
      <w:pPr>
        <w:spacing w:after="0" w:line="240" w:lineRule="auto"/>
      </w:pPr>
      <w:r>
        <w:separator/>
      </w:r>
    </w:p>
  </w:endnote>
  <w:endnote w:type="continuationSeparator" w:id="0">
    <w:p w:rsidR="00762E25" w:rsidRDefault="00762E2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E25" w:rsidRDefault="00762E25" w:rsidP="007436F6">
      <w:pPr>
        <w:spacing w:after="0" w:line="240" w:lineRule="auto"/>
      </w:pPr>
      <w:r>
        <w:separator/>
      </w:r>
    </w:p>
  </w:footnote>
  <w:footnote w:type="continuationSeparator" w:id="0">
    <w:p w:rsidR="00762E25" w:rsidRDefault="00762E2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269E4"/>
    <w:multiLevelType w:val="hybridMultilevel"/>
    <w:tmpl w:val="402A0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3"/>
  </w:num>
  <w:num w:numId="2">
    <w:abstractNumId w:val="12"/>
  </w:num>
  <w:num w:numId="3">
    <w:abstractNumId w:val="2"/>
  </w:num>
  <w:num w:numId="4">
    <w:abstractNumId w:val="1"/>
  </w:num>
  <w:num w:numId="5">
    <w:abstractNumId w:val="20"/>
  </w:num>
  <w:num w:numId="6">
    <w:abstractNumId w:val="0"/>
  </w:num>
  <w:num w:numId="7">
    <w:abstractNumId w:val="6"/>
  </w:num>
  <w:num w:numId="8">
    <w:abstractNumId w:val="25"/>
  </w:num>
  <w:num w:numId="9">
    <w:abstractNumId w:val="17"/>
  </w:num>
  <w:num w:numId="10">
    <w:abstractNumId w:val="21"/>
  </w:num>
  <w:num w:numId="11">
    <w:abstractNumId w:val="13"/>
  </w:num>
  <w:num w:numId="12">
    <w:abstractNumId w:val="3"/>
  </w:num>
  <w:num w:numId="13">
    <w:abstractNumId w:val="18"/>
  </w:num>
  <w:num w:numId="14">
    <w:abstractNumId w:val="10"/>
  </w:num>
  <w:num w:numId="15">
    <w:abstractNumId w:val="4"/>
  </w:num>
  <w:num w:numId="16">
    <w:abstractNumId w:val="19"/>
  </w:num>
  <w:num w:numId="17">
    <w:abstractNumId w:val="5"/>
  </w:num>
  <w:num w:numId="18">
    <w:abstractNumId w:val="15"/>
  </w:num>
  <w:num w:numId="19">
    <w:abstractNumId w:val="16"/>
  </w:num>
  <w:num w:numId="20">
    <w:abstractNumId w:val="8"/>
  </w:num>
  <w:num w:numId="21">
    <w:abstractNumId w:val="24"/>
  </w:num>
  <w:num w:numId="22">
    <w:abstractNumId w:val="22"/>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ip KUKUCKA">
    <w15:presenceInfo w15:providerId="AD" w15:userId="S-1-5-21-1803390964-2587139858-4034935123-4111"/>
  </w15:person>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75B9"/>
    <w:rsid w:val="00177C29"/>
    <w:rsid w:val="00177C9D"/>
    <w:rsid w:val="00180D54"/>
    <w:rsid w:val="001823D0"/>
    <w:rsid w:val="001825E7"/>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65E38"/>
    <w:rsid w:val="00272FE7"/>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5961"/>
    <w:rsid w:val="00315E2B"/>
    <w:rsid w:val="00321003"/>
    <w:rsid w:val="00323823"/>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208A"/>
    <w:rsid w:val="004228C1"/>
    <w:rsid w:val="00424C70"/>
    <w:rsid w:val="00425DF3"/>
    <w:rsid w:val="004265A6"/>
    <w:rsid w:val="00430CA9"/>
    <w:rsid w:val="00431A43"/>
    <w:rsid w:val="004328F8"/>
    <w:rsid w:val="004338D5"/>
    <w:rsid w:val="00442A6C"/>
    <w:rsid w:val="00444F18"/>
    <w:rsid w:val="004451EC"/>
    <w:rsid w:val="00451C71"/>
    <w:rsid w:val="00453777"/>
    <w:rsid w:val="00456D15"/>
    <w:rsid w:val="00457011"/>
    <w:rsid w:val="00457EBC"/>
    <w:rsid w:val="00460091"/>
    <w:rsid w:val="004610C8"/>
    <w:rsid w:val="0046208B"/>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2E2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5487"/>
    <w:rsid w:val="009E00FA"/>
    <w:rsid w:val="009E0DF0"/>
    <w:rsid w:val="009E7BE2"/>
    <w:rsid w:val="00A018F0"/>
    <w:rsid w:val="00A03474"/>
    <w:rsid w:val="00A11815"/>
    <w:rsid w:val="00A13125"/>
    <w:rsid w:val="00A25502"/>
    <w:rsid w:val="00A263F9"/>
    <w:rsid w:val="00A317FB"/>
    <w:rsid w:val="00A3357E"/>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F0FE1"/>
    <w:rsid w:val="00CF4C1F"/>
    <w:rsid w:val="00CF69F0"/>
    <w:rsid w:val="00D018F1"/>
    <w:rsid w:val="00D11084"/>
    <w:rsid w:val="00D119AB"/>
    <w:rsid w:val="00D11F93"/>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6E7F"/>
    <w:rsid w:val="00F61DA7"/>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scitation.aip.org/content/contributor/AU0359152;jsessionid=0v5VY-bGXJiQk8fx_SoWO4Dw.x-aip-live-02"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nano/journal/v9/n9/abs/nnano.2014.15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www.nature.com/nature/journal/v526/n7573/abs/nature15263.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5.07599"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81130-6CCE-455C-B76D-9C22E40E8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23</Pages>
  <Words>6749</Words>
  <Characters>38473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26</cp:revision>
  <dcterms:created xsi:type="dcterms:W3CDTF">2016-09-12T07:12:00Z</dcterms:created>
  <dcterms:modified xsi:type="dcterms:W3CDTF">2016-09-14T14:28:00Z</dcterms:modified>
</cp:coreProperties>
</file>