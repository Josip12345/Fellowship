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427E" w:rsidRDefault="00E4427E" w:rsidP="00334993">
      <w:pPr>
        <w:pStyle w:val="Heading1"/>
      </w:pPr>
      <w:r>
        <w:t>Include table of content in your proposal (can be done automatically by word)</w:t>
      </w:r>
    </w:p>
    <w:p w:rsidR="00E4427E" w:rsidRDefault="00E4427E" w:rsidP="00334993">
      <w:pPr>
        <w:pStyle w:val="Heading1"/>
      </w:pPr>
    </w:p>
    <w:p w:rsidR="00334993" w:rsidRDefault="00334993" w:rsidP="00334993">
      <w:pPr>
        <w:pStyle w:val="Heading1"/>
      </w:pPr>
      <w:r>
        <w:t xml:space="preserve">Spin dynamics of a hole spin qubit </w:t>
      </w:r>
      <w:r w:rsidR="00EA1118">
        <w:t xml:space="preserve">measured with </w:t>
      </w:r>
      <w:r>
        <w:t xml:space="preserve">gate reflectometry </w:t>
      </w:r>
    </w:p>
    <w:p w:rsidR="00CE5D56" w:rsidRDefault="00CE5D56" w:rsidP="00CE5D56">
      <w:pPr>
        <w:pStyle w:val="Heading1"/>
      </w:pPr>
      <w:r>
        <w:t>Abstract</w:t>
      </w:r>
    </w:p>
    <w:p w:rsidR="009B2A25" w:rsidRPr="007D57D9" w:rsidRDefault="004203FE" w:rsidP="00CE5D56">
      <w:r>
        <w:t>By e</w:t>
      </w:r>
      <w:r w:rsidR="004B2FDB">
        <w:t xml:space="preserve">xploiting the quantum superposition principle a quantum computer </w:t>
      </w:r>
      <w:r>
        <w:t xml:space="preserve">will be </w:t>
      </w:r>
      <w:r w:rsidR="004B2FDB">
        <w:t xml:space="preserve">able to outperform </w:t>
      </w:r>
      <w:r w:rsidR="009B2A25">
        <w:t xml:space="preserve">the speed of </w:t>
      </w:r>
      <w:r w:rsidR="00CE5D56">
        <w:t>classical computers by orders of magnitud</w:t>
      </w:r>
      <w:r w:rsidR="004B2FDB">
        <w:t>e</w:t>
      </w:r>
      <w:r w:rsidR="00CE5D56">
        <w:t xml:space="preserve"> for particular types of algorithms. In </w:t>
      </w:r>
      <w:r>
        <w:t xml:space="preserve">the </w:t>
      </w:r>
      <w:r w:rsidR="00CE5D56">
        <w:t xml:space="preserve">growing quantum </w:t>
      </w:r>
      <w:r>
        <w:t xml:space="preserve">computing </w:t>
      </w:r>
      <w:r w:rsidR="00CE5D56">
        <w:t xml:space="preserve">science community there are several approaches </w:t>
      </w:r>
      <w:r>
        <w:t xml:space="preserve">for </w:t>
      </w:r>
      <w:r w:rsidR="00CE5D56">
        <w:t>realizing</w:t>
      </w:r>
      <w:r w:rsidR="004B2FDB">
        <w:t xml:space="preserve"> qubit</w:t>
      </w:r>
      <w:r>
        <w:t>s</w:t>
      </w:r>
      <w:r w:rsidR="004B2FDB">
        <w:t xml:space="preserve"> as </w:t>
      </w:r>
      <w:r>
        <w:t xml:space="preserve">the </w:t>
      </w:r>
      <w:r w:rsidR="004B2FDB">
        <w:t>base unit of a quantum computer</w:t>
      </w:r>
      <w:r w:rsidR="00CE5D56">
        <w:t xml:space="preserve">. </w:t>
      </w:r>
      <w:r w:rsidR="00CE04E4">
        <w:t>This</w:t>
      </w:r>
      <w:r w:rsidR="004B2FDB">
        <w:t xml:space="preserve"> proposal deals with </w:t>
      </w:r>
      <w:r w:rsidR="00CE04E4">
        <w:t xml:space="preserve">qubits </w:t>
      </w:r>
      <w:r w:rsidR="004B2FDB">
        <w:t xml:space="preserve">based on </w:t>
      </w:r>
      <w:r>
        <w:t xml:space="preserve">localized </w:t>
      </w:r>
      <w:r w:rsidR="004B2FDB">
        <w:t>spin</w:t>
      </w:r>
      <w:r>
        <w:t>s</w:t>
      </w:r>
      <w:r w:rsidR="004B2FDB">
        <w:t xml:space="preserve"> in semiconductor</w:t>
      </w:r>
      <w:r>
        <w:t>s</w:t>
      </w:r>
      <w:r w:rsidR="004B2FDB">
        <w:t xml:space="preserve">. </w:t>
      </w:r>
      <w:r w:rsidR="00334993">
        <w:t xml:space="preserve"> Group IV </w:t>
      </w:r>
      <w:r w:rsidR="009B2A25">
        <w:t xml:space="preserve">materials </w:t>
      </w:r>
      <w:r w:rsidR="00334993">
        <w:t xml:space="preserve">and in particular </w:t>
      </w:r>
      <w:r w:rsidR="009B2A25">
        <w:t>s</w:t>
      </w:r>
      <w:r w:rsidR="00334993">
        <w:t>ilicon</w:t>
      </w:r>
      <w:r w:rsidR="007D57D9">
        <w:t xml:space="preserve"> (Si)</w:t>
      </w:r>
      <w:r w:rsidR="00334993">
        <w:t xml:space="preserve"> has attracted much interest in the past few year for the realization of a spin qubit </w:t>
      </w:r>
      <w:r w:rsidR="009B2A25">
        <w:t>especially after</w:t>
      </w:r>
      <w:r w:rsidR="00334993">
        <w:t xml:space="preserve"> coherence times of </w:t>
      </w:r>
      <w:r w:rsidR="009B2A25">
        <w:t xml:space="preserve">almost a second were recorded for a nucleus spin in </w:t>
      </w:r>
      <w:r w:rsidR="00334993">
        <w:t xml:space="preserve">isotopically purified samples. </w:t>
      </w:r>
      <w:r w:rsidR="009B2A25" w:rsidRPr="007D57D9">
        <w:rPr>
          <w:rPrChange w:id="0" w:author="Josip KUKUCKA" w:date="2016-09-14T11:31:00Z">
            <w:rPr>
              <w:rFonts w:ascii="Arial" w:hAnsi="Arial" w:cs="Arial"/>
            </w:rPr>
          </w:rPrChange>
        </w:rPr>
        <w:t>One limitation of electrons confined in Si is the difficulty to perform fast gate operations while maintaining the good coherence</w:t>
      </w:r>
      <w:r w:rsidR="0034307F" w:rsidRPr="007D57D9">
        <w:t>.</w:t>
      </w:r>
      <w:r w:rsidR="00265E38" w:rsidRPr="007D57D9">
        <w:t xml:space="preserve"> </w:t>
      </w:r>
    </w:p>
    <w:p w:rsidR="00334993" w:rsidRDefault="00334993" w:rsidP="00334993">
      <w:r>
        <w:t xml:space="preserve">During this project I will work with </w:t>
      </w:r>
      <w:r w:rsidR="00265E38">
        <w:t xml:space="preserve">hole </w:t>
      </w:r>
      <w:r>
        <w:t xml:space="preserve">spin qubits realized in </w:t>
      </w:r>
      <w:r w:rsidR="009B2A25">
        <w:t>g</w:t>
      </w:r>
      <w:r>
        <w:t>ermanium</w:t>
      </w:r>
      <w:r w:rsidR="007D57D9">
        <w:t xml:space="preserve"> (Ge)</w:t>
      </w:r>
      <w:r>
        <w:t>.</w:t>
      </w:r>
      <w:r w:rsidR="009B2A25">
        <w:t xml:space="preserve"> </w:t>
      </w:r>
      <w:r>
        <w:t xml:space="preserve">Holes in germanium combine a very strong spin orbit coupling with a very small hyperfine interaction. Such might allow thus the realization of a long lived spin qubit with very fast operation times.  </w:t>
      </w:r>
    </w:p>
    <w:p w:rsidR="005F08B7" w:rsidRDefault="006E7887" w:rsidP="00CE5D56">
      <w:r>
        <w:t>The possibility to scan fast through the phase space of a qubit, to perform single shot measurements</w:t>
      </w:r>
      <w:r w:rsidR="005F08B7">
        <w:t xml:space="preserve"> </w:t>
      </w:r>
      <w:r w:rsidR="00CE5D56">
        <w:t xml:space="preserve">and </w:t>
      </w:r>
      <w:r w:rsidR="00334993">
        <w:t>to move towards a large number of qubits</w:t>
      </w:r>
      <w:r w:rsidR="005F08B7">
        <w:t xml:space="preserve">, </w:t>
      </w:r>
      <w:r w:rsidR="00CE5D56">
        <w:t xml:space="preserve">demand </w:t>
      </w:r>
      <w:r>
        <w:t xml:space="preserve">a </w:t>
      </w:r>
      <w:r w:rsidR="00CE5D56">
        <w:t xml:space="preserve">highly sensitive and easy to </w:t>
      </w:r>
      <w:r>
        <w:t xml:space="preserve">realize </w:t>
      </w:r>
      <w:r w:rsidR="00CE5D56">
        <w:t>method for spin readout.</w:t>
      </w:r>
      <w:r w:rsidR="004B2FDB">
        <w:t xml:space="preserve"> </w:t>
      </w:r>
    </w:p>
    <w:p w:rsidR="00CE5D56" w:rsidRDefault="00265E38" w:rsidP="002B32BE">
      <w:r>
        <w:t>In the first pa</w:t>
      </w:r>
      <w:r w:rsidR="007D57D9">
        <w:t xml:space="preserve">rt of the project I am going to </w:t>
      </w:r>
      <w:r w:rsidR="006066ED">
        <w:t xml:space="preserve">develop and </w:t>
      </w:r>
      <w:r w:rsidR="005F08B7">
        <w:t>us</w:t>
      </w:r>
      <w:r w:rsidR="00334993">
        <w:t>e</w:t>
      </w:r>
      <w:r w:rsidR="005F08B7">
        <w:t xml:space="preserve"> </w:t>
      </w:r>
      <w:r w:rsidR="00CE5D56">
        <w:t xml:space="preserve">gate reflectometry as a readout system </w:t>
      </w:r>
      <w:r w:rsidR="006066ED">
        <w:t xml:space="preserve">for </w:t>
      </w:r>
      <w:r>
        <w:t xml:space="preserve">being able to </w:t>
      </w:r>
      <w:r w:rsidR="006066ED">
        <w:t xml:space="preserve">study </w:t>
      </w:r>
      <w:r w:rsidR="00334993">
        <w:t xml:space="preserve">the spin dynamics of </w:t>
      </w:r>
      <w:r w:rsidR="00734710">
        <w:t>the germanium</w:t>
      </w:r>
      <w:r w:rsidR="00334993">
        <w:t xml:space="preserve"> </w:t>
      </w:r>
      <w:r w:rsidR="006066ED">
        <w:t>hole spin qubit</w:t>
      </w:r>
      <w:r>
        <w:t>.</w:t>
      </w:r>
      <w:r w:rsidR="006066ED">
        <w:t xml:space="preserve"> The g</w:t>
      </w:r>
      <w:r w:rsidR="00CE5D56">
        <w:t xml:space="preserve">ate reflectometry </w:t>
      </w:r>
      <w:r w:rsidR="006066ED">
        <w:t xml:space="preserve">will </w:t>
      </w:r>
      <w:r w:rsidR="00CE5D56">
        <w:t xml:space="preserve">use </w:t>
      </w:r>
      <w:r w:rsidR="00334993">
        <w:t xml:space="preserve">the </w:t>
      </w:r>
      <w:r w:rsidR="00CE5D56">
        <w:t xml:space="preserve">already defined gates </w:t>
      </w:r>
      <w:r w:rsidR="006066ED">
        <w:t xml:space="preserve">needed </w:t>
      </w:r>
      <w:r w:rsidR="00CE5D56">
        <w:t xml:space="preserve">for </w:t>
      </w:r>
      <w:r w:rsidR="006066ED">
        <w:t xml:space="preserve">the </w:t>
      </w:r>
      <w:r w:rsidR="00CE5D56">
        <w:t>e</w:t>
      </w:r>
      <w:r w:rsidR="00DC119F">
        <w:t>lectrostatic definition</w:t>
      </w:r>
      <w:r w:rsidR="00CE5D56">
        <w:t xml:space="preserve"> of the </w:t>
      </w:r>
      <w:r w:rsidR="00DC119F">
        <w:t>double quantum dot system</w:t>
      </w:r>
      <w:r w:rsidR="005F08B7">
        <w:t>.</w:t>
      </w:r>
      <w:r w:rsidR="00CE5D56">
        <w:t xml:space="preserve"> </w:t>
      </w:r>
    </w:p>
    <w:p w:rsidR="00CE5D56" w:rsidRDefault="00265E38" w:rsidP="00CE5D56">
      <w:r>
        <w:t xml:space="preserve">In the second part of the project I will investigate the spin properties of the Loss-DiVincenzo qubit realized in </w:t>
      </w:r>
      <w:r w:rsidR="00734710">
        <w:t xml:space="preserve">such </w:t>
      </w:r>
      <w:r>
        <w:t xml:space="preserve">a double quantum dot. </w:t>
      </w:r>
      <w:r w:rsidR="008649B3">
        <w:t>Measurements determining the s</w:t>
      </w:r>
      <w:r w:rsidR="00CE5D56">
        <w:t>pin relaxation time</w:t>
      </w:r>
      <w:r w:rsidR="008649B3" w:rsidRPr="008649B3">
        <w:t xml:space="preserve"> </w:t>
      </w:r>
      <w:r w:rsidR="008649B3">
        <w:t>T</w:t>
      </w:r>
      <w:r w:rsidR="008649B3">
        <w:rPr>
          <w:vertAlign w:val="subscript"/>
        </w:rPr>
        <w:t>1</w:t>
      </w:r>
      <w:r w:rsidR="008649B3">
        <w:t xml:space="preserve">, the </w:t>
      </w:r>
      <w:r w:rsidR="00CE5D56">
        <w:t>spin dephasing time T</w:t>
      </w:r>
      <w:r w:rsidR="00CE5D56">
        <w:rPr>
          <w:vertAlign w:val="subscript"/>
        </w:rPr>
        <w:t>2</w:t>
      </w:r>
      <w:r w:rsidR="00CE5D56">
        <w:rPr>
          <w:vertAlign w:val="superscript"/>
        </w:rPr>
        <w:t>*</w:t>
      </w:r>
      <w:r w:rsidR="00CE5D56">
        <w:t xml:space="preserve">, </w:t>
      </w:r>
      <w:r w:rsidR="008649B3">
        <w:t xml:space="preserve">the </w:t>
      </w:r>
      <w:r w:rsidR="00CE5D56">
        <w:t>spin echo T</w:t>
      </w:r>
      <w:r w:rsidR="00CE5D56">
        <w:rPr>
          <w:vertAlign w:val="subscript"/>
        </w:rPr>
        <w:t>2</w:t>
      </w:r>
      <w:r w:rsidR="00CE5D56">
        <w:rPr>
          <w:vertAlign w:val="superscript"/>
        </w:rPr>
        <w:t xml:space="preserve">ECHO </w:t>
      </w:r>
      <w:r w:rsidR="008649B3">
        <w:t xml:space="preserve">time and the </w:t>
      </w:r>
      <w:r w:rsidR="00CE5D56">
        <w:t>CPMG T</w:t>
      </w:r>
      <w:r w:rsidR="00CE5D56">
        <w:rPr>
          <w:vertAlign w:val="subscript"/>
        </w:rPr>
        <w:t>2</w:t>
      </w:r>
      <w:r w:rsidR="00CE5D56">
        <w:rPr>
          <w:vertAlign w:val="superscript"/>
        </w:rPr>
        <w:t>CPMG</w:t>
      </w:r>
      <w:r w:rsidR="00CE5D56">
        <w:t xml:space="preserve"> </w:t>
      </w:r>
      <w:r w:rsidR="008649B3">
        <w:t>time</w:t>
      </w:r>
      <w:r w:rsidR="00004330">
        <w:t>,</w:t>
      </w:r>
      <w:r w:rsidR="008649B3">
        <w:t xml:space="preserve"> will be performed. </w:t>
      </w:r>
      <w:r w:rsidR="00CE5D56">
        <w:t xml:space="preserve">All measurement are going to be performed </w:t>
      </w:r>
      <w:r w:rsidR="008649B3">
        <w:t xml:space="preserve">in a </w:t>
      </w:r>
      <w:r w:rsidR="00CE5D56">
        <w:t xml:space="preserve">dilution fridge with DC and RF </w:t>
      </w:r>
      <w:r w:rsidR="008649B3">
        <w:t>lines</w:t>
      </w:r>
      <w:r w:rsidR="00CE5D56">
        <w:t>, amplifiers, attenuators</w:t>
      </w:r>
      <w:r w:rsidR="008649B3">
        <w:t xml:space="preserve"> and </w:t>
      </w:r>
      <w:r w:rsidR="00CE5D56">
        <w:t>directional coupler</w:t>
      </w:r>
      <w:r w:rsidR="008649B3">
        <w:t xml:space="preserve">s. </w:t>
      </w:r>
      <w:r w:rsidR="00925077">
        <w:t>DC electronics, microwave sources, arbitrary waveform generators, lock</w:t>
      </w:r>
      <w:r w:rsidR="00A67585">
        <w:t>-</w:t>
      </w:r>
      <w:r w:rsidR="00925077">
        <w:t>in amplifier</w:t>
      </w:r>
      <w:r w:rsidR="00A67585">
        <w:t>s</w:t>
      </w:r>
      <w:r w:rsidR="00925077">
        <w:t xml:space="preserve"> for gate </w:t>
      </w:r>
      <w:r w:rsidR="00925077">
        <w:lastRenderedPageBreak/>
        <w:t>reflectometry readout and superconducting magnet</w:t>
      </w:r>
      <w:r w:rsidR="00A67585">
        <w:t>s</w:t>
      </w:r>
      <w:r w:rsidR="00925077">
        <w:t xml:space="preserve"> will be </w:t>
      </w:r>
      <w:r w:rsidR="00A67585">
        <w:t xml:space="preserve">used to perform the experiments and realize the goals of the suggested project. </w:t>
      </w:r>
    </w:p>
    <w:p w:rsidR="00CE5D56" w:rsidRDefault="00CE5D56" w:rsidP="009D17AE">
      <w:pPr>
        <w:pStyle w:val="Heading1"/>
      </w:pPr>
    </w:p>
    <w:p w:rsidR="00CE5D56" w:rsidRDefault="00CE5D56" w:rsidP="00CE5D56"/>
    <w:p w:rsidR="00CE5D56" w:rsidRPr="00CE5D56" w:rsidRDefault="00CE5D56" w:rsidP="00CE5D56"/>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851326">
        <w:t xml:space="preserve">some </w:t>
      </w:r>
      <w:r w:rsidR="005C2ED5">
        <w:t xml:space="preserve">solid state </w:t>
      </w:r>
      <w:r w:rsidR="00851326">
        <w:t xml:space="preserve">realizations </w:t>
      </w:r>
      <w:r w:rsidR="00C84E50">
        <w:t>listed below</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F247D" w:rsidP="006B4BDC">
      <w:r>
        <w:t xml:space="preserve">One </w:t>
      </w:r>
      <w:r w:rsidR="00FD41A0">
        <w:t xml:space="preserve">of the </w:t>
      </w:r>
      <w:r>
        <w:t xml:space="preserve">above mentioned </w:t>
      </w:r>
      <w:r w:rsidR="00B62CC7">
        <w:t xml:space="preserve">suggestions, which came in 1998 by Loss and DiVincenzo, </w:t>
      </w:r>
      <w:r w:rsidR="00375811">
        <w:t xml:space="preserve">was to use the spin of electrons (holes) for the realization of </w:t>
      </w:r>
      <w:r w:rsidR="001220CA">
        <w:t>a qubit.</w:t>
      </w:r>
      <w:r w:rsidR="00375811">
        <w:t xml:space="preserve">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851326" w:rsidRDefault="005D44F9" w:rsidP="009D17AE">
      <w:r>
        <w:lastRenderedPageBreak/>
        <w:t>However, f</w:t>
      </w:r>
      <w:r w:rsidR="006B4BDC">
        <w:t xml:space="preserve">or </w:t>
      </w:r>
      <w:r w:rsidR="00FF247D">
        <w:t xml:space="preserve">creating </w:t>
      </w:r>
      <w:r w:rsidR="006B4BDC">
        <w:t xml:space="preserve">and manipulating the spin </w:t>
      </w:r>
      <w:r w:rsidR="00FF247D">
        <w:t>qubit</w:t>
      </w:r>
      <w:r w:rsidR="0021406A">
        <w:t>,</w:t>
      </w:r>
      <w:r w:rsidR="006B4BDC">
        <w:t xml:space="preserve"> one must first confine th</w:t>
      </w:r>
      <w:r>
        <w:t>e</w:t>
      </w:r>
      <w:r w:rsidR="006B4BDC">
        <w:t xml:space="preserve"> charge</w:t>
      </w:r>
      <w:r w:rsidR="001220CA">
        <w:t xml:space="preserve"> particle</w:t>
      </w:r>
      <w:r w:rsidR="006B4BDC">
        <w:t xml:space="preserve"> into a region, which is in size comparable to the charge particle wavelength. Such a confinement can take place in</w:t>
      </w:r>
      <w:r w:rsidR="0021406A">
        <w:t xml:space="preserve"> a structure </w:t>
      </w:r>
      <w:r w:rsidR="00643EA6">
        <w:t>called</w:t>
      </w:r>
      <w:r w:rsidR="006B4BDC">
        <w:t xml:space="preserve"> </w:t>
      </w:r>
      <w:r w:rsidR="00BC07E2">
        <w:t>quantum dot (QD)</w:t>
      </w:r>
      <w:r w:rsidR="006B4BDC">
        <w:t xml:space="preserve">. QDs are very small structures (their diameters can reach tens of nanometers) and because of their almost zero dimensionality, the energy levels for a charge particle are discrete and far away from each other. </w:t>
      </w:r>
    </w:p>
    <w:p w:rsidR="003C0C66" w:rsidRDefault="00851326" w:rsidP="009D17AE">
      <w:r>
        <w:t xml:space="preserve">Not every two level system can create a useful qubit for the realization of a scalable quantum computer. In </w:t>
      </w:r>
      <w:r w:rsidR="00953F1E">
        <w:t>1998</w:t>
      </w:r>
      <w:r>
        <w:t xml:space="preserve"> </w:t>
      </w:r>
      <w:r w:rsidR="00375811">
        <w:t>DiVincenzo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690945">
        <w:t>[7</w:t>
      </w:r>
      <w:r w:rsidR="00375811">
        <w:t>]:</w:t>
      </w:r>
      <w:r w:rsidR="003C0C66">
        <w:t xml:space="preserve"> </w:t>
      </w:r>
    </w:p>
    <w:p w:rsidR="009318DF" w:rsidRDefault="00776A92" w:rsidP="009318DF">
      <w:r>
        <w:t xml:space="preserve"> The 5 </w:t>
      </w:r>
      <w:r w:rsidR="001C30F2">
        <w:t xml:space="preserve">necessary </w:t>
      </w:r>
      <w:r>
        <w:t>criteria are:</w:t>
      </w:r>
    </w:p>
    <w:p w:rsidR="00A03474" w:rsidRDefault="00851326" w:rsidP="009423BD">
      <w:pPr>
        <w:pStyle w:val="ListParagraph"/>
        <w:numPr>
          <w:ilvl w:val="0"/>
          <w:numId w:val="3"/>
        </w:numPr>
      </w:pPr>
      <w:r>
        <w:rPr>
          <w:b/>
          <w:shd w:val="clear" w:color="auto" w:fill="FFFFFF"/>
        </w:rPr>
        <w:t xml:space="preserve">The qubit should be </w:t>
      </w:r>
      <w:r w:rsidR="00841043" w:rsidRPr="00A03474">
        <w:rPr>
          <w:b/>
          <w:shd w:val="clear" w:color="auto" w:fill="FFFFFF"/>
        </w:rPr>
        <w:t>well-defined</w:t>
      </w:r>
      <w:r w:rsidR="00776A92" w:rsidRPr="00A03474">
        <w:rPr>
          <w:b/>
          <w:shd w:val="clear" w:color="auto" w:fill="FFFFFF"/>
        </w:rPr>
        <w:t>:</w:t>
      </w:r>
      <w:r w:rsidR="00776A92" w:rsidRPr="00776A92">
        <w:t xml:space="preserve"> </w:t>
      </w:r>
      <w:r w:rsidR="00776A92">
        <w:t xml:space="preserve">A well defined qubit is a two level (two state) system whose levels are distinguishable and highly controllable. </w:t>
      </w:r>
    </w:p>
    <w:p w:rsidR="00DE336E" w:rsidRDefault="00851326" w:rsidP="009423BD">
      <w:pPr>
        <w:pStyle w:val="ListParagraph"/>
        <w:numPr>
          <w:ilvl w:val="0"/>
          <w:numId w:val="3"/>
        </w:numPr>
      </w:pPr>
      <w:r>
        <w:rPr>
          <w:b/>
        </w:rPr>
        <w:t>It should allow r</w:t>
      </w:r>
      <w:r w:rsidR="003C0C66" w:rsidRPr="00A03474">
        <w:rPr>
          <w:b/>
        </w:rPr>
        <w:t>eliable state preparation</w:t>
      </w:r>
      <w:r w:rsidR="009318DF" w:rsidRPr="00A03474">
        <w:rPr>
          <w:b/>
        </w:rPr>
        <w:t xml:space="preserve">: </w:t>
      </w:r>
      <w:r w:rsidR="001C30F2" w:rsidRPr="00A03474">
        <w:t>The qubits needs to be deterministically driven into the initial state so that the next computational step can take place</w:t>
      </w:r>
      <w:r w:rsidR="001C30F2" w:rsidRPr="00A03474">
        <w:rPr>
          <w:b/>
        </w:rPr>
        <w:t xml:space="preserve">. </w:t>
      </w:r>
    </w:p>
    <w:p w:rsidR="003C0C66" w:rsidRPr="00E918ED" w:rsidRDefault="00851326" w:rsidP="00DE336E">
      <w:pPr>
        <w:pStyle w:val="ListParagraph"/>
        <w:numPr>
          <w:ilvl w:val="0"/>
          <w:numId w:val="3"/>
        </w:numPr>
      </w:pPr>
      <w:r>
        <w:rPr>
          <w:b/>
        </w:rPr>
        <w:t>It should show l</w:t>
      </w:r>
      <w:r w:rsidR="00DE336E" w:rsidRPr="00F143FC">
        <w:rPr>
          <w:b/>
        </w:rPr>
        <w:t>ow</w:t>
      </w:r>
      <w:r w:rsidR="003C0C66" w:rsidRPr="00F143FC">
        <w:rPr>
          <w:b/>
        </w:rPr>
        <w:t xml:space="preserve"> decoherence</w:t>
      </w:r>
      <w:r w:rsidR="00DE336E" w:rsidRPr="00F143FC">
        <w:rPr>
          <w:b/>
        </w:rPr>
        <w:t xml:space="preserve"> times (long</w:t>
      </w:r>
      <w:r w:rsidR="00627C54" w:rsidRPr="00F143FC">
        <w:rPr>
          <w:b/>
        </w:rPr>
        <w:t xml:space="preserve"> coherence</w:t>
      </w:r>
      <w:r w:rsidR="00DE336E" w:rsidRPr="00F143FC">
        <w:rPr>
          <w:b/>
        </w:rPr>
        <w:t xml:space="preserve"> times</w:t>
      </w:r>
      <w:r w:rsidR="00627C54" w:rsidRPr="00F143FC">
        <w:rPr>
          <w:b/>
        </w:rPr>
        <w:t>)</w:t>
      </w:r>
      <w:r w:rsidR="00DE336E" w:rsidRPr="00F143FC">
        <w:rPr>
          <w:b/>
        </w:rPr>
        <w:t>:</w:t>
      </w:r>
      <w:r w:rsidR="00DE336E">
        <w:t xml:space="preserve"> </w:t>
      </w:r>
      <w:r w:rsidR="009318DF">
        <w:t xml:space="preserve">Because of the several noise sources </w:t>
      </w:r>
      <w:r w:rsidR="00457EBC">
        <w:t xml:space="preserve">to which </w:t>
      </w:r>
      <w:r w:rsidR="00E97A4B">
        <w:t xml:space="preserve">a </w:t>
      </w:r>
      <w:r w:rsidR="00457EBC">
        <w:t xml:space="preserve">qubit is exposed </w:t>
      </w:r>
      <w:r w:rsidR="00DE336E">
        <w:t>its initially prepared state is lost (</w:t>
      </w:r>
      <w:r w:rsidR="001C30F2">
        <w:t xml:space="preserve">it does </w:t>
      </w:r>
      <w:r w:rsidR="00DE336E">
        <w:t xml:space="preserve">decohere) with time. It is desirable to have </w:t>
      </w:r>
      <w:r w:rsidR="001220CA">
        <w:t xml:space="preserve">coherence times </w:t>
      </w:r>
      <w:r w:rsidR="001C30F2">
        <w:t>as long as possible</w:t>
      </w:r>
      <w:r w:rsidR="00DE336E">
        <w:t xml:space="preserve">. </w:t>
      </w:r>
    </w:p>
    <w:p w:rsidR="002F62F4" w:rsidRPr="00FD08C8" w:rsidRDefault="000940E2" w:rsidP="00961F10">
      <w:pPr>
        <w:pStyle w:val="ListParagraph"/>
        <w:numPr>
          <w:ilvl w:val="0"/>
          <w:numId w:val="3"/>
        </w:numPr>
        <w:rPr>
          <w:i/>
        </w:r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E97A4B">
        <w:rPr>
          <w:b/>
        </w:rPr>
        <w:t xml:space="preserve"> which perform the </w:t>
      </w:r>
      <w:r w:rsidR="004A0A4B" w:rsidRPr="003C3C5A">
        <w:rPr>
          <w:b/>
        </w:rPr>
        <w:t>state manipulation</w:t>
      </w:r>
      <w:r w:rsidR="001220CA">
        <w:rPr>
          <w:b/>
        </w:rPr>
        <w:t>s</w:t>
      </w:r>
      <w:r w:rsidR="00E97A4B">
        <w:rPr>
          <w:b/>
        </w:rPr>
        <w:t>,</w:t>
      </w:r>
      <w:r w:rsidR="00851326">
        <w:rPr>
          <w:b/>
        </w:rPr>
        <w:t xml:space="preserve"> should exist</w:t>
      </w:r>
      <w:r w:rsidR="00DE336E" w:rsidRPr="003C3C5A">
        <w:rPr>
          <w:b/>
        </w:rPr>
        <w:t>:</w:t>
      </w:r>
      <w:r w:rsidR="00DE336E">
        <w:t xml:space="preserve"> </w:t>
      </w:r>
      <w:r w:rsidR="002F62F4">
        <w:t>In the classical logic the Boolean function set (set of gates) is functionally complete</w:t>
      </w:r>
      <w:r w:rsidR="00FD08C8">
        <w:t xml:space="preserve"> or universal</w:t>
      </w:r>
      <w:r w:rsidR="002F62F4">
        <w:t xml:space="preserve"> if any other function (gate) can be represented by it.</w:t>
      </w:r>
      <w:r w:rsidR="00FD08C8">
        <w:t xml:space="preserve"> The same functional universality applies for the quantum logic. </w:t>
      </w:r>
    </w:p>
    <w:p w:rsidR="006E5B4E" w:rsidRDefault="00536253" w:rsidP="00977361">
      <w:pPr>
        <w:pStyle w:val="ListParagraph"/>
        <w:numPr>
          <w:ilvl w:val="0"/>
          <w:numId w:val="3"/>
        </w:numPr>
      </w:pPr>
      <w:r>
        <w:rPr>
          <w:b/>
        </w:rPr>
        <w:t>A qubit</w:t>
      </w:r>
      <w:r w:rsidR="006E5B4E" w:rsidRPr="006E5B4E">
        <w:rPr>
          <w:b/>
        </w:rPr>
        <w:t xml:space="preserve"> measurement capability</w:t>
      </w:r>
      <w:r w:rsidR="008E561B" w:rsidRPr="007B0C9D">
        <w:rPr>
          <w:b/>
        </w:rPr>
        <w:t xml:space="preserve"> (state readout)</w:t>
      </w:r>
      <w:r w:rsidR="006A4B8F">
        <w:rPr>
          <w:b/>
        </w:rPr>
        <w:t xml:space="preserve"> should exist</w:t>
      </w:r>
      <w:r>
        <w:rPr>
          <w:b/>
        </w:rPr>
        <w:t xml:space="preserve">: </w:t>
      </w:r>
      <w:r w:rsidR="00977361">
        <w:t>A</w:t>
      </w:r>
      <w:r w:rsidR="006A4B8F">
        <w:t>fter several state manipulations</w:t>
      </w:r>
      <w:r w:rsidR="00977361">
        <w:t xml:space="preserve"> </w:t>
      </w:r>
      <w:r w:rsidR="006A4B8F">
        <w:t>have been applied to the qubit</w:t>
      </w:r>
      <w:r w:rsidR="00977361">
        <w:t>,</w:t>
      </w:r>
      <w:r w:rsidR="006A4B8F">
        <w:t xml:space="preserve"> one should </w:t>
      </w:r>
      <w:r w:rsidR="00977361">
        <w:t xml:space="preserve">be </w:t>
      </w:r>
      <w:r w:rsidR="006A4B8F">
        <w:t xml:space="preserve">able to read </w:t>
      </w:r>
      <w:r w:rsidR="00977361">
        <w:t xml:space="preserve">the computed result, </w:t>
      </w:r>
      <w:r w:rsidR="006A4B8F">
        <w:t xml:space="preserve">it’s quantum state. </w:t>
      </w:r>
    </w:p>
    <w:p w:rsidR="00D11084" w:rsidRDefault="00457EBC" w:rsidP="00457EBC">
      <w:pPr>
        <w:rPr>
          <w:b/>
        </w:rPr>
      </w:pPr>
      <w:r>
        <w:rPr>
          <w:b/>
        </w:rPr>
        <w:t>For all type</w:t>
      </w:r>
      <w:r w:rsidR="001220CA">
        <w:rPr>
          <w:b/>
        </w:rPr>
        <w:t>s</w:t>
      </w:r>
      <w:r>
        <w:rPr>
          <w:b/>
        </w:rPr>
        <w:t xml:space="preserve"> of qubits there </w:t>
      </w:r>
      <w:r w:rsidR="00D11084" w:rsidRPr="00E74997">
        <w:rPr>
          <w:b/>
        </w:rPr>
        <w:t xml:space="preserve">is </w:t>
      </w:r>
      <w:r w:rsidR="001220CA">
        <w:rPr>
          <w:b/>
        </w:rPr>
        <w:t xml:space="preserve">a </w:t>
      </w:r>
      <w:r w:rsidR="00D11084" w:rsidRPr="00E74997">
        <w:rPr>
          <w:b/>
        </w:rPr>
        <w:t xml:space="preserve">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w:t>
      </w:r>
      <w:r w:rsidR="00953F1E">
        <w:rPr>
          <w:b/>
        </w:rPr>
        <w:t xml:space="preserve">ence time on the other side. This is so because </w:t>
      </w:r>
      <w:r w:rsidR="001220CA">
        <w:rPr>
          <w:b/>
        </w:rPr>
        <w:t xml:space="preserve">for </w:t>
      </w:r>
      <w:r w:rsidR="00953F1E">
        <w:rPr>
          <w:b/>
        </w:rPr>
        <w:t>performing quantum computation, many single operation</w:t>
      </w:r>
      <w:r w:rsidR="00460091">
        <w:rPr>
          <w:b/>
        </w:rPr>
        <w:t>s</w:t>
      </w:r>
      <w:r w:rsidR="00953F1E">
        <w:rPr>
          <w:b/>
        </w:rPr>
        <w:t xml:space="preserve"> need to be done before </w:t>
      </w:r>
      <w:r w:rsidR="00460091">
        <w:rPr>
          <w:b/>
        </w:rPr>
        <w:t xml:space="preserve">the </w:t>
      </w:r>
      <w:r w:rsidR="00953F1E">
        <w:rPr>
          <w:b/>
        </w:rPr>
        <w:t xml:space="preserve">system </w:t>
      </w:r>
      <w:r w:rsidR="00460091">
        <w:rPr>
          <w:b/>
        </w:rPr>
        <w:t xml:space="preserve">will </w:t>
      </w:r>
      <w:r w:rsidR="00953F1E">
        <w:rPr>
          <w:b/>
        </w:rPr>
        <w:t>decohere. The b</w:t>
      </w:r>
      <w:r w:rsidR="00D11084">
        <w:rPr>
          <w:b/>
        </w:rPr>
        <w:t xml:space="preserve">enchmark for the manipulation time is </w:t>
      </w:r>
      <w:r>
        <w:rPr>
          <w:b/>
        </w:rPr>
        <w:t xml:space="preserve">the </w:t>
      </w:r>
      <w:r w:rsidR="00D11084">
        <w:rPr>
          <w:b/>
        </w:rPr>
        <w:t xml:space="preserve">minimum time needed </w:t>
      </w:r>
      <w:r w:rsidR="0021406A">
        <w:rPr>
          <w:b/>
        </w:rPr>
        <w:t xml:space="preserve">for going from </w:t>
      </w:r>
      <w:r w:rsidR="00D775CF">
        <w:rPr>
          <w:b/>
        </w:rPr>
        <w:t>one state to the other</w:t>
      </w:r>
      <w:r w:rsidR="00D11084">
        <w:rPr>
          <w:b/>
        </w:rPr>
        <w:t xml:space="preserve">. </w:t>
      </w:r>
    </w:p>
    <w:p w:rsidR="006A4B8F" w:rsidRDefault="006A4B8F" w:rsidP="00457EBC">
      <w:pPr>
        <w:rPr>
          <w:b/>
        </w:rPr>
      </w:pPr>
      <w:r>
        <w:rPr>
          <w:b/>
        </w:rPr>
        <w:t>For</w:t>
      </w:r>
      <w:r w:rsidR="00977361">
        <w:rPr>
          <w:b/>
        </w:rPr>
        <w:t xml:space="preserve"> the</w:t>
      </w:r>
      <w:r>
        <w:rPr>
          <w:b/>
        </w:rPr>
        <w:t xml:space="preserve"> spin qubits, which this proposal deals</w:t>
      </w:r>
      <w:r w:rsidR="00977361">
        <w:rPr>
          <w:b/>
        </w:rPr>
        <w:t xml:space="preserve"> with</w:t>
      </w:r>
      <w:r>
        <w:rPr>
          <w:b/>
        </w:rPr>
        <w:t>, different materials have been investigated aiming to find the material with the highest coherence vs manipulation time</w:t>
      </w:r>
      <w:r w:rsidR="00977361">
        <w:rPr>
          <w:b/>
        </w:rPr>
        <w:t xml:space="preserve"> ratio</w:t>
      </w:r>
      <w:r>
        <w:rPr>
          <w:b/>
        </w:rPr>
        <w:t xml:space="preserve">. </w:t>
      </w:r>
    </w:p>
    <w:p w:rsidR="004A0A4B" w:rsidRPr="004A0A4B" w:rsidRDefault="004A0A4B" w:rsidP="009D17AE">
      <w:pPr>
        <w:rPr>
          <w:b/>
        </w:rPr>
      </w:pPr>
      <w:r w:rsidRPr="004A0A4B">
        <w:rPr>
          <w:b/>
        </w:rPr>
        <w:t>Materials</w:t>
      </w:r>
    </w:p>
    <w:p w:rsidR="00F943B0" w:rsidRDefault="00F46A7D" w:rsidP="00F943B0">
      <w:r w:rsidRPr="00F46A7D">
        <w:lastRenderedPageBreak/>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F31402">
        <w:t xml:space="preserve"> [23]</w:t>
      </w:r>
      <w:r w:rsidR="00F943B0">
        <w:t xml:space="preserve">. </w:t>
      </w:r>
      <w:r w:rsidR="005C16AB">
        <w:t>The a</w:t>
      </w:r>
      <w:r w:rsidR="00AA041B">
        <w:t>dditional big advantage of Si is</w:t>
      </w:r>
      <w:r w:rsidR="004A6D69">
        <w:t xml:space="preserve"> </w:t>
      </w:r>
      <w:r w:rsidR="005C16AB">
        <w:t xml:space="preserve">its </w:t>
      </w:r>
      <w:r w:rsidR="004A6D69">
        <w:t>compatib</w:t>
      </w:r>
      <w:r w:rsidR="00610755">
        <w:t>ility with current CMOS 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F943B0">
      <w:r>
        <w:t xml:space="preserve">There are several approaches of defining </w:t>
      </w:r>
      <w:r w:rsidR="00BC07E2">
        <w:t>QD</w:t>
      </w:r>
      <w:r>
        <w:t>s</w:t>
      </w:r>
      <w:r w:rsidR="00A5397D">
        <w:t xml:space="preserve"> </w:t>
      </w:r>
      <w:r>
        <w:t xml:space="preserve">in silicon. </w:t>
      </w:r>
    </w:p>
    <w:p w:rsidR="00FD7154" w:rsidRDefault="00610755" w:rsidP="00F943B0">
      <w:r>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w:t>
      </w:r>
      <w:r w:rsidR="006A4B8F">
        <w:t>dopant</w:t>
      </w:r>
      <w:r w:rsidR="00A5397D">
        <w:t>.</w:t>
      </w:r>
      <w:r w:rsidR="00F943B0">
        <w:t xml:space="preserve"> In that case </w:t>
      </w:r>
      <w:r w:rsidR="00B253D1">
        <w:t xml:space="preserve">a </w:t>
      </w:r>
      <w:r w:rsidR="00A5397D">
        <w:t xml:space="preserve">P </w:t>
      </w:r>
      <w:r w:rsidR="00F943B0">
        <w:t>atom behaves as an elec</w:t>
      </w:r>
      <w:r>
        <w:t xml:space="preserve">tron </w:t>
      </w:r>
      <w:r w:rsidR="00BC07E2">
        <w:t>QD</w:t>
      </w:r>
      <w:r>
        <w:t xml:space="preserve"> because of it</w:t>
      </w:r>
      <w:r w:rsidR="00B253D1">
        <w:t>s</w:t>
      </w:r>
      <w:r w:rsidR="00F943B0">
        <w:t xml:space="preserve"> confining potential. </w:t>
      </w:r>
      <w:r w:rsidR="004A6D69">
        <w:t>Andrea Morello</w:t>
      </w:r>
      <w:r w:rsidR="00B253D1">
        <w:t>’s</w:t>
      </w:r>
      <w:r w:rsidR="004A6D69">
        <w:t xml:space="preserve"> Group </w:t>
      </w:r>
      <w:r w:rsidR="00460091">
        <w:t>at</w:t>
      </w:r>
      <w:r w:rsidR="00843ED2">
        <w:t xml:space="preserv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DA0BC3">
        <w:t>spin</w:t>
      </w:r>
      <w:r w:rsidR="004A6D69">
        <w:t xml:space="preserve"> echo pulse sequence, has measured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sotopically purified Si:P system</w:t>
      </w:r>
      <w:r w:rsidR="00D11084">
        <w:t xml:space="preserve">, while </w:t>
      </w:r>
      <w:r w:rsidR="00FD7154">
        <w:t>the duration of</w:t>
      </w:r>
      <w:r w:rsidR="00D775CF">
        <w:t xml:space="preserve"> one full spin rotation</w:t>
      </w:r>
      <w:r w:rsidR="0039664B">
        <w:t xml:space="preserve"> </w:t>
      </w:r>
      <w:r w:rsidR="00460091">
        <w:t>(</w:t>
      </w:r>
      <w:r w:rsidR="00460091" w:rsidRPr="0039664B">
        <w:t>τ</w:t>
      </w:r>
      <w:r w:rsidR="00460091" w:rsidRPr="0039664B">
        <w:rPr>
          <w:vertAlign w:val="subscript"/>
        </w:rPr>
        <w:t>π</w:t>
      </w:r>
      <w:r w:rsidR="00460091">
        <w:t>)</w:t>
      </w:r>
      <w:r w:rsidR="00F8177D">
        <w:t xml:space="preserve"> </w:t>
      </w:r>
      <w:r w:rsidR="0039664B">
        <w:t>in this case</w:t>
      </w:r>
      <w:r w:rsidR="00AA041B">
        <w:t xml:space="preserve"> was</w:t>
      </w:r>
      <w:r w:rsidR="0039664B">
        <w:t xml:space="preserve"> </w:t>
      </w:r>
      <w:r w:rsidR="0039664B" w:rsidRPr="0039664B">
        <w:t>τ</w:t>
      </w:r>
      <w:r w:rsidR="0039664B" w:rsidRPr="0039664B">
        <w:rPr>
          <w:vertAlign w:val="subscript"/>
        </w:rPr>
        <w:t>π</w:t>
      </w:r>
      <w:r w:rsidR="0039664B">
        <w:t xml:space="preserve"> =</w:t>
      </w:r>
      <w:r w:rsidR="003A1A3B">
        <w:t xml:space="preserve"> 150</w:t>
      </w:r>
      <w:r w:rsidR="00FD7154">
        <w:t xml:space="preserve"> ns [3</w:t>
      </w:r>
      <w:r w:rsidR="00953F1E">
        <w:t>]</w:t>
      </w:r>
      <w:r w:rsidR="004A6D69">
        <w:t xml:space="preserve">. </w:t>
      </w:r>
      <w:r w:rsidR="00B253D1">
        <w:t xml:space="preserve">By using </w:t>
      </w:r>
      <w:r w:rsidR="00207CC3">
        <w:t xml:space="preserve">isotopically purified </w:t>
      </w:r>
      <w:r w:rsidR="00207CC3" w:rsidRPr="00207CC3">
        <w:rPr>
          <w:vertAlign w:val="superscript"/>
        </w:rPr>
        <w:t>28</w:t>
      </w:r>
      <w:r w:rsidR="00207CC3">
        <w:t xml:space="preserve">Si:P </w:t>
      </w:r>
      <w:r w:rsidR="00A5397D">
        <w:t xml:space="preserve">samples </w:t>
      </w:r>
      <w:r w:rsidR="00207CC3">
        <w:t xml:space="preserve">and </w:t>
      </w:r>
      <w:r w:rsidR="00B253D1">
        <w:t xml:space="preserve">the </w:t>
      </w:r>
      <w:r w:rsidR="00207CC3">
        <w:t xml:space="preserve">nuclear spin of </w:t>
      </w:r>
      <w:r w:rsidR="00684213">
        <w:t>a</w:t>
      </w:r>
      <w:r w:rsidR="00A5397D">
        <w:t xml:space="preserve"> P </w:t>
      </w:r>
      <w:r w:rsidR="00207CC3">
        <w:t>atom as a qubit, the same group has achieved nuclear spin coherence time</w:t>
      </w:r>
      <w:r w:rsidR="00350C01">
        <w:t xml:space="preserve"> </w:t>
      </w:r>
      <w:r w:rsidR="00207CC3">
        <w:t xml:space="preserve">of </w:t>
      </w:r>
      <w:r w:rsidR="00684213">
        <w:t>T</w:t>
      </w:r>
      <w:r w:rsidR="00684213">
        <w:rPr>
          <w:vertAlign w:val="subscript"/>
        </w:rPr>
        <w:t>2</w:t>
      </w:r>
      <w:r w:rsidR="00684213">
        <w:rPr>
          <w:vertAlign w:val="superscript"/>
        </w:rPr>
        <w:t>ECHO</w:t>
      </w:r>
      <w:r w:rsidR="00684213">
        <w:t xml:space="preserve"> = </w:t>
      </w:r>
      <w:r w:rsidR="00207CC3">
        <w:t>60</w:t>
      </w:r>
      <w:r w:rsidR="00671E19">
        <w:t xml:space="preserve"> </w:t>
      </w:r>
      <w:r w:rsidR="00207CC3">
        <w:t>mil</w:t>
      </w:r>
      <w:r w:rsidR="00D11F93">
        <w:t>l</w:t>
      </w:r>
      <w:r w:rsidR="00207CC3">
        <w:t>isecond</w:t>
      </w:r>
      <w:r w:rsidR="00B253D1">
        <w:t>s</w:t>
      </w:r>
      <w:r w:rsidR="0097347B">
        <w:t xml:space="preserve"> </w:t>
      </w:r>
      <w:r w:rsidR="00FD7154">
        <w:t xml:space="preserve">and </w:t>
      </w:r>
      <w:r w:rsidR="0039664B" w:rsidRPr="0039664B">
        <w:t>τ</w:t>
      </w:r>
      <w:r w:rsidR="0039664B" w:rsidRPr="0039664B">
        <w:rPr>
          <w:vertAlign w:val="subscript"/>
        </w:rPr>
        <w:t>π</w:t>
      </w:r>
      <w:r w:rsidR="00353A47">
        <w:t xml:space="preserve"> ≈</w:t>
      </w:r>
      <w:r w:rsidR="0039664B">
        <w:t xml:space="preserve"> </w:t>
      </w:r>
      <w:r w:rsidR="00353A47">
        <w:t>25</w:t>
      </w:r>
      <w:r w:rsidR="00FD7154">
        <w:t xml:space="preserve"> </w:t>
      </w:r>
      <w:r w:rsidR="00FD7154" w:rsidRPr="00FD7154">
        <w:t>μs</w:t>
      </w:r>
      <w:r w:rsidR="008B58B5">
        <w:t xml:space="preserve"> [2]</w:t>
      </w:r>
      <w:r w:rsidR="00207CC3">
        <w:t>.</w:t>
      </w:r>
      <w:r w:rsidR="00D11084">
        <w:t xml:space="preserve"> </w:t>
      </w:r>
      <w:r w:rsidR="0097347B">
        <w:t xml:space="preserve"> </w:t>
      </w:r>
    </w:p>
    <w:p w:rsidR="00F943B0" w:rsidRDefault="00D11084" w:rsidP="00F943B0">
      <w:r>
        <w:t xml:space="preserve">M. Veldhorst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r w:rsidR="0039664B">
        <w:t>spin coherence time</w:t>
      </w:r>
      <w:r w:rsidR="00AD13EC">
        <w:t>s</w:t>
      </w:r>
      <w:r w:rsidR="0039664B">
        <w:t xml:space="preserve"> </w:t>
      </w:r>
      <w:r w:rsidR="00FD7154">
        <w:t xml:space="preserve">using </w:t>
      </w:r>
      <w:r w:rsidR="00AD13EC">
        <w:t xml:space="preserve">the </w:t>
      </w:r>
      <w:r w:rsidR="00FD7154">
        <w:t xml:space="preserve">CPMG pulsing technique </w:t>
      </w:r>
      <w:r w:rsidR="00AD13EC">
        <w:t xml:space="preserve">of </w:t>
      </w:r>
      <w:r w:rsidR="00FD7154">
        <w:t>T</w:t>
      </w:r>
      <w:r w:rsidR="00FD7154">
        <w:rPr>
          <w:vertAlign w:val="subscript"/>
        </w:rPr>
        <w:t>2</w:t>
      </w:r>
      <w:r w:rsidR="00FD7154">
        <w:rPr>
          <w:vertAlign w:val="superscript"/>
        </w:rPr>
        <w:t xml:space="preserve">CPMG </w:t>
      </w:r>
      <w:r w:rsidR="0039664B">
        <w:t xml:space="preserve">= 28 ms and </w:t>
      </w:r>
      <w:r w:rsidR="0039664B" w:rsidRPr="0039664B">
        <w:t>τ</w:t>
      </w:r>
      <w:r w:rsidR="0039664B" w:rsidRPr="0039664B">
        <w:rPr>
          <w:vertAlign w:val="subscript"/>
        </w:rPr>
        <w:t>π</w:t>
      </w:r>
      <w:r w:rsidR="0039664B">
        <w:t xml:space="preserve"> = 1.5 </w:t>
      </w:r>
      <w:r w:rsidR="0039664B" w:rsidRPr="00FD7154">
        <w:t>μs</w:t>
      </w:r>
      <w:r w:rsidR="00843ED2">
        <w:t xml:space="preserve"> </w:t>
      </w:r>
      <w:r w:rsidR="00FC5271">
        <w:t>[17]</w:t>
      </w:r>
      <w:r w:rsidR="0039664B">
        <w:t>.</w:t>
      </w:r>
    </w:p>
    <w:p w:rsidR="00971924" w:rsidRDefault="00AD13EC" w:rsidP="00FC5271">
      <w:r>
        <w:t xml:space="preserve">Finally, </w:t>
      </w:r>
      <w:r w:rsidR="00971924">
        <w:t xml:space="preserve">E. Kawakami et al. by using </w:t>
      </w:r>
      <w:r>
        <w:t xml:space="preserve">a </w:t>
      </w:r>
      <w:r w:rsidR="00971924">
        <w:t xml:space="preserve">single-electron </w:t>
      </w:r>
      <w:r>
        <w:t>QD</w:t>
      </w:r>
      <w:r w:rsidR="00971924">
        <w:t xml:space="preserve"> in</w:t>
      </w:r>
      <w:r w:rsidR="00843ED2">
        <w:t xml:space="preserve"> </w:t>
      </w:r>
      <w:r>
        <w:t xml:space="preserve">a </w:t>
      </w:r>
      <w:r w:rsidR="00971924">
        <w:t xml:space="preserve">Si/SiGe heterostructure </w:t>
      </w:r>
      <w:r w:rsidR="00843ED2">
        <w:t xml:space="preserve">qubit, </w:t>
      </w:r>
      <w:r>
        <w:t xml:space="preserve">have </w:t>
      </w:r>
      <w:r w:rsidR="00843ED2">
        <w:t xml:space="preserve">measured </w:t>
      </w:r>
      <w:r w:rsidR="00971924">
        <w:t>T</w:t>
      </w:r>
      <w:r w:rsidR="00971924">
        <w:rPr>
          <w:vertAlign w:val="subscript"/>
        </w:rPr>
        <w:t>2</w:t>
      </w:r>
      <w:r w:rsidR="00671E19">
        <w:rPr>
          <w:vertAlign w:val="superscript"/>
        </w:rPr>
        <w:t>ECHO</w:t>
      </w:r>
      <w:r w:rsidR="00671E19">
        <w:t xml:space="preserve"> = 40 μs, while </w:t>
      </w:r>
      <w:r w:rsidR="00971924" w:rsidRPr="0039664B">
        <w:t>τ</w:t>
      </w:r>
      <w:r w:rsidR="00971924" w:rsidRPr="0039664B">
        <w:rPr>
          <w:vertAlign w:val="subscript"/>
        </w:rPr>
        <w:t>π</w:t>
      </w:r>
      <w:r w:rsidR="00971924">
        <w:t xml:space="preserve"> = 0.15 </w:t>
      </w:r>
      <w:r w:rsidR="00971924" w:rsidRPr="00FD7154">
        <w:t>μs</w:t>
      </w:r>
      <w:r w:rsidR="00780B80">
        <w:t xml:space="preserve"> </w:t>
      </w:r>
      <w:r w:rsidR="00FC5271">
        <w:t>[18]</w:t>
      </w:r>
      <w:r w:rsidR="00780B80">
        <w:t>.</w:t>
      </w:r>
      <w:r>
        <w:t xml:space="preserve"> </w:t>
      </w:r>
    </w:p>
    <w:p w:rsidR="00FC5271" w:rsidRDefault="00AD13EC" w:rsidP="00FC5271">
      <w:r>
        <w:t>One limitation of Si is the difficulty to perform fast gate operations while maintaining the good coherence. One way around this problem is to use the spin-orbit interaction of holes</w:t>
      </w:r>
      <w:r w:rsidR="00827538">
        <w:t xml:space="preserve"> instead of electrons</w:t>
      </w:r>
      <w:r>
        <w:t xml:space="preserve">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FC5271" w:rsidRPr="00FC5271">
        <w:rPr>
          <w:i/>
        </w:rPr>
        <w:t>pin manipulation measurements</w:t>
      </w:r>
      <w:r>
        <w:rPr>
          <w:i/>
        </w:rPr>
        <w:t xml:space="preserve"> </w:t>
      </w:r>
      <w:r w:rsidRPr="00EF26A8">
        <w:t>section</w:t>
      </w:r>
      <w:r w:rsidR="009E7BE2" w:rsidRPr="00350C01">
        <w:t>)</w:t>
      </w:r>
      <w:r w:rsidR="009E7BE2">
        <w:t xml:space="preserve">. </w:t>
      </w:r>
      <w:r>
        <w:t xml:space="preserve">Using this approach R. Maurand et al., realized very recently the first CMOS spin qubit by using a hole confined in a transistor made out of p-type Si. </w:t>
      </w:r>
      <w:r w:rsidR="007D57D9">
        <w:t>Indeed</w:t>
      </w:r>
      <w:r w:rsidR="00E9528E">
        <w:t xml:space="preserve">, the time for a full spin rotation was much reduced </w:t>
      </w:r>
      <w:r w:rsidR="00E9528E" w:rsidRPr="0039664B">
        <w:t>τ</w:t>
      </w:r>
      <w:r w:rsidR="00E9528E" w:rsidRPr="0039664B">
        <w:rPr>
          <w:vertAlign w:val="subscript"/>
        </w:rPr>
        <w:t>π</w:t>
      </w:r>
      <w:r w:rsidR="00E9528E">
        <w:t xml:space="preserve"> ≈ 6 ns but also the </w:t>
      </w:r>
      <w:r>
        <w:t xml:space="preserve">reported </w:t>
      </w:r>
      <w:r w:rsidR="00671E19">
        <w:t>T</w:t>
      </w:r>
      <w:r w:rsidR="00671E19">
        <w:rPr>
          <w:vertAlign w:val="subscript"/>
        </w:rPr>
        <w:t>2</w:t>
      </w:r>
      <w:r w:rsidR="00671E19">
        <w:rPr>
          <w:vertAlign w:val="superscript"/>
        </w:rPr>
        <w:t>ECHO</w:t>
      </w:r>
      <w:r w:rsidR="00671E19">
        <w:t xml:space="preserve"> </w:t>
      </w:r>
      <w:r w:rsidR="00E9528E">
        <w:t>≈</w:t>
      </w:r>
      <w:r>
        <w:t>245</w:t>
      </w:r>
      <w:r w:rsidR="00827538">
        <w:t xml:space="preserve"> </w:t>
      </w:r>
      <w:r>
        <w:t>ns</w:t>
      </w:r>
      <w:r w:rsidR="00671E19">
        <w:t>.</w:t>
      </w:r>
      <w:r w:rsidDel="00AD13EC">
        <w:t xml:space="preserve"> </w:t>
      </w:r>
      <w:r>
        <w:t xml:space="preserve">[11]. </w:t>
      </w:r>
    </w:p>
    <w:p w:rsidR="00350C01" w:rsidRDefault="00961F10" w:rsidP="00C86B6F">
      <w:r w:rsidRPr="00827538">
        <w:rPr>
          <w:b/>
        </w:rPr>
        <w:t>Holes in</w:t>
      </w:r>
      <w:r>
        <w:t xml:space="preserve"> </w:t>
      </w:r>
      <w:r w:rsidRPr="00827538">
        <w:rPr>
          <w:b/>
        </w:rPr>
        <w:t>germanium</w:t>
      </w:r>
      <w:r w:rsidR="009D5487">
        <w:t xml:space="preserve"> </w:t>
      </w:r>
      <w:r w:rsidR="00350C01" w:rsidRPr="00827538">
        <w:rPr>
          <w:b/>
        </w:rPr>
        <w:t>(</w:t>
      </w:r>
      <w:r w:rsidR="009D5487" w:rsidRPr="00AC4E94">
        <w:rPr>
          <w:b/>
        </w:rPr>
        <w:t>Ge</w:t>
      </w:r>
      <w:r w:rsidR="00350C01">
        <w:rPr>
          <w:b/>
        </w:rPr>
        <w:t>)</w:t>
      </w:r>
      <w:r>
        <w:t xml:space="preserve">, have </w:t>
      </w:r>
      <w:r w:rsidR="00EE40D6">
        <w:t xml:space="preserve">even </w:t>
      </w:r>
      <w:r>
        <w:t xml:space="preserve">higher spin orbit coupling which should </w:t>
      </w:r>
      <w:r w:rsidR="00350C01">
        <w:t xml:space="preserve">allow </w:t>
      </w:r>
      <w:r w:rsidR="00EE40D6">
        <w:t xml:space="preserve">thus </w:t>
      </w:r>
      <w:r>
        <w:t xml:space="preserve">much </w:t>
      </w:r>
      <w:r w:rsidRPr="00785174">
        <w:rPr>
          <w:b/>
        </w:rPr>
        <w:t>faster spin ma</w:t>
      </w:r>
      <w:r w:rsidR="00604DE7" w:rsidRPr="00785174">
        <w:rPr>
          <w:b/>
        </w:rPr>
        <w:t>nipulation</w:t>
      </w:r>
      <w:r w:rsidR="009D5487" w:rsidRPr="00785174">
        <w:rPr>
          <w:b/>
        </w:rPr>
        <w:t xml:space="preserve"> time</w:t>
      </w:r>
      <w:r w:rsidR="00350C01">
        <w:rPr>
          <w:b/>
        </w:rPr>
        <w:t>s</w:t>
      </w:r>
      <w:r>
        <w:t>.</w:t>
      </w:r>
      <w:r w:rsidR="00624284">
        <w:t xml:space="preserve"> In addition, for purely heavy-hole (HH) states the dephasing time should be very long</w:t>
      </w:r>
      <w:r w:rsidR="00955E6B">
        <w:t xml:space="preserve"> [21]</w:t>
      </w:r>
      <w:r w:rsidR="00624284">
        <w:t xml:space="preserve">. </w:t>
      </w:r>
    </w:p>
    <w:p w:rsidR="00C23830" w:rsidRDefault="00624284" w:rsidP="00CC79F8">
      <w:r>
        <w:t>In our group we study qubits</w:t>
      </w:r>
      <w:r w:rsidR="00387E18">
        <w:t xml:space="preserve"> in Ge self-assembled nanostructures</w:t>
      </w:r>
      <w:r w:rsidR="001B77CB">
        <w:t xml:space="preserve"> </w:t>
      </w:r>
      <w:r w:rsidR="00387E18">
        <w:t>[10]</w:t>
      </w:r>
      <w:r w:rsidR="00350C01">
        <w:t xml:space="preserve">, which are </w:t>
      </w:r>
      <w:r w:rsidR="00387E18">
        <w:t xml:space="preserve">created by epitaxial growth of Ge on Si. Such a growth </w:t>
      </w:r>
      <w:r w:rsidR="00350C01">
        <w:t xml:space="preserve">can </w:t>
      </w:r>
      <w:r w:rsidR="00387E18">
        <w:t>lead</w:t>
      </w:r>
      <w:r w:rsidR="00ED4509">
        <w:t xml:space="preserve"> </w:t>
      </w:r>
      <w:r w:rsidR="00387E18">
        <w:t>to various type</w:t>
      </w:r>
      <w:r w:rsidR="00350C01">
        <w:t>s</w:t>
      </w:r>
      <w:r w:rsidR="00387E18">
        <w:t xml:space="preserve"> of nanostructures. In this project the so-called Ge hut-wires are going to be studied. Very recently </w:t>
      </w:r>
      <w:r w:rsidR="001E79EC">
        <w:t>magnetotransport measurement</w:t>
      </w:r>
      <w:r w:rsidR="00EE40D6">
        <w:t>s</w:t>
      </w:r>
      <w:r w:rsidR="009251B7">
        <w:t xml:space="preserve"> have shown that holes,</w:t>
      </w:r>
      <w:r w:rsidR="001E79EC">
        <w:t xml:space="preserve"> </w:t>
      </w:r>
      <w:r w:rsidR="009251B7">
        <w:t xml:space="preserve">in this type of structures, are of </w:t>
      </w:r>
      <w:r w:rsidR="00387E18" w:rsidRPr="001B77CB">
        <w:t>HH</w:t>
      </w:r>
      <w:r w:rsidR="001B77CB" w:rsidRPr="001B77CB">
        <w:t xml:space="preserve"> character</w:t>
      </w:r>
      <w:r w:rsidR="00387E18" w:rsidRPr="001B77CB">
        <w:t xml:space="preserve">, </w:t>
      </w:r>
      <w:r w:rsidR="00350C01">
        <w:t>suggesting</w:t>
      </w:r>
      <w:r w:rsidR="00350C01" w:rsidRPr="001B77CB">
        <w:t xml:space="preserve"> </w:t>
      </w:r>
      <w:r w:rsidR="00387E18" w:rsidRPr="001B77CB">
        <w:t>long coherence times for this material system.</w:t>
      </w:r>
      <w:r w:rsidR="00387E18">
        <w:rPr>
          <w:b/>
        </w:rPr>
        <w:t xml:space="preserve"> </w:t>
      </w:r>
    </w:p>
    <w:p w:rsidR="006C3B94" w:rsidRDefault="00CC79F8" w:rsidP="009D17AE">
      <w:pPr>
        <w:rPr>
          <w:b/>
        </w:rPr>
      </w:pPr>
      <w:r w:rsidRPr="00CC79F8">
        <w:rPr>
          <w:b/>
          <w:noProof/>
        </w:rPr>
        <w:lastRenderedPageBreak/>
        <w:drawing>
          <wp:anchor distT="0" distB="0" distL="114300" distR="114300" simplePos="0" relativeHeight="251686912" behindDoc="0" locked="0" layoutInCell="1" allowOverlap="1" wp14:anchorId="737BA97A" wp14:editId="6A21A414">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77696" behindDoc="0" locked="0" layoutInCell="1" allowOverlap="1" wp14:anchorId="27A08FB9" wp14:editId="55B67ABB">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CC79F8" w:rsidRDefault="00CC79F8" w:rsidP="00CC79F8">
      <w:pPr>
        <w:pStyle w:val="Subtitle"/>
        <w:rPr>
          <w:rFonts w:eastAsiaTheme="minorHAnsi"/>
          <w:b/>
          <w:color w:val="auto"/>
          <w:spacing w:val="0"/>
        </w:rPr>
      </w:pPr>
    </w:p>
    <w:p w:rsidR="00CC79F8" w:rsidRPr="00ED56D2" w:rsidRDefault="00CC79F8" w:rsidP="00CC79F8">
      <w:pPr>
        <w:pStyle w:val="Subtitle"/>
      </w:pPr>
      <w:r>
        <w:t>Figure 1</w:t>
      </w:r>
      <w:r w:rsidR="0053298E">
        <w:t xml:space="preserve">: Stability diagram of a SiGe </w:t>
      </w:r>
      <w:r w:rsidR="00090FE0">
        <w:t xml:space="preserve">hut-wire </w:t>
      </w:r>
      <w:r>
        <w:t xml:space="preserve">single </w:t>
      </w:r>
      <w:r w:rsidR="00BC07E2">
        <w:t>QD</w:t>
      </w:r>
      <w:r>
        <w:t xml:space="preserve"> (left). Scanning electron micrograph of </w:t>
      </w:r>
      <w:r w:rsidR="00090FE0">
        <w:t xml:space="preserve">a Ge hut-wire </w:t>
      </w:r>
      <w:r>
        <w:t>contacted by palladium Pd source and drain electrodes (right) [10]</w:t>
      </w:r>
    </w:p>
    <w:p w:rsidR="0053298E" w:rsidRDefault="0053298E" w:rsidP="0053298E">
      <w:pPr>
        <w:pStyle w:val="Subtitle"/>
      </w:pPr>
    </w:p>
    <w:p w:rsidR="00FC5271" w:rsidRPr="001B77CB" w:rsidRDefault="00387E18" w:rsidP="0053298E">
      <w:pPr>
        <w:rPr>
          <w:b/>
        </w:rPr>
      </w:pPr>
      <w:r w:rsidRPr="001B77CB">
        <w:rPr>
          <w:b/>
        </w:rPr>
        <w:t xml:space="preserve">Measurement techniques: </w:t>
      </w:r>
    </w:p>
    <w:p w:rsidR="00AA1619" w:rsidRDefault="002C5A46" w:rsidP="009D17AE">
      <w:r>
        <w:t xml:space="preserve">Different type of measurement techniques </w:t>
      </w:r>
      <w:r w:rsidR="00350C01">
        <w:t>have been used in order</w:t>
      </w:r>
      <w:r>
        <w:t xml:space="preserve"> to </w:t>
      </w:r>
      <w:r w:rsidR="00350C01">
        <w:t xml:space="preserve">extract </w:t>
      </w:r>
      <w:r>
        <w:t xml:space="preserve">the state of a spin qubit and </w:t>
      </w:r>
      <w:r w:rsidR="00350C01">
        <w:t>its</w:t>
      </w:r>
      <w:r>
        <w:t xml:space="preserve"> coherence time: </w:t>
      </w:r>
    </w:p>
    <w:p w:rsidR="00C86B6F" w:rsidRDefault="001860D4" w:rsidP="001B77CB">
      <w:pPr>
        <w:pStyle w:val="ListParagraph"/>
        <w:numPr>
          <w:ilvl w:val="0"/>
          <w:numId w:val="22"/>
        </w:numPr>
      </w:pPr>
      <w:r w:rsidRPr="00636C7C">
        <w:rPr>
          <w:u w:val="single"/>
        </w:rP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1860D4" w:rsidRDefault="00334797" w:rsidP="00EF26A8">
      <w:pPr>
        <w:pStyle w:val="ListParagraph"/>
        <w:numPr>
          <w:ilvl w:val="0"/>
          <w:numId w:val="22"/>
        </w:numPr>
      </w:pPr>
      <w:r w:rsidRPr="00636C7C">
        <w:rPr>
          <w:u w:val="single"/>
        </w:rPr>
        <w:t>D</w:t>
      </w:r>
      <w:r w:rsidR="001860D4" w:rsidRPr="00636C7C">
        <w:rPr>
          <w:u w:val="single"/>
        </w:rPr>
        <w:t>ifferential measurement (AC current readout)</w:t>
      </w:r>
      <w:r w:rsidR="00C86B6F">
        <w:t>: The differential measurement (</w:t>
      </w:r>
      <w:r w:rsidR="00636C7C">
        <w:t>AC current readout) has a similar</w:t>
      </w:r>
      <w:r w:rsidR="00C86B6F">
        <w:t xml:space="preserve"> drawbacks as </w:t>
      </w:r>
      <w:r w:rsidR="00636C7C">
        <w:t xml:space="preserve">the </w:t>
      </w:r>
      <w:r w:rsidR="00C86B6F">
        <w:t>DC current readout. It is typically done with a low frequency lock</w:t>
      </w:r>
      <w:r w:rsidR="000C4C17">
        <w:t>-</w:t>
      </w:r>
      <w:r w:rsidR="00C86B6F">
        <w:t>in technique. Because of the low frequency noise, a lock</w:t>
      </w:r>
      <w:r w:rsidR="000C4C17">
        <w:t>-</w:t>
      </w:r>
      <w:r w:rsidR="00C86B6F">
        <w:t xml:space="preserve">in amplifier usually operates on a very narrow </w:t>
      </w:r>
      <w:r w:rsidR="000C4C17">
        <w:t>bandwidth (</w:t>
      </w:r>
      <w:r w:rsidR="00C86B6F">
        <w:t>BW</w:t>
      </w:r>
      <w:r w:rsidR="000C4C17">
        <w:t>)</w:t>
      </w:r>
      <w:r w:rsidR="00C86B6F">
        <w:t xml:space="preserve"> around the </w:t>
      </w:r>
      <w:r w:rsidR="00801743">
        <w:t xml:space="preserve">measurement </w:t>
      </w:r>
      <w:r w:rsidR="00C86B6F">
        <w:t>frequency, which leads to long measurement time</w:t>
      </w:r>
      <w:r w:rsidR="00EF26A8">
        <w:t>s.</w:t>
      </w:r>
    </w:p>
    <w:p w:rsidR="00C86B6F" w:rsidRDefault="00334797" w:rsidP="00E5561A">
      <w:pPr>
        <w:pStyle w:val="ListParagraph"/>
        <w:numPr>
          <w:ilvl w:val="0"/>
          <w:numId w:val="5"/>
        </w:numPr>
      </w:pPr>
      <w:r w:rsidRPr="00636C7C">
        <w:rPr>
          <w:u w:val="single"/>
        </w:rPr>
        <w:t>O</w:t>
      </w:r>
      <w:r w:rsidR="001860D4" w:rsidRPr="00636C7C">
        <w:rPr>
          <w:u w:val="single"/>
        </w:rPr>
        <w:t>hmic reflectometry</w:t>
      </w:r>
      <w:r w:rsidR="00C86B6F" w:rsidRPr="00636C7C">
        <w:t>:</w:t>
      </w:r>
      <w:r w:rsidR="00C86B6F" w:rsidRPr="00C86B6F">
        <w:t xml:space="preserve"> </w:t>
      </w:r>
      <w:r w:rsidR="00636C7C">
        <w:t xml:space="preserve"> </w:t>
      </w:r>
      <w:r w:rsidR="00E5561A">
        <w:t>O</w:t>
      </w:r>
      <w:r w:rsidR="00C86B6F">
        <w:t xml:space="preserve">hmic reflectometry is a technique </w:t>
      </w:r>
      <w:r w:rsidR="00801743">
        <w:t xml:space="preserve">which indirectly senses the impedance change of a QD </w:t>
      </w:r>
      <w:r w:rsidR="00C86B6F">
        <w:t xml:space="preserve">by monitoring the amplitude or phase of the reflected </w:t>
      </w:r>
      <w:r w:rsidR="00801743">
        <w:t>wave</w:t>
      </w:r>
      <w:r w:rsidR="00636C7C">
        <w:t xml:space="preserve"> from the QD</w:t>
      </w:r>
      <w:r w:rsidR="00801743">
        <w:t xml:space="preserve"> </w:t>
      </w:r>
      <w:r w:rsidR="00DD1A5F">
        <w:t>(see Figure 2</w:t>
      </w:r>
      <w:r w:rsidR="00C86B6F">
        <w:t xml:space="preserve">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86B6F" w:rsidRPr="00E5561A" w:rsidRDefault="00334797" w:rsidP="00E5561A">
      <w:pPr>
        <w:pStyle w:val="ListParagraph"/>
        <w:numPr>
          <w:ilvl w:val="0"/>
          <w:numId w:val="5"/>
        </w:numPr>
        <w:rPr>
          <w:b/>
        </w:rPr>
      </w:pPr>
      <w:r w:rsidRPr="00636C7C">
        <w:rPr>
          <w:u w:val="single"/>
        </w:rPr>
        <w:t>G</w:t>
      </w:r>
      <w:r w:rsidR="001860D4" w:rsidRPr="00636C7C">
        <w:rPr>
          <w:u w:val="single"/>
        </w:rPr>
        <w:t>ate reflectometry</w:t>
      </w:r>
      <w:r w:rsidR="00C86B6F">
        <w:t xml:space="preserve">: </w:t>
      </w:r>
      <w:r w:rsidR="00801743">
        <w:t>Similar to the ohmic reflectometry but it is co</w:t>
      </w:r>
      <w:r w:rsidR="0029509A">
        <w:t>nnected to a gate</w:t>
      </w:r>
      <w:r w:rsidR="00A773D9">
        <w:t xml:space="preserve"> electrode</w:t>
      </w:r>
      <w:r w:rsidR="0029509A">
        <w:t xml:space="preserve"> and not to a source or a</w:t>
      </w:r>
      <w:r w:rsidR="00801743">
        <w:t xml:space="preserve"> drain lead. </w:t>
      </w:r>
      <w:r w:rsidR="00C86B6F" w:rsidRPr="00E5561A">
        <w:rPr>
          <w:b/>
        </w:rPr>
        <w:t xml:space="preserve">It’s big advantage is that it does neither require charge transport </w:t>
      </w:r>
      <w:r w:rsidR="00C86B6F" w:rsidRPr="00E5561A">
        <w:rPr>
          <w:b/>
        </w:rPr>
        <w:lastRenderedPageBreak/>
        <w:t xml:space="preserve">through the </w:t>
      </w:r>
      <w:r w:rsidR="00801743" w:rsidRPr="00E5561A">
        <w:rPr>
          <w:b/>
        </w:rPr>
        <w:t>QD hosting the qubit</w:t>
      </w:r>
      <w:r w:rsidR="00C86B6F" w:rsidRPr="00E5561A">
        <w:rPr>
          <w:b/>
        </w:rPr>
        <w:t xml:space="preserve"> nor the existence of a charge sensor</w:t>
      </w:r>
      <w:r w:rsidR="000C4C17">
        <w:rPr>
          <w:b/>
        </w:rPr>
        <w:t xml:space="preserve"> typically used with ohmic reflectometry</w:t>
      </w:r>
      <w:r w:rsidR="00C86B6F" w:rsidRPr="00E5561A">
        <w:rPr>
          <w:b/>
        </w:rPr>
        <w:t>.</w:t>
      </w:r>
    </w:p>
    <w:p w:rsidR="001860D4" w:rsidRDefault="001860D4" w:rsidP="00E5561A">
      <w:pPr>
        <w:pStyle w:val="ListParagraph"/>
      </w:pPr>
    </w:p>
    <w:p w:rsidR="00952319" w:rsidDel="000308A7" w:rsidRDefault="00E5561A" w:rsidP="00952319">
      <w:pPr>
        <w:rPr>
          <w:del w:id="1" w:author="Georgios KATSAROS" w:date="2016-09-13T15:03:00Z"/>
          <w:b/>
        </w:rPr>
      </w:pPr>
      <w:r w:rsidRPr="00E5561A">
        <w:rPr>
          <w:b/>
          <w:noProof/>
        </w:rPr>
        <mc:AlternateContent>
          <mc:Choice Requires="wps">
            <w:drawing>
              <wp:anchor distT="45720" distB="45720" distL="114300" distR="114300" simplePos="0" relativeHeight="251679744" behindDoc="0" locked="0" layoutInCell="1" allowOverlap="1" wp14:anchorId="1B5A0EEC" wp14:editId="68FB3F7C">
                <wp:simplePos x="0" y="0"/>
                <wp:positionH relativeFrom="column">
                  <wp:posOffset>-441960</wp:posOffset>
                </wp:positionH>
                <wp:positionV relativeFrom="paragraph">
                  <wp:posOffset>0</wp:posOffset>
                </wp:positionV>
                <wp:extent cx="6911975" cy="5516880"/>
                <wp:effectExtent l="0" t="0" r="2222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975" cy="5516880"/>
                        </a:xfrm>
                        <a:prstGeom prst="rect">
                          <a:avLst/>
                        </a:prstGeom>
                        <a:solidFill>
                          <a:srgbClr val="FFFFFF"/>
                        </a:solidFill>
                        <a:ln w="9525">
                          <a:solidFill>
                            <a:srgbClr val="000000"/>
                          </a:solidFill>
                          <a:miter lim="800000"/>
                          <a:headEnd/>
                          <a:tailEnd/>
                        </a:ln>
                      </wps:spPr>
                      <wps:txbx>
                        <w:txbxContent>
                          <w:p w:rsidR="0012147D" w:rsidRDefault="0012147D" w:rsidP="00E5561A">
                            <w:pPr>
                              <w:rPr>
                                <w:b/>
                              </w:rPr>
                            </w:pPr>
                            <w:r>
                              <w:rPr>
                                <w:b/>
                              </w:rPr>
                              <w:t>Explanatory box: What is reflectometry?</w:t>
                            </w:r>
                          </w:p>
                          <w:p w:rsidR="0012147D" w:rsidRPr="00E5561A" w:rsidRDefault="0012147D"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12147D" w:rsidRPr="00E5561A" w:rsidRDefault="0012147D" w:rsidP="00E5561A">
                            <w:pPr>
                              <w:pStyle w:val="Subtitle"/>
                              <w:rPr>
                                <w:sz w:val="18"/>
                                <w:szCs w:val="18"/>
                              </w:rPr>
                            </w:pPr>
                            <w:r>
                              <w:rPr>
                                <w:sz w:val="18"/>
                                <w:szCs w:val="18"/>
                              </w:rPr>
                              <w:t>Figure 2</w:t>
                            </w:r>
                            <w:r w:rsidRPr="00E5561A">
                              <w:rPr>
                                <w:sz w:val="18"/>
                                <w:szCs w:val="18"/>
                              </w:rPr>
                              <w:t xml:space="preserve">: Basic principle of ohmic reflectometry. </w:t>
                            </w:r>
                            <w:r>
                              <w:rPr>
                                <w:sz w:val="18"/>
                                <w:szCs w:val="18"/>
                              </w:rPr>
                              <w:t xml:space="preserve">The resonant circuit consists of the single hole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12147D" w:rsidRPr="00E5561A" w:rsidRDefault="0012147D"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12147D" w:rsidRPr="00E5561A" w:rsidRDefault="0012147D"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12147D" w:rsidRDefault="0012147D" w:rsidP="00E5561A">
                            <w:pPr>
                              <w:rPr>
                                <w:rFonts w:eastAsiaTheme="minorEastAsia"/>
                                <w:sz w:val="18"/>
                                <w:szCs w:val="18"/>
                              </w:rPr>
                            </w:pPr>
                            <w:r w:rsidRPr="00E5561A">
                              <w:rPr>
                                <w:rFonts w:eastAsiaTheme="minorEastAsia"/>
                                <w:sz w:val="18"/>
                                <w:szCs w:val="18"/>
                              </w:rPr>
                              <w:t>Thus, if a hole tunnels</w:t>
                            </w:r>
                            <w:r>
                              <w:rPr>
                                <w:rFonts w:eastAsiaTheme="minorEastAsia"/>
                                <w:sz w:val="18"/>
                                <w:szCs w:val="18"/>
                              </w:rPr>
                              <w:t xml:space="preserve">, the </w:t>
                            </w:r>
                            <w:r w:rsidRPr="00E5561A">
                              <w:rPr>
                                <w:rFonts w:eastAsiaTheme="minorEastAsia"/>
                                <w:sz w:val="18"/>
                                <w:szCs w:val="18"/>
                              </w:rPr>
                              <w:t>SHT impedance changes</w:t>
                            </w:r>
                            <w:r>
                              <w:rPr>
                                <w:rFonts w:eastAsiaTheme="minorEastAsia"/>
                                <w:sz w:val="18"/>
                                <w:szCs w:val="18"/>
                              </w:rPr>
                              <w:t xml:space="preserve">, leading to a modification in </w:t>
                            </w:r>
                            <w:r w:rsidRPr="00E5561A">
                              <w:rPr>
                                <w:sz w:val="18"/>
                                <w:szCs w:val="18"/>
                              </w:rPr>
                              <w:t>Γ</w:t>
                            </w:r>
                            <w:r>
                              <w:rPr>
                                <w:sz w:val="18"/>
                                <w:szCs w:val="18"/>
                              </w:rPr>
                              <w:t xml:space="preserve"> and as a consequence the </w:t>
                            </w:r>
                            <w:r w:rsidRPr="00E5561A">
                              <w:rPr>
                                <w:rFonts w:eastAsiaTheme="minorEastAsia"/>
                                <w:sz w:val="18"/>
                                <w:szCs w:val="18"/>
                              </w:rPr>
                              <w:t>amplitude and phase of the reflected wave</w:t>
                            </w:r>
                            <w:r>
                              <w:rPr>
                                <w:rFonts w:eastAsiaTheme="minorEastAsia"/>
                                <w:sz w:val="18"/>
                                <w:szCs w:val="18"/>
                              </w:rPr>
                              <w:t xml:space="preserve"> will</w:t>
                            </w:r>
                            <w:r w:rsidRPr="00E5561A">
                              <w:rPr>
                                <w:rFonts w:eastAsiaTheme="minorEastAsia"/>
                                <w:sz w:val="18"/>
                                <w:szCs w:val="18"/>
                              </w:rPr>
                              <w:t xml:space="preserve"> change.</w:t>
                            </w:r>
                          </w:p>
                          <w:p w:rsidR="0012147D" w:rsidRDefault="001214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A0EEC" id="_x0000_t202" coordsize="21600,21600" o:spt="202" path="m,l,21600r21600,l21600,xe">
                <v:stroke joinstyle="miter"/>
                <v:path gradientshapeok="t" o:connecttype="rect"/>
              </v:shapetype>
              <v:shape id="Text Box 2" o:spid="_x0000_s1026" type="#_x0000_t202" style="position:absolute;left:0;text-align:left;margin-left:-34.8pt;margin-top:0;width:544.25pt;height:434.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">
                <v:textbox>
                  <w:txbxContent>
                    <w:p w:rsidR="0012147D" w:rsidRDefault="0012147D" w:rsidP="00E5561A">
                      <w:pPr>
                        <w:rPr>
                          <w:b/>
                        </w:rPr>
                      </w:pPr>
                      <w:r>
                        <w:rPr>
                          <w:b/>
                        </w:rPr>
                        <w:t>Explanatory box: What is reflectometry?</w:t>
                      </w:r>
                    </w:p>
                    <w:p w:rsidR="0012147D" w:rsidRPr="00E5561A" w:rsidRDefault="0012147D"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12147D" w:rsidRPr="00E5561A" w:rsidRDefault="0012147D" w:rsidP="00E5561A">
                      <w:pPr>
                        <w:pStyle w:val="Subtitle"/>
                        <w:rPr>
                          <w:sz w:val="18"/>
                          <w:szCs w:val="18"/>
                        </w:rPr>
                      </w:pPr>
                      <w:r>
                        <w:rPr>
                          <w:sz w:val="18"/>
                          <w:szCs w:val="18"/>
                        </w:rPr>
                        <w:t>Figure 2</w:t>
                      </w:r>
                      <w:r w:rsidRPr="00E5561A">
                        <w:rPr>
                          <w:sz w:val="18"/>
                          <w:szCs w:val="18"/>
                        </w:rPr>
                        <w:t xml:space="preserve">: Basic principle of ohmic reflectometry. </w:t>
                      </w:r>
                      <w:r>
                        <w:rPr>
                          <w:sz w:val="18"/>
                          <w:szCs w:val="18"/>
                        </w:rPr>
                        <w:t xml:space="preserve">The resonant circuit consists of the single hole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12147D" w:rsidRPr="00E5561A" w:rsidRDefault="0012147D"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12147D" w:rsidRPr="00E5561A" w:rsidRDefault="0012147D"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12147D" w:rsidRDefault="0012147D" w:rsidP="00E5561A">
                      <w:pPr>
                        <w:rPr>
                          <w:rFonts w:eastAsiaTheme="minorEastAsia"/>
                          <w:sz w:val="18"/>
                          <w:szCs w:val="18"/>
                        </w:rPr>
                      </w:pPr>
                      <w:r w:rsidRPr="00E5561A">
                        <w:rPr>
                          <w:rFonts w:eastAsiaTheme="minorEastAsia"/>
                          <w:sz w:val="18"/>
                          <w:szCs w:val="18"/>
                        </w:rPr>
                        <w:t>Thus, if a hole tunnels</w:t>
                      </w:r>
                      <w:r>
                        <w:rPr>
                          <w:rFonts w:eastAsiaTheme="minorEastAsia"/>
                          <w:sz w:val="18"/>
                          <w:szCs w:val="18"/>
                        </w:rPr>
                        <w:t xml:space="preserve">, the </w:t>
                      </w:r>
                      <w:r w:rsidRPr="00E5561A">
                        <w:rPr>
                          <w:rFonts w:eastAsiaTheme="minorEastAsia"/>
                          <w:sz w:val="18"/>
                          <w:szCs w:val="18"/>
                        </w:rPr>
                        <w:t>SHT impedance changes</w:t>
                      </w:r>
                      <w:r>
                        <w:rPr>
                          <w:rFonts w:eastAsiaTheme="minorEastAsia"/>
                          <w:sz w:val="18"/>
                          <w:szCs w:val="18"/>
                        </w:rPr>
                        <w:t xml:space="preserve">, leading to a modification in </w:t>
                      </w:r>
                      <w:r w:rsidRPr="00E5561A">
                        <w:rPr>
                          <w:sz w:val="18"/>
                          <w:szCs w:val="18"/>
                        </w:rPr>
                        <w:t>Γ</w:t>
                      </w:r>
                      <w:r>
                        <w:rPr>
                          <w:sz w:val="18"/>
                          <w:szCs w:val="18"/>
                        </w:rPr>
                        <w:t xml:space="preserve"> and as a consequence the </w:t>
                      </w:r>
                      <w:r w:rsidRPr="00E5561A">
                        <w:rPr>
                          <w:rFonts w:eastAsiaTheme="minorEastAsia"/>
                          <w:sz w:val="18"/>
                          <w:szCs w:val="18"/>
                        </w:rPr>
                        <w:t>amplitude and phase of the reflected wave</w:t>
                      </w:r>
                      <w:r>
                        <w:rPr>
                          <w:rFonts w:eastAsiaTheme="minorEastAsia"/>
                          <w:sz w:val="18"/>
                          <w:szCs w:val="18"/>
                        </w:rPr>
                        <w:t xml:space="preserve"> will</w:t>
                      </w:r>
                      <w:r w:rsidRPr="00E5561A">
                        <w:rPr>
                          <w:rFonts w:eastAsiaTheme="minorEastAsia"/>
                          <w:sz w:val="18"/>
                          <w:szCs w:val="18"/>
                        </w:rPr>
                        <w:t xml:space="preserve"> change.</w:t>
                      </w:r>
                    </w:p>
                    <w:p w:rsidR="0012147D" w:rsidRDefault="0012147D"/>
                  </w:txbxContent>
                </v:textbox>
                <w10:wrap type="square"/>
              </v:shape>
            </w:pict>
          </mc:Fallback>
        </mc:AlternateContent>
      </w:r>
    </w:p>
    <w:p w:rsidR="00952319" w:rsidRPr="00952319" w:rsidDel="000308A7" w:rsidRDefault="00952319" w:rsidP="00952319">
      <w:pPr>
        <w:rPr>
          <w:del w:id="2" w:author="Georgios KATSAROS" w:date="2016-09-13T15:03:00Z"/>
          <w:b/>
        </w:rPr>
      </w:pPr>
    </w:p>
    <w:p w:rsidR="000B60BE" w:rsidDel="000308A7" w:rsidRDefault="000B60BE" w:rsidP="00536253">
      <w:pPr>
        <w:pStyle w:val="Heading3"/>
        <w:rPr>
          <w:del w:id="3" w:author="Georgios KATSAROS" w:date="2016-09-13T15:03:00Z"/>
        </w:rPr>
      </w:pPr>
    </w:p>
    <w:p w:rsidR="000B60BE" w:rsidRPr="000B60BE" w:rsidDel="000308A7" w:rsidRDefault="000B60BE" w:rsidP="000B60BE">
      <w:pPr>
        <w:rPr>
          <w:del w:id="4" w:author="Georgios KATSAROS" w:date="2016-09-13T15:03:00Z"/>
        </w:rPr>
      </w:pPr>
    </w:p>
    <w:p w:rsidR="00801743" w:rsidRDefault="000F44F9" w:rsidP="007D57D9">
      <w:pPr>
        <w:pStyle w:val="Heading3"/>
        <w:numPr>
          <w:ilvl w:val="0"/>
          <w:numId w:val="1"/>
        </w:numPr>
      </w:pPr>
      <w:r>
        <w:t>Definition of the problem</w:t>
      </w:r>
      <w:r w:rsidR="00EA1118">
        <w:t>/Objectives of the project</w:t>
      </w:r>
      <w:r>
        <w:t>:</w:t>
      </w:r>
    </w:p>
    <w:p w:rsidR="00EA1118" w:rsidRPr="00EA1118" w:rsidRDefault="00EA1118" w:rsidP="007D57D9">
      <w:r>
        <w:t xml:space="preserve">The aim of this proposal is </w:t>
      </w:r>
      <w:r w:rsidR="000308A7">
        <w:t xml:space="preserve">the realization of a </w:t>
      </w:r>
      <w:r w:rsidR="00E4427E">
        <w:t xml:space="preserve">hole spin </w:t>
      </w:r>
      <w:r w:rsidR="000308A7">
        <w:t xml:space="preserve">qubit in a so far unexplored type of material system, namely Ge hut wires. To goal is to achieve as long coherence times as possible with as short as </w:t>
      </w:r>
      <w:r w:rsidR="000308A7">
        <w:lastRenderedPageBreak/>
        <w:t>possible manipulation times. More concretely, the first measurements to be performed are the ones for determining the spin relaxation time T</w:t>
      </w:r>
      <w:r w:rsidR="000308A7">
        <w:rPr>
          <w:vertAlign w:val="subscript"/>
        </w:rPr>
        <w:t>1</w:t>
      </w:r>
      <w:r w:rsidR="000308A7">
        <w:t xml:space="preserve"> . Subsequently, experiments in order to investigate the coherence times of the qubit are going to be performed. Spin manipulation experiments for measuring the spin dephasing time T</w:t>
      </w:r>
      <w:r w:rsidR="000308A7">
        <w:rPr>
          <w:vertAlign w:val="subscript"/>
        </w:rPr>
        <w:t>2</w:t>
      </w:r>
      <w:r w:rsidR="000308A7">
        <w:t>*, the spin coherence time using spin echo technique T</w:t>
      </w:r>
      <w:r w:rsidR="000308A7">
        <w:rPr>
          <w:vertAlign w:val="subscript"/>
        </w:rPr>
        <w:t>2</w:t>
      </w:r>
      <w:r w:rsidR="000308A7">
        <w:rPr>
          <w:vertAlign w:val="superscript"/>
        </w:rPr>
        <w:t>ECHO</w:t>
      </w:r>
      <w:r w:rsidR="000308A7">
        <w:t xml:space="preserve">, and the spin coherence time using the </w:t>
      </w:r>
      <w:r w:rsidR="000308A7" w:rsidRPr="00612B4F">
        <w:t>Carr-Purcell-Meiboom-Gill</w:t>
      </w:r>
      <w:r w:rsidR="000308A7" w:rsidRPr="002B32BE">
        <w:t xml:space="preserve"> </w:t>
      </w:r>
      <w:r w:rsidR="000308A7">
        <w:t>(CPMG) pulse sequence technique T</w:t>
      </w:r>
      <w:r w:rsidR="000308A7" w:rsidRPr="00141D13">
        <w:rPr>
          <w:vertAlign w:val="subscript"/>
        </w:rPr>
        <w:t>2</w:t>
      </w:r>
      <w:r w:rsidR="000308A7">
        <w:rPr>
          <w:sz w:val="20"/>
          <w:vertAlign w:val="superscript"/>
        </w:rPr>
        <w:t>CPMG</w:t>
      </w:r>
      <w:r w:rsidR="000308A7" w:rsidRPr="00CB119C">
        <w:t>, are going to be conducted.</w:t>
      </w:r>
    </w:p>
    <w:p w:rsidR="0079533E" w:rsidRDefault="004338D5" w:rsidP="009D17AE">
      <w:r>
        <w:rPr>
          <w:b/>
        </w:rPr>
        <w:t xml:space="preserve">Since </w:t>
      </w:r>
      <w:r w:rsidR="00626F0C" w:rsidRPr="00605679">
        <w:rPr>
          <w:b/>
        </w:rPr>
        <w:t>charge transport</w:t>
      </w:r>
      <w:r w:rsidR="0005550C">
        <w:rPr>
          <w:b/>
        </w:rPr>
        <w:t xml:space="preserve"> through the </w:t>
      </w:r>
      <w:r w:rsidR="004D6D7B">
        <w:rPr>
          <w:b/>
        </w:rPr>
        <w:t xml:space="preserve">QD hosting the </w:t>
      </w:r>
      <w:r w:rsidR="0005550C">
        <w:rPr>
          <w:b/>
        </w:rPr>
        <w:t xml:space="preserve">qubit, </w:t>
      </w:r>
      <w:r w:rsidR="004D6D7B">
        <w:rPr>
          <w:b/>
        </w:rPr>
        <w:t xml:space="preserve">is </w:t>
      </w:r>
      <w:r w:rsidR="0005550C">
        <w:rPr>
          <w:b/>
        </w:rPr>
        <w:t xml:space="preserve">in </w:t>
      </w:r>
      <w:r w:rsidR="00165BDB">
        <w:rPr>
          <w:b/>
        </w:rPr>
        <w:t xml:space="preserve">many </w:t>
      </w:r>
      <w:r w:rsidR="004D6D7B">
        <w:rPr>
          <w:b/>
        </w:rPr>
        <w:t>qubit experiments</w:t>
      </w:r>
      <w:r w:rsidR="0005550C">
        <w:rPr>
          <w:b/>
        </w:rPr>
        <w:t xml:space="preserve"> </w:t>
      </w:r>
      <w:r w:rsidR="004D6D7B">
        <w:rPr>
          <w:b/>
        </w:rPr>
        <w:t xml:space="preserve">unwanted because it is an invasive method, </w:t>
      </w:r>
      <w:r w:rsidR="000308A7">
        <w:rPr>
          <w:b/>
        </w:rPr>
        <w:t xml:space="preserve">many groups use charge sensors (quantum point contacts or QDs) for reading out the state of the qubit. </w:t>
      </w:r>
      <w:r w:rsidR="00DF4316">
        <w:t xml:space="preserve">The charge sensor is </w:t>
      </w:r>
      <w:r w:rsidR="0079533E">
        <w:t>electrostatically coupled and thus sensitive</w:t>
      </w:r>
      <w:r w:rsidR="00133981">
        <w:t xml:space="preserve"> to </w:t>
      </w:r>
      <w:r w:rsidR="00DF4316">
        <w:t xml:space="preserve">the </w:t>
      </w:r>
      <w:r w:rsidR="00133981">
        <w:t xml:space="preserve">charge configuration in </w:t>
      </w:r>
      <w:r w:rsidR="00DF4316">
        <w:t>the</w:t>
      </w:r>
      <w:r w:rsidR="0005550C">
        <w:t xml:space="preserve"> qubit</w:t>
      </w:r>
      <w:r w:rsidR="00632E07">
        <w:t xml:space="preserve">. </w:t>
      </w:r>
      <w:r w:rsidR="00DF4316">
        <w:t>The c</w:t>
      </w:r>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w:t>
      </w:r>
      <w:r w:rsidR="004D6D7B">
        <w:t xml:space="preserve"> (DC current readout, AC current readout)</w:t>
      </w:r>
      <w:r w:rsidR="0079533E">
        <w:t xml:space="preserve"> and ohmic reflectometry.</w:t>
      </w:r>
      <w:r w:rsidR="00007E8F">
        <w:t xml:space="preserve"> </w:t>
      </w:r>
    </w:p>
    <w:p w:rsidR="00165BDB" w:rsidRDefault="00DF4316" w:rsidP="00512FD8">
      <w:r>
        <w:rPr>
          <w:b/>
        </w:rPr>
        <w:t>However, c</w:t>
      </w:r>
      <w:r w:rsidR="00BE1763" w:rsidRPr="00512FD8">
        <w:rPr>
          <w:b/>
        </w:rPr>
        <w:t>harge</w:t>
      </w:r>
      <w:r w:rsidR="0007448F" w:rsidRPr="00512FD8">
        <w:rPr>
          <w:b/>
        </w:rPr>
        <w:t xml:space="preserve"> sensors</w:t>
      </w:r>
      <w:r w:rsidR="00E14CBF" w:rsidRPr="00512FD8">
        <w:rPr>
          <w:b/>
        </w:rPr>
        <w:t xml:space="preserve"> suffer from thermal broadening </w:t>
      </w:r>
      <w:r w:rsidR="004D6D7B">
        <w:rPr>
          <w:b/>
        </w:rPr>
        <w:t xml:space="preserve">of the conductance features (coulomb peaks, conductance plateaus) </w:t>
      </w:r>
      <w:r w:rsidR="004D6D7B" w:rsidRPr="00512FD8">
        <w:rPr>
          <w:b/>
        </w:rPr>
        <w:t>wh</w:t>
      </w:r>
      <w:r w:rsidR="004D6D7B">
        <w:rPr>
          <w:b/>
        </w:rPr>
        <w:t xml:space="preserve">ich </w:t>
      </w:r>
      <w:r w:rsidR="00E14CBF" w:rsidRPr="00512FD8">
        <w:rPr>
          <w:b/>
        </w:rPr>
        <w:t>lowers the sensitiv</w:t>
      </w:r>
      <w:r w:rsidR="0007448F" w:rsidRPr="00512FD8">
        <w:rPr>
          <w:b/>
        </w:rPr>
        <w:t xml:space="preserve">ity </w:t>
      </w:r>
      <w:r w:rsidR="004D6D7B">
        <w:rPr>
          <w:b/>
        </w:rPr>
        <w:t xml:space="preserve">and </w:t>
      </w:r>
      <w:r w:rsidR="0007448F" w:rsidRPr="00512FD8">
        <w:rPr>
          <w:b/>
        </w:rPr>
        <w:t xml:space="preserve">thus </w:t>
      </w:r>
      <w:r w:rsidR="004D6D7B">
        <w:rPr>
          <w:b/>
        </w:rPr>
        <w:t xml:space="preserve">the </w:t>
      </w:r>
      <w:r w:rsidR="009626B0">
        <w:rPr>
          <w:b/>
        </w:rPr>
        <w:t xml:space="preserve">readout </w:t>
      </w:r>
      <w:r w:rsidR="0007448F" w:rsidRPr="00512FD8">
        <w:rPr>
          <w:b/>
        </w:rPr>
        <w:t>speed</w:t>
      </w:r>
      <w:r w:rsidR="00E14CBF" w:rsidRPr="00512FD8">
        <w:rPr>
          <w:b/>
        </w:rPr>
        <w:t>.</w:t>
      </w:r>
      <w:r w:rsidR="0007448F" w:rsidRPr="00512FD8">
        <w:rPr>
          <w:b/>
        </w:rPr>
        <w:t xml:space="preserve"> </w:t>
      </w:r>
      <w:r w:rsidR="00165BDB">
        <w:rPr>
          <w:b/>
        </w:rPr>
        <w:t>In addition, t</w:t>
      </w:r>
      <w:r w:rsidR="0007448F" w:rsidRPr="00512FD8">
        <w:rPr>
          <w:b/>
        </w:rPr>
        <w:t>he</w:t>
      </w:r>
      <w:r w:rsidR="004D6D7B">
        <w:rPr>
          <w:b/>
        </w:rPr>
        <w:t xml:space="preserve">ir gate voltage needs also to be continuously adapted in order to compensate the influence of the </w:t>
      </w:r>
      <w:r w:rsidR="0005550C">
        <w:rPr>
          <w:b/>
        </w:rPr>
        <w:t xml:space="preserve">qubit </w:t>
      </w:r>
      <w:r w:rsidR="007E48A5" w:rsidRPr="00512FD8">
        <w:rPr>
          <w:b/>
        </w:rPr>
        <w:t>gates</w:t>
      </w:r>
      <w:r w:rsidR="00E14CBF" w:rsidRPr="00512FD8">
        <w:rPr>
          <w:b/>
        </w:rPr>
        <w:t xml:space="preserve"> on their conductance. </w:t>
      </w:r>
      <w:r w:rsidR="00165BDB">
        <w:rPr>
          <w:b/>
        </w:rPr>
        <w:t>Finally</w:t>
      </w:r>
      <w:r w:rsidR="00DD74DE">
        <w:rPr>
          <w:b/>
        </w:rPr>
        <w:t>, by looking into the future,</w:t>
      </w:r>
      <w:r w:rsidR="0007448F" w:rsidRPr="00512FD8">
        <w:rPr>
          <w:b/>
        </w:rPr>
        <w:t xml:space="preserve"> </w:t>
      </w:r>
      <w:r w:rsidR="00DD74DE">
        <w:rPr>
          <w:b/>
        </w:rPr>
        <w:t xml:space="preserve">for </w:t>
      </w:r>
      <w:r w:rsidR="00DD253D">
        <w:rPr>
          <w:b/>
        </w:rPr>
        <w:t xml:space="preserve">the realization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r w:rsidR="00A6218B">
        <w:rPr>
          <w:b/>
        </w:rPr>
        <w:t xml:space="preserve">. Adding charge sensors next to each qubit </w:t>
      </w:r>
      <w:r w:rsidR="00513967">
        <w:rPr>
          <w:b/>
        </w:rPr>
        <w:t>will lead to additional complexity.</w:t>
      </w:r>
    </w:p>
    <w:p w:rsidR="0070019A" w:rsidRDefault="000308A7" w:rsidP="00512FD8">
      <w:pPr>
        <w:rPr>
          <w:b/>
        </w:rPr>
      </w:pPr>
      <w:r>
        <w:rPr>
          <w:b/>
        </w:rPr>
        <w:t xml:space="preserve">I will read out the state of the qubits by means of gate reflectometry. </w:t>
      </w:r>
      <w:r w:rsidR="007E48A5" w:rsidRPr="00512FD8">
        <w:rPr>
          <w:b/>
        </w:rPr>
        <w:t>Gate reflectometry</w:t>
      </w:r>
      <w:r w:rsidR="002B32BE">
        <w:rPr>
          <w:b/>
        </w:rPr>
        <w:t xml:space="preserve">, </w:t>
      </w:r>
      <w:r w:rsidR="0007448F" w:rsidRPr="00512FD8">
        <w:rPr>
          <w:b/>
        </w:rPr>
        <w:t xml:space="preserve">does not suffer from </w:t>
      </w:r>
      <w:r w:rsidR="00165BDB">
        <w:rPr>
          <w:b/>
        </w:rPr>
        <w:t xml:space="preserve">the </w:t>
      </w:r>
      <w:r w:rsidR="0007448F" w:rsidRPr="00512FD8">
        <w:rPr>
          <w:b/>
        </w:rPr>
        <w:t>previously listed problems</w:t>
      </w:r>
      <w:r w:rsidR="00513967">
        <w:rPr>
          <w:b/>
        </w:rPr>
        <w:t>.</w:t>
      </w:r>
    </w:p>
    <w:p w:rsidR="00A11815" w:rsidRDefault="00513967" w:rsidP="00512FD8">
      <w:r>
        <w:t>By connecting</w:t>
      </w:r>
      <w:r w:rsidRPr="00510727">
        <w:t xml:space="preserve"> </w:t>
      </w:r>
      <w:r>
        <w:t xml:space="preserve">the </w:t>
      </w:r>
      <w:r w:rsidR="00510727">
        <w:t xml:space="preserve">gate electrodes defined for </w:t>
      </w:r>
      <w:r>
        <w:t xml:space="preserve">creating and </w:t>
      </w:r>
      <w:r w:rsidR="00510727">
        <w:t xml:space="preserve">tuning </w:t>
      </w:r>
      <w:r>
        <w:t xml:space="preserve">a </w:t>
      </w:r>
      <w:r w:rsidR="002B32BE">
        <w:t xml:space="preserve">GaAs/AlGaAs heterostructure </w:t>
      </w:r>
      <w:r w:rsidR="00B4186F">
        <w:t>double quantum dot (</w:t>
      </w:r>
      <w:r>
        <w:t>DQD</w:t>
      </w:r>
      <w:r w:rsidR="00B4186F">
        <w:t>)</w:t>
      </w:r>
      <w:r>
        <w:t xml:space="preserve"> </w:t>
      </w:r>
      <w:r w:rsidR="00510727">
        <w:t xml:space="preserve">to </w:t>
      </w:r>
      <w:r>
        <w:t>a</w:t>
      </w:r>
      <w:r w:rsidR="00892536">
        <w:t xml:space="preserve"> lumped element resonator </w:t>
      </w:r>
      <w:r w:rsidR="00462D16">
        <w:t xml:space="preserve">acting </w:t>
      </w:r>
      <w:r w:rsidR="00892536">
        <w:t>as a gate reflectometry circuit</w:t>
      </w:r>
      <w:r w:rsidR="00510727">
        <w:t xml:space="preserve">, J. I. Colless et al. achieved </w:t>
      </w:r>
      <w:r w:rsidR="00462D16">
        <w:t xml:space="preserve">a </w:t>
      </w:r>
      <w:r w:rsidR="00892536">
        <w:t>charge sensitivity of 6.3 meHz</w:t>
      </w:r>
      <w:r w:rsidR="00892536">
        <w:rPr>
          <w:vertAlign w:val="superscript"/>
        </w:rPr>
        <w:t>-1/2</w:t>
      </w:r>
      <w:r w:rsidR="00892536">
        <w:t xml:space="preserve"> (smaller is better)</w:t>
      </w:r>
      <w:r w:rsidR="0038243A">
        <w:t xml:space="preserve"> [14]</w:t>
      </w:r>
      <w:r w:rsidR="00892536">
        <w:t>.</w:t>
      </w:r>
      <w:r w:rsidR="00612B4F">
        <w:t xml:space="preserve"> </w:t>
      </w:r>
      <w:r w:rsidR="00430CA9">
        <w:t>L</w:t>
      </w:r>
      <w:r w:rsidR="0009103D">
        <w:t xml:space="preserve">ast year, </w:t>
      </w:r>
      <w:r w:rsidR="00A11815">
        <w:t xml:space="preserve">M.F. Gonzalez – Zalba et al. reported </w:t>
      </w:r>
      <w:r w:rsidR="0009103D">
        <w:t>a</w:t>
      </w:r>
      <w:r w:rsidR="00462D16">
        <w:t>n improved</w:t>
      </w:r>
      <w:r w:rsidR="0009103D">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rsidR="0009103D">
        <w:t xml:space="preserve">by </w:t>
      </w:r>
      <w:r w:rsidR="009A4E1A">
        <w:t>using</w:t>
      </w:r>
      <w:r w:rsidR="0038243A">
        <w:t xml:space="preserve"> </w:t>
      </w:r>
      <w:r w:rsidR="002B32BE">
        <w:t xml:space="preserve">a </w:t>
      </w:r>
      <w:r w:rsidR="0038243A">
        <w:t>similar</w:t>
      </w:r>
      <w:r w:rsidR="009A4E1A">
        <w:t xml:space="preserve"> gate reflectometry</w:t>
      </w:r>
      <w:r w:rsidR="0038243A">
        <w:t xml:space="preserve"> approach</w:t>
      </w:r>
      <w:r w:rsidR="009A4E1A">
        <w:t xml:space="preserve"> </w:t>
      </w:r>
      <w:r w:rsidR="0009103D">
        <w:t xml:space="preserve">for </w:t>
      </w:r>
      <w:r w:rsidR="00462D16">
        <w:t xml:space="preserve">a </w:t>
      </w:r>
      <w:r w:rsidR="0038243A">
        <w:t xml:space="preserve">silicon nanowire based </w:t>
      </w:r>
      <w:r w:rsidR="00856ABB">
        <w:t>DQD</w:t>
      </w:r>
      <w:r w:rsidR="009A4E1A">
        <w:t xml:space="preserve"> </w:t>
      </w:r>
      <w:r w:rsidR="0009103D">
        <w:t xml:space="preserve">device </w:t>
      </w:r>
      <w:r w:rsidR="009A4E1A">
        <w:t>[12].</w:t>
      </w:r>
      <w:r w:rsidR="00377FC9">
        <w:t xml:space="preserve"> </w:t>
      </w:r>
      <w:r w:rsidR="0009103D">
        <w:t>The r</w:t>
      </w:r>
      <w:r w:rsidR="00377FC9">
        <w:t xml:space="preserve">eported sensitivity </w:t>
      </w:r>
      <w:r w:rsidR="0009103D">
        <w:t xml:space="preserve">is </w:t>
      </w:r>
      <w:r w:rsidR="00734710">
        <w:t xml:space="preserve">better </w:t>
      </w:r>
      <w:r w:rsidR="009221DD">
        <w:t xml:space="preserve">to </w:t>
      </w:r>
      <w:r w:rsidR="0009103D">
        <w:t xml:space="preserve">that </w:t>
      </w:r>
      <w:r w:rsidR="009221DD">
        <w:t>achieved with</w:t>
      </w:r>
      <w:r w:rsidR="00377FC9">
        <w:t xml:space="preserve"> </w:t>
      </w:r>
      <w:r w:rsidR="0009103D">
        <w:t xml:space="preserve">ohmic reflectometry in </w:t>
      </w:r>
      <w:r w:rsidR="00377FC9">
        <w:t xml:space="preserve">charge sensors </w:t>
      </w:r>
      <w:r w:rsidR="001E5AC6">
        <w:t>such as 1</w:t>
      </w:r>
      <w:r w:rsidR="0042208A">
        <w:t>00</w:t>
      </w:r>
      <w:r w:rsidR="001E5AC6" w:rsidRPr="001E5AC6">
        <w:t xml:space="preserve"> </w:t>
      </w:r>
      <w:r w:rsidR="001E5AC6" w:rsidRPr="00A11815">
        <w:t>μ</w:t>
      </w:r>
      <w:r w:rsidR="001E5AC6">
        <w:t>eHz</w:t>
      </w:r>
      <w:r w:rsidR="001E5AC6">
        <w:rPr>
          <w:vertAlign w:val="superscript"/>
        </w:rPr>
        <w:t>-1/2</w:t>
      </w:r>
      <w:r w:rsidR="001E5AC6">
        <w:t xml:space="preserve"> for </w:t>
      </w:r>
      <w:r w:rsidR="00377FC9">
        <w:t>RF quantum point</w:t>
      </w:r>
      <w:r w:rsidR="001E5AC6">
        <w:t xml:space="preserve"> contact</w:t>
      </w:r>
      <w:r w:rsidR="005C085D">
        <w:t xml:space="preserve"> [</w:t>
      </w:r>
      <w:r w:rsidR="0042208A">
        <w:t>25</w:t>
      </w:r>
      <w:r w:rsidR="005C085D">
        <w:t>]</w:t>
      </w:r>
      <w:r w:rsidR="001E5AC6">
        <w:t xml:space="preserve"> </w:t>
      </w:r>
      <w:r w:rsidR="00734710">
        <w:t xml:space="preserve">but still worse that the reported </w:t>
      </w:r>
      <w:r w:rsidR="0042208A">
        <w:t>1</w:t>
      </w:r>
      <w:r w:rsidR="001E5AC6">
        <w:t xml:space="preserve"> </w:t>
      </w:r>
      <w:r w:rsidR="001E5AC6" w:rsidRPr="00A11815">
        <w:t>μ</w:t>
      </w:r>
      <w:r w:rsidR="001E5AC6">
        <w:t>eHz</w:t>
      </w:r>
      <w:r w:rsidR="001E5AC6">
        <w:rPr>
          <w:vertAlign w:val="superscript"/>
        </w:rPr>
        <w:t>-1/2</w:t>
      </w:r>
      <w:r w:rsidR="00377FC9">
        <w:t xml:space="preserve"> </w:t>
      </w:r>
      <w:r w:rsidR="001E5AC6">
        <w:t xml:space="preserve">for RF single electron transistor </w:t>
      </w:r>
      <w:r w:rsidR="001825E7">
        <w:t>[26]</w:t>
      </w:r>
      <w:r w:rsidR="0070019A">
        <w:t>.</w:t>
      </w:r>
      <w:r w:rsidR="001825E7">
        <w:t xml:space="preserve"> </w:t>
      </w:r>
      <w:r w:rsidR="000308A7" w:rsidRPr="000308A7">
        <w:t xml:space="preserve"> </w:t>
      </w:r>
      <w:r w:rsidR="00E4427E">
        <w:t xml:space="preserve">In this work </w:t>
      </w:r>
      <w:r w:rsidR="000308A7">
        <w:t xml:space="preserve">the goal is to achieve a charge sensitivity comparable or even faster than the one </w:t>
      </w:r>
      <w:r w:rsidR="000308A7">
        <w:t>achieved for ohmic reflectometry</w:t>
      </w:r>
      <w:r w:rsidR="000308A7">
        <w:t xml:space="preserve">. That will allow us to have a high BW system necessary for the qubit </w:t>
      </w:r>
      <w:r w:rsidR="00E4427E">
        <w:t>measurements</w:t>
      </w:r>
      <w:r w:rsidR="000308A7">
        <w:t>, in particular for various type of single-shot experiments</w:t>
      </w:r>
      <w:r w:rsidR="001825E7">
        <w:t>.</w:t>
      </w:r>
    </w:p>
    <w:p w:rsidR="00952319" w:rsidRDefault="00952319" w:rsidP="00776062">
      <w:pPr>
        <w:pStyle w:val="Heading3"/>
      </w:pPr>
    </w:p>
    <w:p w:rsidR="00952319" w:rsidRDefault="00952319" w:rsidP="00776062">
      <w:pPr>
        <w:pStyle w:val="Heading3"/>
      </w:pPr>
    </w:p>
    <w:p w:rsidR="00952319" w:rsidRDefault="00952319" w:rsidP="00952319">
      <w:bookmarkStart w:id="5" w:name="_GoBack"/>
      <w:bookmarkEnd w:id="5"/>
    </w:p>
    <w:p w:rsidR="00ED565B" w:rsidRPr="00952319" w:rsidRDefault="00ED565B" w:rsidP="00952319"/>
    <w:p w:rsidR="00F95CE3" w:rsidDel="000308A7" w:rsidRDefault="00EC4B67" w:rsidP="00776062">
      <w:pPr>
        <w:pStyle w:val="Heading3"/>
        <w:rPr>
          <w:del w:id="6" w:author="Georgios KATSAROS" w:date="2016-09-13T15:03:00Z"/>
        </w:rPr>
      </w:pPr>
      <w:del w:id="7" w:author="Georgios KATSAROS" w:date="2016-09-13T15:03:00Z">
        <w:r w:rsidDel="000308A7">
          <w:delText>Proposal objectives</w:delText>
        </w:r>
        <w:r w:rsidR="00F95CE3" w:rsidDel="000308A7">
          <w:delText>:</w:delText>
        </w:r>
      </w:del>
    </w:p>
    <w:p w:rsidR="00F95CE3" w:rsidDel="000308A7" w:rsidRDefault="0009103D" w:rsidP="00F95CE3">
      <w:pPr>
        <w:rPr>
          <w:del w:id="8" w:author="Georgios KATSAROS" w:date="2016-09-13T15:03:00Z"/>
        </w:rPr>
      </w:pPr>
      <w:del w:id="9" w:author="Georgios KATSAROS" w:date="2016-09-13T15:03:00Z">
        <w:r w:rsidDel="000308A7">
          <w:delText>The o</w:delText>
        </w:r>
        <w:r w:rsidR="00F95CE3" w:rsidDel="000308A7">
          <w:delText xml:space="preserve">bjectives of this proposal are to </w:delText>
        </w:r>
        <w:r w:rsidR="00F95CE3" w:rsidRPr="00035BE3" w:rsidDel="000308A7">
          <w:rPr>
            <w:b/>
          </w:rPr>
          <w:delText xml:space="preserve">design </w:delText>
        </w:r>
        <w:r w:rsidRPr="00035BE3" w:rsidDel="000308A7">
          <w:rPr>
            <w:b/>
          </w:rPr>
          <w:delText>a</w:delText>
        </w:r>
        <w:r w:rsidDel="000308A7">
          <w:delText xml:space="preserve"> </w:delText>
        </w:r>
        <w:r w:rsidR="00F95CE3" w:rsidRPr="00F95CE3" w:rsidDel="000308A7">
          <w:rPr>
            <w:b/>
          </w:rPr>
          <w:delText>fast gate reflectometry</w:delText>
        </w:r>
        <w:r w:rsidR="00F95CE3" w:rsidDel="000308A7">
          <w:delText xml:space="preserve"> </w:delText>
        </w:r>
        <w:r w:rsidDel="000308A7">
          <w:delText xml:space="preserve">system which will </w:delText>
        </w:r>
        <w:r w:rsidR="00FD4915" w:rsidDel="000308A7">
          <w:delText>be used in order to study</w:delText>
        </w:r>
        <w:r w:rsidR="004338D5" w:rsidDel="000308A7">
          <w:delText>,</w:delText>
        </w:r>
        <w:r w:rsidR="00FD4915" w:rsidDel="000308A7">
          <w:delText xml:space="preserve"> </w:delText>
        </w:r>
        <w:r w:rsidR="00391AE8" w:rsidDel="000308A7">
          <w:delText xml:space="preserve">in </w:delText>
        </w:r>
        <w:r w:rsidR="002B32BE" w:rsidDel="000308A7">
          <w:delText xml:space="preserve">the </w:delText>
        </w:r>
        <w:r w:rsidR="00391AE8" w:rsidDel="000308A7">
          <w:delText xml:space="preserve">second part of my PhD </w:delText>
        </w:r>
        <w:r w:rsidR="00430CA9" w:rsidDel="000308A7">
          <w:delText>thesis</w:delText>
        </w:r>
        <w:r w:rsidR="004338D5" w:rsidDel="000308A7">
          <w:delText>,</w:delText>
        </w:r>
        <w:r w:rsidR="00430CA9" w:rsidDel="000308A7">
          <w:delText xml:space="preserve"> </w:delText>
        </w:r>
        <w:r w:rsidR="00FD4915" w:rsidDel="000308A7">
          <w:delText xml:space="preserve">the </w:delText>
        </w:r>
        <w:r w:rsidR="00391AE8" w:rsidDel="000308A7">
          <w:delText xml:space="preserve">spin properties of the </w:delText>
        </w:r>
        <w:r w:rsidR="00856ABB" w:rsidDel="000308A7">
          <w:delText>Loss-DiVincenzo</w:delText>
        </w:r>
        <w:r w:rsidR="00035BE3" w:rsidDel="000308A7">
          <w:delText xml:space="preserve"> qubit created in</w:delText>
        </w:r>
        <w:r w:rsidR="00FD4915" w:rsidDel="000308A7">
          <w:delText xml:space="preserve"> </w:delText>
        </w:r>
        <w:r w:rsidR="00F95CE3" w:rsidDel="000308A7">
          <w:delText xml:space="preserve">a </w:delText>
        </w:r>
        <w:r w:rsidR="00391AE8" w:rsidDel="000308A7">
          <w:delText xml:space="preserve">Ge </w:delText>
        </w:r>
        <w:r w:rsidR="00BC07E2" w:rsidDel="000308A7">
          <w:delText>based, DQD</w:delText>
        </w:r>
        <w:r w:rsidR="00F95CE3" w:rsidDel="000308A7">
          <w:delText xml:space="preserve">. </w:delText>
        </w:r>
      </w:del>
    </w:p>
    <w:p w:rsidR="00F95CE3" w:rsidDel="000308A7" w:rsidRDefault="00F95CE3" w:rsidP="00F95CE3">
      <w:pPr>
        <w:rPr>
          <w:del w:id="10" w:author="Georgios KATSAROS" w:date="2016-09-13T15:03:00Z"/>
        </w:rPr>
      </w:pPr>
      <w:del w:id="11" w:author="Georgios KATSAROS" w:date="2016-09-13T15:03:00Z">
        <w:r w:rsidDel="000308A7">
          <w:delText xml:space="preserve">After </w:delText>
        </w:r>
        <w:r w:rsidR="00FD4915" w:rsidDel="000308A7">
          <w:delText xml:space="preserve">the gate reflectometry </w:delText>
        </w:r>
      </w:del>
    </w:p>
    <w:p w:rsidR="00E016A3" w:rsidRDefault="00E016A3" w:rsidP="00E016A3">
      <w:pPr>
        <w:pStyle w:val="Heading3"/>
        <w:rPr>
          <w:ins w:id="12" w:author="Georgios KATSAROS" w:date="2016-09-13T17:06:00Z"/>
        </w:rPr>
      </w:pPr>
      <w:ins w:id="13" w:author="Georgios KATSAROS" w:date="2016-09-13T17:06:00Z">
        <w:r>
          <w:t>Innovative aspects of the proposed project:</w:t>
        </w:r>
      </w:ins>
    </w:p>
    <w:p w:rsidR="00E016A3" w:rsidRDefault="00E016A3" w:rsidP="00E016A3">
      <w:pPr>
        <w:rPr>
          <w:ins w:id="14" w:author="Georgios KATSAROS" w:date="2016-09-13T17:06:00Z"/>
        </w:rPr>
      </w:pPr>
      <w:ins w:id="15" w:author="Georgios KATSAROS" w:date="2016-09-13T17:06:00Z">
        <w:r>
          <w:t xml:space="preserve">There has been a huge interest in the past few years in the realization of electron Si spin qubits. In this project a hole spin qubit in a DQD formed in a Ge hut-wire will be studied. Despite the interesting electronic properties of this type of nanostructure nothing is known about the spin lifetimes of the confined holes. Due to the low hyperfine interaction and the HH character of the wavefunction very long dephasing times are actually expected [10],[21]. In addition, easy and fast spin state manipulation should be possible because of the in situ present </w:t>
        </w:r>
        <w:r>
          <w:rPr>
            <w:b/>
          </w:rPr>
          <w:t>large spin orbit coupling</w:t>
        </w:r>
        <w:r>
          <w:t xml:space="preserve"> for holes in Ge. This will also eliminate the necessity for an oscillatory magnetic field. Such a manipulation by means of oscillatory electric fields in combination with the gate reflectometry will dramatically reduce the fabrication complexity since no extra structures (charge sensor, stripline) are required except of the already defined and necessary gates. Thus this approach has high chances of </w:t>
        </w:r>
        <w:r>
          <w:rPr>
            <w:b/>
          </w:rPr>
          <w:t>addressing the challenge of scalability</w:t>
        </w:r>
        <w:r>
          <w:t>.</w:t>
        </w:r>
      </w:ins>
    </w:p>
    <w:p w:rsidR="00E016A3" w:rsidRDefault="00E016A3" w:rsidP="00E016A3">
      <w:pPr>
        <w:rPr>
          <w:ins w:id="16" w:author="Georgios KATSAROS" w:date="2016-09-13T17:06:00Z"/>
        </w:rPr>
      </w:pPr>
      <w:ins w:id="17" w:author="Georgios KATSAROS" w:date="2016-09-13T17:06:00Z">
        <w:r>
          <w:t xml:space="preserve">Finally we aim to achieve the highest reported sensitivity in the gate reflectometry setup. The gates in our DQD system are positioned very closely to the hut-wire (less than 4nm – defined simply by the thickness of the dielectric) in which the QDs are formed. This implies </w:t>
        </w:r>
        <w:r>
          <w:rPr>
            <w:b/>
          </w:rPr>
          <w:t xml:space="preserve">high capacitive coupling between gate and QDs and as a consequence high speed of the gate reflectometry setup </w:t>
        </w:r>
        <w:r>
          <w:t xml:space="preserve">as explained </w:t>
        </w:r>
      </w:ins>
      <w:ins w:id="18" w:author="Georgios KATSAROS" w:date="2016-09-13T17:07:00Z">
        <w:r>
          <w:t xml:space="preserve">will be explained below. </w:t>
        </w:r>
      </w:ins>
    </w:p>
    <w:p w:rsidR="00051B95" w:rsidRDefault="00051B95" w:rsidP="00F95CE3">
      <w:pPr>
        <w:rPr>
          <w:ins w:id="19" w:author="Georgios KATSAROS" w:date="2016-09-13T12:52:00Z"/>
        </w:rPr>
      </w:pPr>
    </w:p>
    <w:p w:rsidR="002A3227" w:rsidDel="002A3227" w:rsidRDefault="00EA1118" w:rsidP="00EA1118">
      <w:pPr>
        <w:rPr>
          <w:del w:id="20" w:author="Georgios KATSAROS" w:date="2016-09-13T12:55:00Z"/>
        </w:rPr>
      </w:pPr>
      <w:ins w:id="21" w:author="Georgios KATSAROS" w:date="2016-09-13T14:54:00Z">
        <w:r>
          <w:t>3.</w:t>
        </w:r>
      </w:ins>
      <w:ins w:id="22" w:author="Georgios KATSAROS" w:date="2016-09-13T12:52:00Z">
        <w:r w:rsidR="002A3227">
          <w:t xml:space="preserve">Preliminary results: </w:t>
        </w:r>
      </w:ins>
    </w:p>
    <w:p w:rsidR="000B60BE" w:rsidDel="002A3227" w:rsidRDefault="000B60BE">
      <w:pPr>
        <w:rPr>
          <w:del w:id="23" w:author="Georgios KATSAROS" w:date="2016-09-13T12:55:00Z"/>
        </w:rPr>
        <w:pPrChange w:id="24" w:author="Georgios KATSAROS" w:date="2016-09-13T12:55:00Z">
          <w:pPr>
            <w:pStyle w:val="Heading3"/>
          </w:pPr>
        </w:pPrChange>
      </w:pPr>
    </w:p>
    <w:p w:rsidR="000B60BE" w:rsidDel="002A3227" w:rsidRDefault="000B60BE" w:rsidP="003562C0">
      <w:pPr>
        <w:pStyle w:val="Heading3"/>
        <w:rPr>
          <w:del w:id="25" w:author="Georgios KATSAROS" w:date="2016-09-13T12:55:00Z"/>
          <w:rFonts w:asciiTheme="minorHAnsi" w:eastAsiaTheme="minorHAnsi" w:hAnsiTheme="minorHAnsi" w:cstheme="minorBidi"/>
          <w:color w:val="auto"/>
          <w:sz w:val="22"/>
          <w:szCs w:val="22"/>
        </w:rPr>
      </w:pPr>
    </w:p>
    <w:p w:rsidR="00B80CDB" w:rsidDel="002A3227" w:rsidRDefault="00B80CDB" w:rsidP="003562C0">
      <w:pPr>
        <w:pStyle w:val="Heading3"/>
        <w:rPr>
          <w:del w:id="26" w:author="Georgios KATSAROS" w:date="2016-09-13T12:53:00Z"/>
        </w:rPr>
      </w:pPr>
      <w:del w:id="27" w:author="Georgios KATSAROS" w:date="2016-09-13T12:53:00Z">
        <w:r w:rsidDel="002A3227">
          <w:delText>Work</w:delText>
        </w:r>
        <w:r w:rsidR="00CB4F9C" w:rsidDel="002A3227">
          <w:delText xml:space="preserve"> schedule:</w:delText>
        </w:r>
      </w:del>
    </w:p>
    <w:p w:rsidR="0053730E" w:rsidDel="00DB312E" w:rsidRDefault="00157590">
      <w:pPr>
        <w:pStyle w:val="Heading3"/>
        <w:rPr>
          <w:del w:id="28" w:author="Georgios KATSAROS" w:date="2016-09-13T15:19:00Z"/>
        </w:rPr>
        <w:pPrChange w:id="29" w:author="Georgios KATSAROS" w:date="2016-09-13T12:56:00Z">
          <w:pPr>
            <w:pStyle w:val="Heading4"/>
          </w:pPr>
        </w:pPrChange>
      </w:pPr>
      <w:del w:id="30" w:author="Georgios KATSAROS" w:date="2016-09-13T15:19:00Z">
        <w:r w:rsidDel="00DB312E">
          <w:delText>I</w:delText>
        </w:r>
        <w:r w:rsidR="0053730E" w:rsidRPr="00B87682" w:rsidDel="00DB312E">
          <w:delText>nitial version of reflectometry setup: sample holder, readout circuit, instrumentation setup</w:delText>
        </w:r>
      </w:del>
    </w:p>
    <w:p w:rsidR="00C13C62" w:rsidRPr="00C13C62" w:rsidDel="00DB312E" w:rsidRDefault="00C13C62" w:rsidP="00C13C62">
      <w:pPr>
        <w:rPr>
          <w:del w:id="31" w:author="Georgios KATSAROS" w:date="2016-09-13T15:19:00Z"/>
          <w:b/>
        </w:rPr>
      </w:pPr>
      <w:del w:id="32" w:author="Georgios KATSAROS" w:date="2016-09-13T15:19:00Z">
        <w:r w:rsidDel="00DB312E">
          <w:rPr>
            <w:b/>
          </w:rPr>
          <w:delText>S</w:delText>
        </w:r>
        <w:r w:rsidRPr="00C13C62" w:rsidDel="00DB312E">
          <w:rPr>
            <w:b/>
          </w:rPr>
          <w:delText>ample holder</w:delText>
        </w:r>
      </w:del>
    </w:p>
    <w:p w:rsidR="00B87682" w:rsidRDefault="005A7B36" w:rsidP="00AD357D">
      <w:del w:id="33" w:author="Georgios KATSAROS" w:date="2016-09-13T12:54:00Z">
        <w:r w:rsidDel="002A3227">
          <w:delText>In order to tune the gate reflectometry system</w:delText>
        </w:r>
        <w:r w:rsidR="003A02FD" w:rsidDel="002A3227">
          <w:delText>,</w:delText>
        </w:r>
        <w:r w:rsidDel="002A3227">
          <w:delText xml:space="preserve"> measurements will be initially performed at</w:delText>
        </w:r>
        <w:r w:rsidR="00D768F6" w:rsidDel="002A3227">
          <w:delText xml:space="preserve"> </w:delText>
        </w:r>
        <w:r w:rsidDel="002A3227">
          <w:delText>4</w:delText>
        </w:r>
        <w:r w:rsidR="00D768F6" w:rsidDel="002A3227">
          <w:delText>K</w:delText>
        </w:r>
        <w:r w:rsidR="00E27BE6" w:rsidDel="002A3227">
          <w:delText xml:space="preserve">, </w:delText>
        </w:r>
        <w:r w:rsidR="00370882" w:rsidDel="002A3227">
          <w:delText>by using a single QD device as SHT</w:delText>
        </w:r>
        <w:r w:rsidR="0070019A" w:rsidDel="002A3227">
          <w:delText xml:space="preserve">. </w:delText>
        </w:r>
      </w:del>
      <w:r>
        <w:t xml:space="preserve">During the first year of my PhD I have already prepared a 4K dip stick </w:t>
      </w:r>
      <w:r w:rsidR="00DD1A5F">
        <w:t>(Figure 3</w:t>
      </w:r>
      <w:r w:rsidR="00AD357D">
        <w:t xml:space="preserve">) </w:t>
      </w:r>
      <w:r>
        <w:t xml:space="preserve">for </w:t>
      </w:r>
      <w:del w:id="34" w:author="Georgios KATSAROS" w:date="2016-09-13T12:54:00Z">
        <w:r w:rsidDel="002A3227">
          <w:delText>such</w:delText>
        </w:r>
        <w:r w:rsidR="002E40CA" w:rsidDel="002A3227">
          <w:delText xml:space="preserve"> a</w:delText>
        </w:r>
        <w:r w:rsidDel="002A3227">
          <w:delText xml:space="preserve"> </w:delText>
        </w:r>
      </w:del>
      <w:r>
        <w:t>reflectometry measurements</w:t>
      </w:r>
      <w:r w:rsidR="00E27BE6">
        <w:t>.</w:t>
      </w:r>
      <w:r>
        <w:t xml:space="preserve"> </w:t>
      </w:r>
      <w:r w:rsidR="00AD357D">
        <w:t xml:space="preserve">Particular attention was paid to the sample holder, fabricated out of a printed circuit board (PCB). </w:t>
      </w:r>
      <w:r w:rsidR="001302F9">
        <w:t xml:space="preserve">DC electrical signals are sent </w:t>
      </w:r>
      <w:r w:rsidR="00AD357D">
        <w:t xml:space="preserve">to the sample </w:t>
      </w:r>
      <w:r w:rsidR="001302F9">
        <w:t xml:space="preserve">through low thermal conductive wires </w:t>
      </w:r>
      <w:r w:rsidR="00AD357D">
        <w:t xml:space="preserve">twisted in pairs </w:t>
      </w:r>
      <w:r w:rsidR="001302F9">
        <w:t xml:space="preserve">finishing in </w:t>
      </w:r>
      <w:r>
        <w:t xml:space="preserve">a </w:t>
      </w:r>
      <w:r w:rsidR="001302F9">
        <w:t>PCB connector</w:t>
      </w:r>
      <w:r w:rsidR="00AD357D">
        <w:t xml:space="preserve">; </w:t>
      </w:r>
      <w:r w:rsidR="00215B54">
        <w:t>radio frequency</w:t>
      </w:r>
      <w:r w:rsidR="004F4AAD">
        <w:t xml:space="preserve"> (RF)</w:t>
      </w:r>
      <w:r w:rsidR="00215B54">
        <w:t xml:space="preserve"> signals are sent through</w:t>
      </w:r>
      <w:r w:rsidR="003A02FD">
        <w:t xml:space="preserve"> the</w:t>
      </w:r>
      <w:r w:rsidR="00215B54">
        <w:t xml:space="preserve"> coaxial cables</w:t>
      </w:r>
      <w:r w:rsidR="00804CA9">
        <w:t xml:space="preserve">. </w:t>
      </w:r>
      <w:r w:rsidR="00AD357D">
        <w:t>The</w:t>
      </w:r>
      <w:r w:rsidR="00215B54">
        <w:t xml:space="preserve"> DC signals </w:t>
      </w:r>
      <w:r w:rsidR="001302F9">
        <w:t xml:space="preserve">are low pass filtered with </w:t>
      </w:r>
      <w:r w:rsidR="003A02FD">
        <w:t>s</w:t>
      </w:r>
      <w:r>
        <w:t>urface mounted</w:t>
      </w:r>
      <w:r w:rsidR="001302F9">
        <w:t xml:space="preserve"> RC filters</w:t>
      </w:r>
      <w:r w:rsidR="00DD1A5F">
        <w:t xml:space="preserve"> (Figure 4</w:t>
      </w:r>
      <w:r w:rsidR="00804CA9">
        <w:t>) to reduce thermal noise from</w:t>
      </w:r>
      <w:r w:rsidR="001302F9">
        <w:t xml:space="preserve"> the wires. After low pass filtering</w:t>
      </w:r>
      <w:r w:rsidR="00804CA9">
        <w:t>,</w:t>
      </w:r>
      <w:r w:rsidR="001302F9">
        <w:t xml:space="preserve"> </w:t>
      </w:r>
      <w:r w:rsidR="00015D5A">
        <w:t xml:space="preserve">the </w:t>
      </w:r>
      <w:r w:rsidR="001302F9">
        <w:t xml:space="preserve">DC signals are routed to the gold plated bonding pads around </w:t>
      </w:r>
      <w:r w:rsidR="004F4AAD">
        <w:t xml:space="preserve">the </w:t>
      </w:r>
      <w:r w:rsidR="001302F9">
        <w:t xml:space="preserve">area in the middle of the PCB (sample area) on which </w:t>
      </w:r>
      <w:r>
        <w:t xml:space="preserve">a typically </w:t>
      </w:r>
      <w:r w:rsidR="001302F9">
        <w:t>5x5 mm sample is glued with</w:t>
      </w:r>
      <w:r w:rsidR="001C3410">
        <w:t xml:space="preserve"> </w:t>
      </w:r>
      <w:r w:rsidR="002E40CA">
        <w:t xml:space="preserve">the </w:t>
      </w:r>
      <w:r w:rsidR="001302F9">
        <w:t>silver paste</w:t>
      </w:r>
      <w:r w:rsidR="00DD1A5F">
        <w:t xml:space="preserve"> (Figure 4</w:t>
      </w:r>
      <w:r w:rsidR="00784829">
        <w:t>)</w:t>
      </w:r>
      <w:r w:rsidR="001302F9">
        <w:t xml:space="preserve">. </w:t>
      </w:r>
      <w:r w:rsidR="00784C06">
        <w:t>The RF coaxial lines are finishing on the PCB mounted SMP connectors</w:t>
      </w:r>
      <w:r w:rsidR="002E40CA">
        <w:t xml:space="preserve"> (Figure 4)</w:t>
      </w:r>
      <w:r w:rsidR="00784C06">
        <w:t>. After the SMP connector,</w:t>
      </w:r>
      <w:r w:rsidR="00C66AC0">
        <w:t xml:space="preserve"> </w:t>
      </w:r>
      <w:r w:rsidR="00784C06">
        <w:t>a DC signal is added to the RF signal</w:t>
      </w:r>
      <w:r w:rsidR="00C66AC0">
        <w:t xml:space="preserve"> by using a bias tee</w:t>
      </w:r>
      <w:r w:rsidR="00784C06">
        <w:t xml:space="preserve">.  From there </w:t>
      </w:r>
      <w:r w:rsidR="003F7D72">
        <w:t xml:space="preserve">the </w:t>
      </w:r>
      <w:r w:rsidR="00784C06">
        <w:t xml:space="preserve">signal is routed to the PCB bonding pads. </w:t>
      </w:r>
      <w:r w:rsidR="00215B54">
        <w:t>Electrical contact</w:t>
      </w:r>
      <w:r w:rsidR="00784829">
        <w:t>s</w:t>
      </w:r>
      <w:r w:rsidR="00011959">
        <w:t xml:space="preserve"> from </w:t>
      </w:r>
      <w:r w:rsidR="004F4AAD">
        <w:t xml:space="preserve">the </w:t>
      </w:r>
      <w:r w:rsidR="00011959">
        <w:t xml:space="preserve">PCB bonding pads to the sample bonding pads </w:t>
      </w:r>
      <w:r w:rsidR="00784829">
        <w:t>are</w:t>
      </w:r>
      <w:r w:rsidR="002E40CA">
        <w:t xml:space="preserve"> achieved by </w:t>
      </w:r>
      <w:r w:rsidR="00215B54">
        <w:t xml:space="preserve">wedge wire bonding. </w:t>
      </w:r>
    </w:p>
    <w:p w:rsidR="00FF12B9" w:rsidRPr="002814DB" w:rsidRDefault="00FF12B9" w:rsidP="002814DB"/>
    <w:p w:rsidR="0070019A" w:rsidRDefault="0070019A" w:rsidP="0070019A">
      <w:pPr>
        <w:rPr>
          <w:i/>
        </w:rPr>
      </w:pPr>
      <w:r w:rsidRPr="00E469D0">
        <w:rPr>
          <w:noProof/>
        </w:rPr>
        <w:lastRenderedPageBreak/>
        <w:drawing>
          <wp:anchor distT="0" distB="0" distL="114300" distR="114300" simplePos="0" relativeHeight="251681792" behindDoc="0" locked="0" layoutInCell="1" allowOverlap="1" wp14:anchorId="0E599FA4" wp14:editId="1F4E11B3">
            <wp:simplePos x="0" y="0"/>
            <wp:positionH relativeFrom="column">
              <wp:posOffset>1584960</wp:posOffset>
            </wp:positionH>
            <wp:positionV relativeFrom="paragraph">
              <wp:posOffset>0</wp:posOffset>
            </wp:positionV>
            <wp:extent cx="1205865" cy="5399405"/>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5865" cy="5399405"/>
                    </a:xfrm>
                    <a:prstGeom prst="rect">
                      <a:avLst/>
                    </a:prstGeom>
                    <a:noFill/>
                    <a:ln>
                      <a:noFill/>
                    </a:ln>
                  </pic:spPr>
                </pic:pic>
              </a:graphicData>
            </a:graphic>
          </wp:anchor>
        </w:drawing>
      </w:r>
      <w:r w:rsidRPr="005028B0">
        <w:rPr>
          <w:i/>
          <w:noProof/>
        </w:rPr>
        <w:drawing>
          <wp:anchor distT="0" distB="0" distL="114300" distR="114300" simplePos="0" relativeHeight="251682816" behindDoc="0" locked="0" layoutInCell="1" allowOverlap="1" wp14:anchorId="1109BF92" wp14:editId="3E06F8B7">
            <wp:simplePos x="0" y="0"/>
            <wp:positionH relativeFrom="column">
              <wp:posOffset>2790825</wp:posOffset>
            </wp:positionH>
            <wp:positionV relativeFrom="paragraph">
              <wp:posOffset>0</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Pr="008F3989" w:rsidRDefault="0052558A" w:rsidP="0070019A">
      <w:pPr>
        <w:pStyle w:val="Subtitle"/>
      </w:pPr>
      <w:r>
        <w:t>Figure 3</w:t>
      </w:r>
      <w:r w:rsidR="0070019A">
        <w:t xml:space="preserve">: </w:t>
      </w:r>
      <w:r w:rsidR="002E40CA">
        <w:t>The p</w:t>
      </w:r>
      <w:r w:rsidR="0070019A">
        <w:t>lexiglas 4K dip-stick used for cooling down</w:t>
      </w:r>
      <w:r w:rsidR="002E40CA">
        <w:t xml:space="preserve"> the</w:t>
      </w:r>
      <w:r w:rsidR="0070019A">
        <w:t xml:space="preserve"> samples to 4K and performing </w:t>
      </w:r>
      <w:r w:rsidR="002E40CA">
        <w:t xml:space="preserve">the </w:t>
      </w:r>
      <w:r w:rsidR="0070019A">
        <w:t xml:space="preserve">reflectometry measurements. The left picture shows the whole stick, while the right is a zoom-in, highlighting the directional coupler and the low noise Minicircuits </w:t>
      </w:r>
      <w:r w:rsidR="0070019A" w:rsidRPr="005028B0">
        <w:t>ZX60-33LN-S+</w:t>
      </w:r>
      <w:r w:rsidR="0070019A">
        <w:t xml:space="preserve"> RF amplifier. An additional low noise cryogenic RF amplifier CITLF2 from Sander Weinreb’s </w:t>
      </w:r>
      <w:r w:rsidR="0070019A">
        <w:rPr>
          <w:color w:val="575757"/>
        </w:rPr>
        <w:t xml:space="preserve">Caltech Microwave Research Group </w:t>
      </w:r>
      <w:r w:rsidR="0070019A" w:rsidRPr="00213FA0">
        <w:t>can be added in order</w:t>
      </w:r>
      <w:r w:rsidR="0070019A">
        <w:rPr>
          <w:color w:val="575757"/>
        </w:rPr>
        <w:t xml:space="preserve"> to increase the SNR of the measured signal.</w:t>
      </w:r>
    </w:p>
    <w:p w:rsidR="0070019A" w:rsidRDefault="0070019A" w:rsidP="0070019A">
      <w:pPr>
        <w:rPr>
          <w:sz w:val="48"/>
          <w:szCs w:val="48"/>
        </w:rPr>
      </w:pPr>
    </w:p>
    <w:p w:rsidR="0070019A" w:rsidRDefault="0070019A" w:rsidP="0070019A"/>
    <w:p w:rsidR="0070019A" w:rsidRDefault="00051B95" w:rsidP="0070019A">
      <w:r>
        <w:rPr>
          <w:b/>
          <w:noProof/>
        </w:rPr>
        <w:lastRenderedPageBreak/>
        <w:drawing>
          <wp:anchor distT="0" distB="0" distL="114300" distR="114300" simplePos="0" relativeHeight="251684864" behindDoc="0" locked="0" layoutInCell="1" allowOverlap="1" wp14:anchorId="67FB08B4" wp14:editId="2489D229">
            <wp:simplePos x="0" y="0"/>
            <wp:positionH relativeFrom="margin">
              <wp:posOffset>2967990</wp:posOffset>
            </wp:positionH>
            <wp:positionV relativeFrom="paragraph">
              <wp:posOffset>258445</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019A" w:rsidRDefault="00C66AC0" w:rsidP="0070019A">
      <w:r>
        <w:rPr>
          <w:b/>
          <w:noProof/>
        </w:rPr>
        <w:drawing>
          <wp:anchor distT="0" distB="0" distL="114300" distR="114300" simplePos="0" relativeHeight="251685888" behindDoc="0" locked="0" layoutInCell="1" allowOverlap="1" wp14:anchorId="199A858F" wp14:editId="5802848E">
            <wp:simplePos x="0" y="0"/>
            <wp:positionH relativeFrom="margin">
              <wp:posOffset>453390</wp:posOffset>
            </wp:positionH>
            <wp:positionV relativeFrom="margin">
              <wp:posOffset>-6350</wp:posOffset>
            </wp:positionV>
            <wp:extent cx="2520000" cy="1414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141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Default="0052558A" w:rsidP="0070019A">
      <w:pPr>
        <w:pStyle w:val="Subtitle"/>
      </w:pPr>
      <w:r>
        <w:t>Figure 4</w:t>
      </w:r>
      <w:r w:rsidR="0070019A">
        <w:t>: Initial version of the PCB sample holder</w:t>
      </w:r>
      <w:r w:rsidR="00157590">
        <w:t xml:space="preserve"> for the ohmic reflectometry</w:t>
      </w:r>
      <w:r w:rsidR="0070019A">
        <w:t>. The left figure show</w:t>
      </w:r>
      <w:r w:rsidR="00CB2F1D">
        <w:t>s</w:t>
      </w:r>
      <w:r w:rsidR="0070019A">
        <w:t xml:space="preserve"> the upper view of the PCB board while the right figure focuses on the back side. </w:t>
      </w:r>
    </w:p>
    <w:p w:rsidR="0070019A" w:rsidRPr="0070019A" w:rsidRDefault="0070019A" w:rsidP="0070019A"/>
    <w:p w:rsidR="00784C06" w:rsidRPr="00AB580B" w:rsidDel="00DB312E" w:rsidRDefault="00784C06" w:rsidP="00784C06">
      <w:pPr>
        <w:rPr>
          <w:del w:id="35" w:author="Georgios KATSAROS" w:date="2016-09-13T15:19:00Z"/>
          <w:b/>
        </w:rPr>
      </w:pPr>
      <w:del w:id="36" w:author="Georgios KATSAROS" w:date="2016-09-13T15:19:00Z">
        <w:r w:rsidRPr="00AB580B" w:rsidDel="00DB312E">
          <w:rPr>
            <w:b/>
          </w:rPr>
          <w:delText>Resonant Circuit</w:delText>
        </w:r>
      </w:del>
    </w:p>
    <w:p w:rsidR="00784C06" w:rsidRDefault="00784C06" w:rsidP="00784C06">
      <w:r>
        <w:t>Th</w:t>
      </w:r>
      <w:r w:rsidR="00CB2F1D">
        <w:t xml:space="preserve">e </w:t>
      </w:r>
      <w:r w:rsidR="00444F18">
        <w:t xml:space="preserve">already developed resonant </w:t>
      </w:r>
      <w:r w:rsidR="00CB2F1D">
        <w:t>circuit consists</w:t>
      </w:r>
      <w:r w:rsidR="0052558A">
        <w:t xml:space="preserve"> of </w:t>
      </w:r>
      <w:r w:rsidR="00DD1A5F">
        <w:t>a matching circuit (Figure 4</w:t>
      </w:r>
      <w:r>
        <w:t>) and the SHT</w:t>
      </w:r>
      <w:r w:rsidR="007C2D78">
        <w:t xml:space="preserve">. </w:t>
      </w:r>
      <w:r w:rsidR="00444F18">
        <w:t xml:space="preserve">The </w:t>
      </w:r>
      <w:r w:rsidR="007C2D78">
        <w:t>SHT is schematically presented as</w:t>
      </w:r>
      <w:r>
        <w:t xml:space="preserve"> </w:t>
      </w:r>
      <w:r w:rsidR="00933EE6">
        <w:t xml:space="preserve">the </w:t>
      </w:r>
      <w:r>
        <w:t>resistance R</w:t>
      </w:r>
      <w:r>
        <w:rPr>
          <w:vertAlign w:val="subscript"/>
        </w:rPr>
        <w:t>S</w:t>
      </w:r>
      <w:r>
        <w:t xml:space="preserve"> in parallel to the capacitance C</w:t>
      </w:r>
      <w:r>
        <w:rPr>
          <w:vertAlign w:val="subscript"/>
        </w:rPr>
        <w:t>S</w:t>
      </w:r>
      <w:r w:rsidR="00933EE6">
        <w:t>, as can be seen in the</w:t>
      </w:r>
      <w:r>
        <w:t xml:space="preserve"> </w:t>
      </w:r>
      <w:r w:rsidR="00DD1A5F">
        <w:t>simple circuit model in Figure 2</w:t>
      </w:r>
      <w:r>
        <w:t xml:space="preserve">. </w:t>
      </w:r>
      <w:r w:rsidR="007C2D78">
        <w:t xml:space="preserve"> </w:t>
      </w:r>
      <w:r>
        <w:t xml:space="preserve">For the matching circuit, the surface mounted inductor Murata 1.2 </w:t>
      </w:r>
      <w:r w:rsidRPr="00652CB2">
        <w:t>μH</w:t>
      </w:r>
      <w:r>
        <w:t xml:space="preserve"> and the varactor MACOM </w:t>
      </w:r>
      <w:r w:rsidRPr="00652CB2">
        <w:t>MA46H070-1056</w:t>
      </w:r>
      <w:r>
        <w:t xml:space="preserve"> were used. The Varactor – a voltage tunable capacitor - was used in order to be able to always achieve a good matching condition despite the change of the SHT resistance R</w:t>
      </w:r>
      <w:r>
        <w:rPr>
          <w:vertAlign w:val="subscript"/>
        </w:rPr>
        <w:t>s</w:t>
      </w:r>
      <w:r>
        <w:t xml:space="preserve"> [13], as explained in “What is reflectometry” section of the “State of the art” chapter. </w:t>
      </w:r>
    </w:p>
    <w:p w:rsidR="00BC07E2" w:rsidRDefault="00784C06" w:rsidP="00F663DE">
      <w:r>
        <w:t xml:space="preserve">For performing the </w:t>
      </w:r>
      <w:r w:rsidR="00F663DE">
        <w:t xml:space="preserve">ohmic reflectometry </w:t>
      </w:r>
      <w:r>
        <w:t xml:space="preserve">measurements </w:t>
      </w:r>
      <w:r w:rsidR="00AF0DE8">
        <w:t xml:space="preserve">the </w:t>
      </w:r>
      <w:r w:rsidR="005028B0">
        <w:t>RF signal was</w:t>
      </w:r>
      <w:r w:rsidR="00F663DE">
        <w:t xml:space="preserve"> sent down the coax line (Figure</w:t>
      </w:r>
      <w:r w:rsidR="00DD1A5F">
        <w:t xml:space="preserve"> 3</w:t>
      </w:r>
      <w:r w:rsidR="005028B0">
        <w:t>, right</w:t>
      </w:r>
      <w:r w:rsidR="00F663DE">
        <w:t>)</w:t>
      </w:r>
      <w:r>
        <w:t xml:space="preserve"> towards the QD device</w:t>
      </w:r>
      <w:r w:rsidR="00F663DE">
        <w:t>.</w:t>
      </w:r>
      <w:r w:rsidR="005028B0">
        <w:t xml:space="preserve"> </w:t>
      </w:r>
      <w:r w:rsidR="00AF0DE8">
        <w:t xml:space="preserve">The </w:t>
      </w:r>
      <w:r w:rsidR="005028B0">
        <w:t>signal</w:t>
      </w:r>
      <w:r w:rsidR="00EE78EE">
        <w:t xml:space="preserve"> </w:t>
      </w:r>
      <w:r w:rsidR="006B2AAA">
        <w:t xml:space="preserve">which gets </w:t>
      </w:r>
      <w:r w:rsidR="00EE78EE">
        <w:t>reflected from the resonant circuit</w:t>
      </w:r>
      <w:r w:rsidR="005028B0">
        <w:t xml:space="preserve"> </w:t>
      </w:r>
      <w:r w:rsidR="006B2AAA">
        <w:t xml:space="preserve">is sent </w:t>
      </w:r>
      <w:r w:rsidR="0023130B">
        <w:t>via the directional coupler</w:t>
      </w:r>
      <w:r w:rsidR="005028B0">
        <w:t xml:space="preserve"> to the </w:t>
      </w:r>
      <w:r w:rsidR="00BA3315">
        <w:t>ampl</w:t>
      </w:r>
      <w:r w:rsidR="00FC3EEB">
        <w:t>ifiers</w:t>
      </w:r>
      <w:r w:rsidR="009B288C">
        <w:t xml:space="preserve">. </w:t>
      </w:r>
      <w:r w:rsidR="0023130B">
        <w:t>The a</w:t>
      </w:r>
      <w:r w:rsidR="00A018F0">
        <w:t>mplifier</w:t>
      </w:r>
      <w:r w:rsidR="00933EE6">
        <w:t>s</w:t>
      </w:r>
      <w:r w:rsidR="00A018F0">
        <w:t xml:space="preserve"> configuration</w:t>
      </w:r>
      <w:r w:rsidR="00DD1A5F">
        <w:t>, shown in Figure 3</w:t>
      </w:r>
      <w:r w:rsidR="009B288C">
        <w:t xml:space="preserve"> (right),</w:t>
      </w:r>
      <w:r w:rsidR="00A018F0">
        <w:t xml:space="preserve"> is used</w:t>
      </w:r>
      <w:r w:rsidR="00FC3EEB">
        <w:t xml:space="preserve"> to</w:t>
      </w:r>
      <w:r w:rsidR="00BA3315">
        <w:t xml:space="preserve"> </w:t>
      </w:r>
      <w:r w:rsidR="00FC3EEB">
        <w:t xml:space="preserve">preserve </w:t>
      </w:r>
      <w:r w:rsidR="00FC3EEB" w:rsidRPr="00AB580B">
        <w:t>the signal to no</w:t>
      </w:r>
      <w:r w:rsidR="009B288C" w:rsidRPr="00AB580B">
        <w:t>ise ratio (SNR).</w:t>
      </w:r>
      <w:r w:rsidR="00A018F0" w:rsidRPr="00AB580B">
        <w:t xml:space="preserve"> </w:t>
      </w:r>
      <w:r w:rsidR="0023130B" w:rsidRPr="00AB580B">
        <w:t>After</w:t>
      </w:r>
      <w:r w:rsidR="00FC3EEB" w:rsidRPr="00AB580B">
        <w:t xml:space="preserve"> the sample</w:t>
      </w:r>
      <w:r w:rsidR="00A018F0" w:rsidRPr="00AB580B">
        <w:t>,</w:t>
      </w:r>
      <w:r w:rsidR="00FC3EEB" w:rsidRPr="00AB580B">
        <w:t xml:space="preserve"> </w:t>
      </w:r>
      <w:r w:rsidR="00933EE6">
        <w:t>the</w:t>
      </w:r>
      <w:r w:rsidR="0023130B" w:rsidRPr="00AB580B">
        <w:t xml:space="preserve"> </w:t>
      </w:r>
      <w:r w:rsidR="00A018F0" w:rsidRPr="00AB580B">
        <w:t xml:space="preserve">very </w:t>
      </w:r>
      <w:r w:rsidR="00FC3EEB" w:rsidRPr="00AB580B">
        <w:t>low noise cryogenic amplifier</w:t>
      </w:r>
      <w:r w:rsidR="00A018F0" w:rsidRPr="00AB580B">
        <w:t>, Weinreb’s CITLF2,</w:t>
      </w:r>
      <w:r w:rsidR="00FC3EEB" w:rsidRPr="00AB580B">
        <w:t xml:space="preserve"> </w:t>
      </w:r>
      <w:r w:rsidR="00A018F0" w:rsidRPr="00AB580B">
        <w:t xml:space="preserve">is used to amplify both signal and noise </w:t>
      </w:r>
      <w:r w:rsidR="0023130B" w:rsidRPr="00AB580B">
        <w:t xml:space="preserve">by </w:t>
      </w:r>
      <w:r w:rsidR="00A018F0" w:rsidRPr="00AB580B">
        <w:t xml:space="preserve">the same amount (around 20 dB), adding </w:t>
      </w:r>
      <w:r w:rsidR="0023130B" w:rsidRPr="00AB580B">
        <w:t xml:space="preserve">a </w:t>
      </w:r>
      <w:r w:rsidR="00A018F0" w:rsidRPr="00AB580B">
        <w:t>very small amount of itse</w:t>
      </w:r>
      <w:r w:rsidR="00AB580B" w:rsidRPr="00AB580B">
        <w:t>lf noise, thus almost equalizing</w:t>
      </w:r>
      <w:r w:rsidR="00A018F0" w:rsidRPr="00AB580B">
        <w:t xml:space="preserve"> the SNR</w:t>
      </w:r>
      <w:r w:rsidR="00AB580B" w:rsidRPr="00AB580B">
        <w:t xml:space="preserve"> on its input with </w:t>
      </w:r>
      <w:r w:rsidR="00933EE6">
        <w:t xml:space="preserve">the </w:t>
      </w:r>
      <w:r w:rsidR="00AB580B" w:rsidRPr="00AB580B">
        <w:t>SNR on its output</w:t>
      </w:r>
      <w:r w:rsidR="008F3989" w:rsidRPr="00AB580B">
        <w:t xml:space="preserve">. </w:t>
      </w:r>
      <w:r w:rsidR="00AB580B" w:rsidRPr="00AB580B">
        <w:t xml:space="preserve">Higher noise level on the output of the CITLF2 amplifier </w:t>
      </w:r>
      <w:r w:rsidR="008F3989" w:rsidRPr="00AB580B">
        <w:t>a</w:t>
      </w:r>
      <w:r w:rsidR="00AB580B" w:rsidRPr="00AB580B">
        <w:t>llows</w:t>
      </w:r>
      <w:r w:rsidR="008F3989" w:rsidRPr="00AB580B">
        <w:t xml:space="preserve"> the second</w:t>
      </w:r>
      <w:r w:rsidR="00A018F0" w:rsidRPr="00AB580B">
        <w:t xml:space="preserve">, noisier </w:t>
      </w:r>
      <w:r w:rsidR="008F3989" w:rsidRPr="00AB580B">
        <w:t>amplifier</w:t>
      </w:r>
      <w:r w:rsidR="00AB580B" w:rsidRPr="00AB580B">
        <w:t xml:space="preserve"> to achieve </w:t>
      </w:r>
      <w:r w:rsidR="00444F18">
        <w:t xml:space="preserve">a </w:t>
      </w:r>
      <w:r w:rsidR="00AB580B" w:rsidRPr="00AB580B">
        <w:t xml:space="preserve">SNR on its output approximately </w:t>
      </w:r>
      <w:r w:rsidR="00444F18">
        <w:t xml:space="preserve">the </w:t>
      </w:r>
      <w:r w:rsidR="00AB580B" w:rsidRPr="00AB580B">
        <w:t>same as the SNR on its input.</w:t>
      </w:r>
      <w:r w:rsidR="008F3989" w:rsidRPr="00AB580B">
        <w:t xml:space="preserve"> </w:t>
      </w:r>
      <w:r w:rsidR="00AB580B" w:rsidRPr="00AB580B">
        <w:t xml:space="preserve">Such an amplifier chain enables non – degrading propagation of the SNR from the sample stage to </w:t>
      </w:r>
      <w:r w:rsidR="00BA6A6F">
        <w:t xml:space="preserve">the </w:t>
      </w:r>
      <w:r w:rsidR="00EF26A8">
        <w:t>higher noise</w:t>
      </w:r>
      <w:r w:rsidR="00933EE6">
        <w:t>,</w:t>
      </w:r>
      <w:r w:rsidR="00EF26A8">
        <w:t xml:space="preserve"> room temperature</w:t>
      </w:r>
      <w:r w:rsidR="00933EE6">
        <w:t xml:space="preserve"> electronics</w:t>
      </w:r>
      <w:r w:rsidR="00EF26A8">
        <w:t>.</w:t>
      </w:r>
    </w:p>
    <w:p w:rsidR="00EF26A8" w:rsidRDefault="00EF26A8" w:rsidP="00F663DE"/>
    <w:p w:rsidR="00EF26A8" w:rsidRDefault="00EF26A8" w:rsidP="00F663DE"/>
    <w:p w:rsidR="00BC07E2" w:rsidRDefault="00BC07E2" w:rsidP="00F663DE"/>
    <w:p w:rsidR="00BC07E2" w:rsidDel="00DB312E" w:rsidRDefault="00BC07E2" w:rsidP="00BC07E2">
      <w:pPr>
        <w:rPr>
          <w:del w:id="37" w:author="Georgios KATSAROS" w:date="2016-09-13T15:19:00Z"/>
          <w:b/>
        </w:rPr>
      </w:pPr>
      <w:del w:id="38" w:author="Georgios KATSAROS" w:date="2016-09-13T15:19:00Z">
        <w:r w:rsidDel="00DB312E">
          <w:rPr>
            <w:b/>
          </w:rPr>
          <w:lastRenderedPageBreak/>
          <w:delText xml:space="preserve">Instrumentation setup </w:delText>
        </w:r>
      </w:del>
    </w:p>
    <w:p w:rsidR="00BC07E2" w:rsidRDefault="00BC07E2" w:rsidP="00BC07E2">
      <w:pPr>
        <w:rPr>
          <w:b/>
          <w:i/>
        </w:rPr>
      </w:pPr>
      <w:r>
        <w:rPr>
          <w:noProof/>
        </w:rPr>
        <w:drawing>
          <wp:anchor distT="0" distB="0" distL="114300" distR="114300" simplePos="0" relativeHeight="251692032" behindDoc="0" locked="0" layoutInCell="1" allowOverlap="1">
            <wp:simplePos x="0" y="0"/>
            <wp:positionH relativeFrom="column">
              <wp:align>center</wp:align>
            </wp:positionH>
            <wp:positionV relativeFrom="page">
              <wp:posOffset>1165225</wp:posOffset>
            </wp:positionV>
            <wp:extent cx="3567430" cy="4543425"/>
            <wp:effectExtent l="0" t="0" r="0" b="9525"/>
            <wp:wrapSquare wrapText="bothSides"/>
            <wp:docPr id="8" name="Picture 8" descr="Instrumentation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ation_setu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7430" cy="4543425"/>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52558A" w:rsidP="00CB4F9C">
      <w:pPr>
        <w:pStyle w:val="Subtitle"/>
      </w:pPr>
      <w:r>
        <w:t>Figure 5</w:t>
      </w:r>
      <w:r w:rsidR="00BC07E2">
        <w:t xml:space="preserve">: Simplified schematic of the overall </w:t>
      </w:r>
      <w:r w:rsidR="00BE50B3">
        <w:t xml:space="preserve">ohmic reflectometry </w:t>
      </w:r>
      <w:r w:rsidR="00BC07E2">
        <w:t xml:space="preserve">measurement circuit </w:t>
      </w:r>
    </w:p>
    <w:p w:rsidR="00CB4F9C" w:rsidRDefault="00CB4F9C" w:rsidP="00CB4F9C">
      <w:pPr>
        <w:pStyle w:val="ListParagraph"/>
      </w:pPr>
    </w:p>
    <w:p w:rsidR="00BC07E2" w:rsidRDefault="00BC07E2" w:rsidP="00CB4F9C">
      <w:pPr>
        <w:pStyle w:val="ListParagraph"/>
      </w:pPr>
      <w:r>
        <w:t xml:space="preserve">For conducting the measurements several instruments have been used. </w:t>
      </w:r>
    </w:p>
    <w:p w:rsidR="00BC07E2" w:rsidRDefault="00BC07E2" w:rsidP="00BC07E2">
      <w:pPr>
        <w:pStyle w:val="ListParagraph"/>
        <w:numPr>
          <w:ilvl w:val="0"/>
          <w:numId w:val="23"/>
        </w:numPr>
      </w:pPr>
      <w:r>
        <w:t>Reflection coefficient measurement:  vector network analyzer (VNA) from Rohde and Schwarz, model ZNB20</w:t>
      </w:r>
    </w:p>
    <w:p w:rsidR="00BC07E2" w:rsidRDefault="00BC07E2" w:rsidP="00BC07E2">
      <w:pPr>
        <w:pStyle w:val="ListParagraph"/>
        <w:numPr>
          <w:ilvl w:val="0"/>
          <w:numId w:val="23"/>
        </w:numPr>
      </w:pPr>
      <w:r>
        <w:t xml:space="preserve">DC biasing of the single hole transistor: auxiliary bias outputs of a Stanford Research SR830 lock-in amplifier </w:t>
      </w:r>
    </w:p>
    <w:p w:rsidR="00BC07E2" w:rsidRDefault="00BC07E2" w:rsidP="00BC07E2">
      <w:pPr>
        <w:pStyle w:val="ListParagraph"/>
        <w:numPr>
          <w:ilvl w:val="0"/>
          <w:numId w:val="23"/>
        </w:numPr>
      </w:pPr>
      <w:r>
        <w:t xml:space="preserve">DC current measurements: current amplifier from Stanford Research SR570 </w:t>
      </w:r>
    </w:p>
    <w:p w:rsidR="00BC07E2" w:rsidRDefault="00BC07E2" w:rsidP="00BC07E2">
      <w:pPr>
        <w:pStyle w:val="ListParagraph"/>
        <w:numPr>
          <w:ilvl w:val="0"/>
          <w:numId w:val="23"/>
        </w:numPr>
      </w:pPr>
      <w:r>
        <w:t>For attenuating the RF signal sent to the sample: Minicircuit’s attenuator</w:t>
      </w:r>
    </w:p>
    <w:p w:rsidR="00BC07E2" w:rsidRDefault="00BC07E2" w:rsidP="00BC07E2">
      <w:pPr>
        <w:pStyle w:val="ListParagraph"/>
        <w:numPr>
          <w:ilvl w:val="0"/>
          <w:numId w:val="23"/>
        </w:numPr>
      </w:pPr>
      <w:r>
        <w:t>For amplifying the reflected from the sample RF signal: series of Minicircuit’s and CITLF3 low noise amplifier</w:t>
      </w:r>
    </w:p>
    <w:p w:rsidR="00BC07E2" w:rsidRDefault="00BC07E2" w:rsidP="00BC07E2">
      <w:pPr>
        <w:pStyle w:val="ListParagraph"/>
        <w:numPr>
          <w:ilvl w:val="0"/>
          <w:numId w:val="23"/>
        </w:numPr>
      </w:pPr>
      <w:r>
        <w:t>Instrument control and data retrieval to the PC:  Python application.</w:t>
      </w:r>
    </w:p>
    <w:p w:rsidR="00BC07E2" w:rsidRDefault="002A3227" w:rsidP="00BC07E2">
      <w:pPr>
        <w:pStyle w:val="Heading4"/>
      </w:pPr>
      <w:ins w:id="39" w:author="Georgios KATSAROS" w:date="2016-09-13T12:55:00Z">
        <w:r>
          <w:lastRenderedPageBreak/>
          <w:t>Low temperature electronic transport measurements</w:t>
        </w:r>
      </w:ins>
      <w:del w:id="40" w:author="Georgios KATSAROS" w:date="2016-09-13T12:55:00Z">
        <w:r w:rsidR="00BC07E2" w:rsidDel="002A3227">
          <w:delText>Germanium nanowire based, hole spin single QD tuning and characterization</w:delText>
        </w:r>
      </w:del>
      <w:r w:rsidR="00BC07E2">
        <w:t xml:space="preserve"> with the initial version reflectometry setup </w:t>
      </w:r>
    </w:p>
    <w:p w:rsidR="00BC07E2" w:rsidRDefault="00933EE6" w:rsidP="00BC07E2">
      <w:r>
        <w:t>The SHT</w:t>
      </w:r>
      <w:r w:rsidR="00BC07E2">
        <w:t xml:space="preserve"> sample was fabricated by H. Watzinger and the nanofabrication de</w:t>
      </w:r>
      <w:r w:rsidR="0057285B">
        <w:t xml:space="preserve">scription can be found in [10]. </w:t>
      </w:r>
      <w:r w:rsidR="00BC07E2">
        <w:t xml:space="preserve">Using the setup described in the previous chapter, the SHT (single QD) formed in </w:t>
      </w:r>
      <w:r w:rsidR="00DD1A5F">
        <w:t>the germanium hut-wire (Figure 6</w:t>
      </w:r>
      <w:r w:rsidR="0057285B">
        <w:t>, left</w:t>
      </w:r>
      <w:r w:rsidR="00BC07E2">
        <w:t>) was tuned in the Coulomb blockade regime applying DC voltages on source, dra</w:t>
      </w:r>
      <w:r w:rsidR="00DD1A5F">
        <w:t>in and gate electrodes (Figure 5</w:t>
      </w:r>
      <w:r w:rsidR="00BC07E2">
        <w:t xml:space="preserve">). Charge stability measurements were conducted in the Coulomb blockade regime showing a Coulomb diamond pattern. A Comparison of the DC current and </w:t>
      </w:r>
      <w:r w:rsidR="008918FC">
        <w:t xml:space="preserve">the </w:t>
      </w:r>
      <w:r w:rsidR="00BC07E2">
        <w:t xml:space="preserve">ohmic reflectometry measurements has been done. The DC current was measured by applying a bias on </w:t>
      </w:r>
      <w:r w:rsidR="008918FC">
        <w:t xml:space="preserve">the </w:t>
      </w:r>
      <w:r w:rsidR="00BC07E2">
        <w:t>source and reading the curr</w:t>
      </w:r>
      <w:r w:rsidR="00DD1A5F">
        <w:t xml:space="preserve">ent from </w:t>
      </w:r>
      <w:r w:rsidR="008918FC">
        <w:t xml:space="preserve">the </w:t>
      </w:r>
      <w:r w:rsidR="00DD1A5F">
        <w:t xml:space="preserve">drain contact (Figure </w:t>
      </w:r>
      <w:r w:rsidR="0057285B">
        <w:t>5</w:t>
      </w:r>
      <w:r w:rsidR="00BC07E2">
        <w:t xml:space="preserve">), while for the reflectometry measurement the LC matching circuit was connected to </w:t>
      </w:r>
      <w:r w:rsidR="0057285B">
        <w:t>the SHT source contact (Figure 5</w:t>
      </w:r>
      <w:r w:rsidR="00BC07E2">
        <w:t>).</w:t>
      </w:r>
    </w:p>
    <w:p w:rsidR="00BC07E2" w:rsidRDefault="0057285B" w:rsidP="00BC07E2">
      <w:r>
        <w:rPr>
          <w:noProof/>
        </w:rPr>
        <w:drawing>
          <wp:anchor distT="0" distB="0" distL="114300" distR="114300" simplePos="0" relativeHeight="251688960" behindDoc="0" locked="0" layoutInCell="1" allowOverlap="1" wp14:anchorId="7E2D7DAE" wp14:editId="323B6D81">
            <wp:simplePos x="0" y="0"/>
            <wp:positionH relativeFrom="margin">
              <wp:align>left</wp:align>
            </wp:positionH>
            <wp:positionV relativeFrom="paragraph">
              <wp:posOffset>383540</wp:posOffset>
            </wp:positionV>
            <wp:extent cx="2879725" cy="14293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9725" cy="1429385"/>
                    </a:xfrm>
                    <a:prstGeom prst="rect">
                      <a:avLst/>
                    </a:prstGeom>
                    <a:noFill/>
                  </pic:spPr>
                </pic:pic>
              </a:graphicData>
            </a:graphic>
            <wp14:sizeRelH relativeFrom="margin">
              <wp14:pctWidth>0</wp14:pctWidth>
            </wp14:sizeRelH>
            <wp14:sizeRelV relativeFrom="margin">
              <wp14:pctHeight>0</wp14:pctHeight>
            </wp14:sizeRelV>
          </wp:anchor>
        </w:drawing>
      </w:r>
      <w:r w:rsidR="00CB4F9C">
        <w:rPr>
          <w:noProof/>
        </w:rPr>
        <w:drawing>
          <wp:anchor distT="0" distB="0" distL="114300" distR="114300" simplePos="0" relativeHeight="251689984" behindDoc="0" locked="0" layoutInCell="1" allowOverlap="1" wp14:anchorId="209CEBE6" wp14:editId="3F129EA3">
            <wp:simplePos x="0" y="0"/>
            <wp:positionH relativeFrom="margin">
              <wp:align>right</wp:align>
            </wp:positionH>
            <wp:positionV relativeFrom="paragraph">
              <wp:posOffset>206375</wp:posOffset>
            </wp:positionV>
            <wp:extent cx="2987675" cy="1947545"/>
            <wp:effectExtent l="0" t="0" r="3175" b="0"/>
            <wp:wrapSquare wrapText="bothSides"/>
            <wp:docPr id="6" name="Picture 6" descr="refl_vs_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l_vs_D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7675" cy="1947545"/>
                    </a:xfrm>
                    <a:prstGeom prst="rect">
                      <a:avLst/>
                    </a:prstGeom>
                    <a:noFill/>
                  </pic:spPr>
                </pic:pic>
              </a:graphicData>
            </a:graphic>
            <wp14:sizeRelH relativeFrom="margin">
              <wp14:pctWidth>0</wp14:pctWidth>
            </wp14:sizeRelH>
            <wp14:sizeRelV relativeFrom="margin">
              <wp14:pctHeight>0</wp14:pctHeight>
            </wp14:sizeRelV>
          </wp:anchor>
        </w:drawing>
      </w:r>
      <w:r w:rsidR="00BC07E2">
        <w:rPr>
          <w:noProof/>
        </w:rPr>
        <w:t xml:space="preserve"> </w:t>
      </w:r>
    </w:p>
    <w:p w:rsidR="00BC07E2" w:rsidRDefault="00BC07E2" w:rsidP="00BC07E2">
      <w:pPr>
        <w:pStyle w:val="ListParagraph"/>
        <w:ind w:left="1440"/>
        <w:rPr>
          <w:i/>
        </w:rPr>
      </w:pPr>
    </w:p>
    <w:p w:rsidR="00BC07E2" w:rsidRDefault="00BC07E2" w:rsidP="00BC07E2">
      <w:pPr>
        <w:pStyle w:val="ListParagraph"/>
        <w:ind w:left="1440"/>
        <w:rPr>
          <w:i/>
        </w:rPr>
      </w:pPr>
    </w:p>
    <w:p w:rsidR="0057285B" w:rsidRDefault="0057285B" w:rsidP="0057285B">
      <w:pPr>
        <w:pStyle w:val="Subtitle"/>
      </w:pPr>
      <w:r>
        <w:t xml:space="preserve">Figure 6: (Left) 3D model of a SiGe nanowire-based single QD sample - SHT, designed by H. Watzinger. A single QD which confines holes is formed in the nanowire beneath the gate (green). Comparison of the DC current transport (middle) and the ohmic reflectometry (right) measurements on the SHT in a Ge hut-wire. </w:t>
      </w: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57285B" w:rsidRDefault="0057285B" w:rsidP="00BC07E2">
      <w:pPr>
        <w:rPr>
          <w:i/>
        </w:rPr>
      </w:pPr>
    </w:p>
    <w:p w:rsidR="0057285B" w:rsidRDefault="0057285B" w:rsidP="00BC07E2">
      <w:pPr>
        <w:rPr>
          <w:i/>
        </w:rPr>
      </w:pPr>
    </w:p>
    <w:p w:rsidR="0057285B" w:rsidRDefault="0057285B" w:rsidP="00BC07E2">
      <w:pPr>
        <w:rPr>
          <w:i/>
        </w:rPr>
      </w:pPr>
    </w:p>
    <w:p w:rsidR="00BC07E2" w:rsidRDefault="00BC07E2" w:rsidP="00BC07E2">
      <w:r>
        <w:lastRenderedPageBreak/>
        <w:t>By adjusting the integration time to be similar for both measurements, it can be seen that the reflectometry technique enables us to see more features like the excited orbital energy states of the SHT (Figure</w:t>
      </w:r>
      <w:r w:rsidR="0057285B">
        <w:t xml:space="preserve"> 6, middle and right</w:t>
      </w:r>
      <w:r>
        <w:t xml:space="preserve">). </w:t>
      </w:r>
    </w:p>
    <w:p w:rsidR="00BC07E2" w:rsidRDefault="00BC07E2" w:rsidP="00BC07E2">
      <w:r>
        <w:t xml:space="preserve">We have compared our reflectometry setup with the one of D. J. Reilly et al. </w:t>
      </w:r>
      <w:r w:rsidRPr="003A1A27">
        <w:rPr>
          <w:color w:val="333333"/>
          <w:shd w:val="clear" w:color="auto" w:fill="FFFFFF"/>
        </w:rPr>
        <w:t>for which they</w:t>
      </w:r>
      <w:r>
        <w:rPr>
          <w:rFonts w:ascii="Verdana" w:hAnsi="Verdana"/>
          <w:color w:val="333333"/>
          <w:sz w:val="17"/>
          <w:szCs w:val="17"/>
          <w:shd w:val="clear" w:color="auto" w:fill="FFFFFF"/>
        </w:rPr>
        <w:t xml:space="preserve"> </w:t>
      </w:r>
      <w:r>
        <w:t>reported conductance sensitivity of 5*10</w:t>
      </w:r>
      <w:r>
        <w:rPr>
          <w:vertAlign w:val="superscript"/>
        </w:rPr>
        <w:t>-6</w:t>
      </w:r>
      <w:r>
        <w:t xml:space="preserve"> e</w:t>
      </w:r>
      <w:r>
        <w:rPr>
          <w:vertAlign w:val="superscript"/>
        </w:rPr>
        <w:t>2</w:t>
      </w:r>
      <w:r>
        <w:t>/h Hz</w:t>
      </w:r>
      <w:r>
        <w:rPr>
          <w:vertAlign w:val="superscript"/>
        </w:rPr>
        <w:t>−1/2</w:t>
      </w:r>
      <w:r>
        <w:t xml:space="preserve"> by performing reflectometry on a quantum point contact in a dilution fridge with electron temperature of 120 mK </w:t>
      </w:r>
      <w:r>
        <w:rPr>
          <w:rFonts w:ascii="Verdana" w:hAnsi="Verdana"/>
          <w:color w:val="333333"/>
          <w:sz w:val="17"/>
          <w:szCs w:val="17"/>
          <w:shd w:val="clear" w:color="auto" w:fill="FFFFFF"/>
        </w:rPr>
        <w:t>[19]</w:t>
      </w:r>
      <w:r>
        <w:t xml:space="preserve">. </w:t>
      </w:r>
    </w:p>
    <w:p w:rsidR="00BC07E2" w:rsidRDefault="00BC07E2" w:rsidP="00BC07E2">
      <w:r>
        <w:t>By using the same methodology as in [19] for characterizing the reflectometry setup we have measured a just around five times lower sensitivity despite the much higher temperature of 4K. This is a quite good when considering that the thermal broade</w:t>
      </w:r>
      <w:r w:rsidR="008918FC">
        <w:t>ning of the energy levels at 4K</w:t>
      </w:r>
      <w:r>
        <w:t xml:space="preserve"> leads to </w:t>
      </w:r>
      <w:r w:rsidR="008918FC">
        <w:t xml:space="preserve">a </w:t>
      </w:r>
      <w:r>
        <w:t>much wider coulomb peaks. Such results in a much smaller resistance change for a small gate voltage modulation and thus a smaller sensitivity</w:t>
      </w:r>
      <w:r w:rsidR="008918FC">
        <w:t>.</w:t>
      </w:r>
      <w:r>
        <w:t xml:space="preserve">  </w:t>
      </w:r>
    </w:p>
    <w:p w:rsidR="002A3227" w:rsidRDefault="00EA1118" w:rsidP="002A3227">
      <w:pPr>
        <w:pStyle w:val="Heading3"/>
        <w:rPr>
          <w:ins w:id="41" w:author="Georgios KATSAROS" w:date="2016-09-13T12:53:00Z"/>
        </w:rPr>
      </w:pPr>
      <w:ins w:id="42" w:author="Georgios KATSAROS" w:date="2016-09-13T14:54:00Z">
        <w:r>
          <w:t>4.</w:t>
        </w:r>
      </w:ins>
      <w:ins w:id="43" w:author="Georgios KATSAROS" w:date="2016-09-13T12:53:00Z">
        <w:r w:rsidR="002A3227">
          <w:t>Work</w:t>
        </w:r>
      </w:ins>
      <w:ins w:id="44" w:author="Georgios KATSAROS" w:date="2016-09-13T15:10:00Z">
        <w:r w:rsidR="00E4427E">
          <w:t>ing</w:t>
        </w:r>
      </w:ins>
      <w:ins w:id="45" w:author="Georgios KATSAROS" w:date="2016-09-13T12:53:00Z">
        <w:r w:rsidR="002A3227">
          <w:t xml:space="preserve"> </w:t>
        </w:r>
      </w:ins>
      <w:ins w:id="46" w:author="Georgios KATSAROS" w:date="2016-09-13T12:58:00Z">
        <w:r w:rsidR="0031474A">
          <w:t>plan</w:t>
        </w:r>
      </w:ins>
      <w:ins w:id="47" w:author="Georgios KATSAROS" w:date="2016-09-13T12:53:00Z">
        <w:r w:rsidR="002A3227">
          <w:t>:</w:t>
        </w:r>
      </w:ins>
    </w:p>
    <w:p w:rsidR="00BC07E2" w:rsidDel="002A3227" w:rsidRDefault="00BC07E2" w:rsidP="00BC07E2">
      <w:pPr>
        <w:rPr>
          <w:del w:id="48" w:author="Georgios KATSAROS" w:date="2016-09-13T12:53:00Z"/>
        </w:rPr>
      </w:pPr>
    </w:p>
    <w:p w:rsidR="00BC07E2" w:rsidDel="002A3227" w:rsidRDefault="00BC07E2" w:rsidP="00BC07E2">
      <w:pPr>
        <w:rPr>
          <w:del w:id="49" w:author="Georgios KATSAROS" w:date="2016-09-13T12:53:00Z"/>
        </w:rPr>
      </w:pPr>
    </w:p>
    <w:p w:rsidR="00BC07E2" w:rsidRDefault="00BC07E2" w:rsidP="00BC07E2">
      <w:pPr>
        <w:pStyle w:val="Heading4"/>
      </w:pPr>
      <w:r>
        <w:t xml:space="preserve">Second generation of the reflectometry setup  </w:t>
      </w:r>
    </w:p>
    <w:p w:rsidR="00BC07E2" w:rsidRDefault="00BC07E2" w:rsidP="00BC07E2">
      <w:r>
        <w:t xml:space="preserve">The first generation of the used setup and </w:t>
      </w:r>
      <w:r w:rsidR="008918FC">
        <w:t xml:space="preserve">the </w:t>
      </w:r>
      <w:r>
        <w:t xml:space="preserve">PCB board aimed to verify that indeed we have the knowhow to perform RF reflectometry measurements. The second generation of the reflectometry setup will be </w:t>
      </w:r>
      <w:r w:rsidR="00BE50B3">
        <w:t xml:space="preserve">developed during this project and </w:t>
      </w:r>
      <w:r>
        <w:t xml:space="preserve">installed in </w:t>
      </w:r>
      <w:r w:rsidR="00BE50B3">
        <w:t xml:space="preserve">a </w:t>
      </w:r>
      <w:r>
        <w:t xml:space="preserve">dilution fridge </w:t>
      </w:r>
      <w:r w:rsidR="00BE50B3">
        <w:t>reaching temperatures</w:t>
      </w:r>
      <w:r>
        <w:t xml:space="preserve"> down to 10 mK. </w:t>
      </w:r>
    </w:p>
    <w:p w:rsidR="00BC07E2" w:rsidRDefault="00BC07E2" w:rsidP="00BC07E2">
      <w:r>
        <w:t xml:space="preserve">For the purpose of measuring several samples and due to the necessity for a higher number of RF lines dictated by </w:t>
      </w:r>
      <w:r w:rsidR="00BE50B3">
        <w:t xml:space="preserve">the </w:t>
      </w:r>
      <w:r>
        <w:t xml:space="preserve">experiments of spin manipulation, a new PCB will be designed. The new design will allow frequency multiplexing of four different reflectometry resonant circuits enabling the measurement of four samples by using just one RF line and amplification stage.  We will install in the dilution fridge insert a similar reflectometry system like the one used in the 4K dip-stick. However there will be several improvements. There will be an upgrade in terms of using lower thermal conducting stainless steel cables, attenuators, and additional DC filtering of all the DC wires. In addition, a Niobium titanium superconducting cable is going to be used between the input of the cryogenic amplifier and </w:t>
      </w:r>
      <w:r w:rsidR="008918FC">
        <w:t xml:space="preserve">the </w:t>
      </w:r>
      <w:r>
        <w:t xml:space="preserve">sample stage because of its very low thermal conduction, to avoid heating of the mixing chamber stage of the fridge which has a cooling power of a few tens of μW in the insert.    </w:t>
      </w:r>
    </w:p>
    <w:p w:rsidR="00BC07E2" w:rsidRDefault="00BC07E2" w:rsidP="00BC07E2">
      <w:r>
        <w:t xml:space="preserve">The vector network analyzer which was used so far for the measurements will be replaced with a Zurich Instruments UHF lock in amplifier which enables faster and longer data acquisition, more inputs and </w:t>
      </w:r>
      <w:r>
        <w:lastRenderedPageBreak/>
        <w:t xml:space="preserve">generally more measurement flexibility. For the spin relaxation time and </w:t>
      </w:r>
      <w:r w:rsidR="00BE50B3">
        <w:t xml:space="preserve">the </w:t>
      </w:r>
      <w:r>
        <w:t>spin</w:t>
      </w:r>
      <w:r w:rsidR="008918FC">
        <w:t xml:space="preserve"> </w:t>
      </w:r>
      <w:r>
        <w:t>manipulation measurements, to be described below, arbitrary waveform microsecond pulses with a nanosecond rise time are needed. Those are generated using a Tektronix AWG5014C. T</w:t>
      </w:r>
      <w:r w:rsidR="00C36145">
        <w:t>he measurement</w:t>
      </w:r>
      <w:r w:rsidR="00BE50B3">
        <w:t>s</w:t>
      </w:r>
      <w:r w:rsidR="00C36145">
        <w:t xml:space="preserve"> will be </w:t>
      </w:r>
      <w:r>
        <w:t xml:space="preserve"> conducted using the QTLab measurement application developed in Python initially by the Delft Quantum Transport (QT) laboratory. We modified it according to our needs. All the codes can be found on the GitHub: </w:t>
      </w:r>
      <w:hyperlink r:id="rId19" w:history="1">
        <w:r>
          <w:rPr>
            <w:rStyle w:val="Hyperlink"/>
          </w:rPr>
          <w:t>https://github.com/nanoelectronics-new/qtlab</w:t>
        </w:r>
      </w:hyperlink>
    </w:p>
    <w:p w:rsidR="00BC07E2" w:rsidRDefault="00BC07E2" w:rsidP="00BC07E2">
      <w:pPr>
        <w:rPr>
          <w:b/>
          <w:i/>
        </w:rPr>
      </w:pPr>
    </w:p>
    <w:p w:rsidR="00BC07E2" w:rsidRDefault="00BC07E2" w:rsidP="00BC07E2">
      <w:pPr>
        <w:pStyle w:val="Heading4"/>
      </w:pPr>
      <w:del w:id="50" w:author="Georgios KATSAROS" w:date="2016-09-13T15:11:00Z">
        <w:r w:rsidDel="00E4427E">
          <w:delText>Moving towards gate</w:delText>
        </w:r>
      </w:del>
      <w:ins w:id="51" w:author="Georgios KATSAROS" w:date="2016-09-13T15:11:00Z">
        <w:r w:rsidR="00E4427E">
          <w:t>Gate</w:t>
        </w:r>
      </w:ins>
      <w:r>
        <w:t xml:space="preserve"> reflectometry </w:t>
      </w:r>
      <w:r>
        <w:rPr>
          <w:noProof/>
        </w:rPr>
        <w:drawing>
          <wp:anchor distT="0" distB="0" distL="114300" distR="114300" simplePos="0" relativeHeight="251694080" behindDoc="1" locked="0" layoutInCell="1" allowOverlap="1">
            <wp:simplePos x="0" y="0"/>
            <wp:positionH relativeFrom="margin">
              <wp:align>center</wp:align>
            </wp:positionH>
            <wp:positionV relativeFrom="paragraph">
              <wp:posOffset>307975</wp:posOffset>
            </wp:positionV>
            <wp:extent cx="5050790" cy="2667000"/>
            <wp:effectExtent l="0" t="0" r="0" b="0"/>
            <wp:wrapSquare wrapText="bothSides"/>
            <wp:docPr id="5" name="Picture 5" descr="DQD_reflect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D_reflectometr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pic:spPr>
                </pic:pic>
              </a:graphicData>
            </a:graphic>
            <wp14:sizeRelH relativeFrom="page">
              <wp14:pctWidth>0</wp14:pctWidth>
            </wp14:sizeRelH>
            <wp14:sizeRelV relativeFrom="page">
              <wp14:pctHeight>0</wp14:pctHeight>
            </wp14:sizeRelV>
          </wp:anchor>
        </w:drawing>
      </w:r>
    </w:p>
    <w:p w:rsidR="00BC07E2" w:rsidRDefault="00BC07E2" w:rsidP="00BC07E2"/>
    <w:p w:rsidR="00BC07E2" w:rsidRDefault="00BC07E2" w:rsidP="00BC07E2"/>
    <w:p w:rsidR="00BC07E2" w:rsidRDefault="003A1A27" w:rsidP="00BC07E2">
      <w:pPr>
        <w:pStyle w:val="Subtitle"/>
      </w:pPr>
      <w:r>
        <w:t>Figure 7</w:t>
      </w:r>
      <w:r w:rsidR="00BC07E2">
        <w:t xml:space="preserve">. Gate reflectometry schematic on the Ge </w:t>
      </w:r>
      <w:r w:rsidR="00BE50B3">
        <w:t xml:space="preserve">hut-wire </w:t>
      </w:r>
      <w:r w:rsidR="00BC07E2">
        <w:t xml:space="preserve">DQD sample, fabricated in our group. LC resonators are connected to the three gates. Because of </w:t>
      </w:r>
      <w:r w:rsidR="00BE50B3">
        <w:t xml:space="preserve">the </w:t>
      </w:r>
      <w:r w:rsidR="00BC07E2">
        <w:t xml:space="preserve">different inductor </w:t>
      </w:r>
      <w:r w:rsidR="00C36145">
        <w:t xml:space="preserve">L </w:t>
      </w:r>
      <w:r w:rsidR="00BC07E2">
        <w:t xml:space="preserve">values, </w:t>
      </w:r>
      <w:r w:rsidR="00BE50B3">
        <w:t xml:space="preserve">the </w:t>
      </w:r>
      <w:r w:rsidR="00BC07E2">
        <w:t xml:space="preserve">resonance frequencies of </w:t>
      </w:r>
      <w:r w:rsidR="00BE50B3">
        <w:t xml:space="preserve">the </w:t>
      </w:r>
      <w:r w:rsidR="00BC07E2">
        <w:t xml:space="preserve">three matching circuits above are different enabling </w:t>
      </w:r>
      <w:r w:rsidR="00C52443">
        <w:t xml:space="preserve">thus the </w:t>
      </w:r>
      <w:r w:rsidR="00BC07E2">
        <w:t>so</w:t>
      </w:r>
      <w:r w:rsidR="00C52443">
        <w:t>-</w:t>
      </w:r>
      <w:r w:rsidR="00BC07E2">
        <w:t xml:space="preserve">called frequency multiplexing technique. </w:t>
      </w:r>
    </w:p>
    <w:p w:rsidR="00BC07E2" w:rsidRDefault="00BC07E2" w:rsidP="00BC07E2"/>
    <w:p w:rsidR="00BC07E2" w:rsidRDefault="00BC07E2" w:rsidP="00BC07E2">
      <w:r>
        <w:t>As in the ohmic reflectometry</w:t>
      </w:r>
      <w:r w:rsidR="00C36145">
        <w:t>,</w:t>
      </w:r>
      <w:r>
        <w:t xml:space="preserve"> also for the gate reflectometry the readout parameters are the phase shift ∆</w:t>
      </w:r>
      <w:r>
        <w:rPr>
          <w:rFonts w:ascii="Gulim" w:eastAsia="Gulim" w:hAnsi="Gulim" w:hint="eastAsia"/>
        </w:rPr>
        <w:t>φ</w:t>
      </w:r>
      <w:r>
        <w:t xml:space="preserve"> and the amplitude change ∆γ of the reflected signal due to the ch</w:t>
      </w:r>
      <w:r w:rsidR="00FE49C0">
        <w:t>arge configuration change in a</w:t>
      </w:r>
      <w:r>
        <w:t xml:space="preserve"> QD or </w:t>
      </w:r>
      <w:r w:rsidR="00FE49C0">
        <w:t xml:space="preserve">a </w:t>
      </w:r>
      <w:r>
        <w:t>DQD system.</w:t>
      </w:r>
      <w:r w:rsidR="001A39ED">
        <w:t xml:space="preserve"> They are expressed as:</w:t>
      </w:r>
      <w:r>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Pr>
          <w:rFonts w:eastAsiaTheme="minorEastAsia"/>
        </w:rPr>
        <w:t xml:space="preserve"> ,</w:t>
      </w:r>
      <w:r>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Pr>
          <w:rFonts w:eastAsiaTheme="minorEastAsia"/>
        </w:rPr>
        <w:t>,   where Q is the quality factor of the resonant circuit, C</w:t>
      </w:r>
      <w:r>
        <w:rPr>
          <w:rFonts w:eastAsiaTheme="minorEastAsia"/>
          <w:vertAlign w:val="subscript"/>
        </w:rPr>
        <w:t>p</w:t>
      </w:r>
      <w:r>
        <w:rPr>
          <w:rFonts w:eastAsiaTheme="minorEastAsia"/>
        </w:rPr>
        <w:t xml:space="preserve"> is the parasitic capacitance, C</w:t>
      </w:r>
      <w:r>
        <w:rPr>
          <w:rFonts w:eastAsiaTheme="minorEastAsia"/>
          <w:vertAlign w:val="subscript"/>
        </w:rPr>
        <w:t xml:space="preserve">g </w:t>
      </w:r>
      <w:r>
        <w:rPr>
          <w:rFonts w:eastAsiaTheme="minorEastAsia"/>
        </w:rPr>
        <w:t>is the gate to dot coupling capacitance and C</w:t>
      </w:r>
      <w:r>
        <w:rPr>
          <w:rFonts w:eastAsiaTheme="minorEastAsia"/>
          <w:vertAlign w:val="subscript"/>
        </w:rPr>
        <w:t>Σ</w:t>
      </w:r>
      <w:r>
        <w:rPr>
          <w:rFonts w:eastAsiaTheme="minorEastAsia"/>
        </w:rPr>
        <w:t xml:space="preserve"> is the overall QD capacitance </w:t>
      </w:r>
      <w:r>
        <w:t>[12]</w:t>
      </w:r>
      <w:r>
        <w:rPr>
          <w:rFonts w:eastAsiaTheme="minorEastAsia"/>
        </w:rPr>
        <w:t>. The capacitance C</w:t>
      </w:r>
      <w:r>
        <w:rPr>
          <w:rFonts w:eastAsiaTheme="minorEastAsia"/>
          <w:vertAlign w:val="subscript"/>
        </w:rPr>
        <w:t>g</w:t>
      </w:r>
      <w:r>
        <w:rPr>
          <w:rFonts w:eastAsiaTheme="minorEastAsia"/>
        </w:rPr>
        <w:t xml:space="preserve"> </w:t>
      </w:r>
      <w:r w:rsidR="00FE49C0">
        <w:rPr>
          <w:rFonts w:eastAsiaTheme="minorEastAsia"/>
        </w:rPr>
        <w:t>can be approximated with</w:t>
      </w:r>
      <w:r>
        <w:rPr>
          <w:rFonts w:eastAsiaTheme="minorEastAsia"/>
        </w:rPr>
        <w:t xml:space="preserve"> a parallel plate capacitor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Pr>
          <w:rFonts w:eastAsiaTheme="minorEastAsia"/>
          <w:color w:val="252525"/>
          <w:shd w:val="clear" w:color="auto" w:fill="F9F9F9"/>
        </w:rPr>
        <w:t xml:space="preserve"> </w:t>
      </w:r>
      <w:r>
        <w:rPr>
          <w:rFonts w:eastAsiaTheme="minorEastAsia"/>
        </w:rPr>
        <w:t>since t</w:t>
      </w:r>
      <w:r>
        <w:t xml:space="preserve">he gate electrode and the </w:t>
      </w:r>
      <w:r w:rsidR="001A39ED">
        <w:t xml:space="preserve">hut-wire </w:t>
      </w:r>
      <w:r>
        <w:t xml:space="preserve">separated by a thin dielectric, form </w:t>
      </w:r>
      <w:r w:rsidR="00FE49C0">
        <w:t xml:space="preserve">such </w:t>
      </w:r>
      <w:r>
        <w:t>a capacitor</w:t>
      </w:r>
      <w:r>
        <w:rPr>
          <w:rFonts w:eastAsiaTheme="minorEastAsia"/>
          <w:color w:val="252525"/>
          <w:shd w:val="clear" w:color="auto" w:fill="F9F9F9"/>
        </w:rPr>
        <w:t xml:space="preserve">. </w:t>
      </w:r>
      <w:r>
        <w:rPr>
          <w:rFonts w:eastAsiaTheme="minorEastAsia"/>
        </w:rPr>
        <w:t>From the above expressions it can be seen th</w:t>
      </w:r>
      <w:r w:rsidR="00FE49C0">
        <w:rPr>
          <w:rFonts w:eastAsiaTheme="minorEastAsia"/>
        </w:rPr>
        <w:t>at a higher coupling between a gate and a</w:t>
      </w:r>
      <w:r>
        <w:rPr>
          <w:rFonts w:eastAsiaTheme="minorEastAsia"/>
        </w:rPr>
        <w:t xml:space="preserve"> QD (higher C</w:t>
      </w:r>
      <w:r>
        <w:rPr>
          <w:rFonts w:eastAsiaTheme="minorEastAsia"/>
          <w:vertAlign w:val="subscript"/>
        </w:rPr>
        <w:t>g</w:t>
      </w:r>
      <w:r>
        <w:rPr>
          <w:rFonts w:eastAsiaTheme="minorEastAsia"/>
        </w:rPr>
        <w:t xml:space="preserve">) leads to higher sensitivity of both </w:t>
      </w:r>
      <w:r>
        <w:t>∆</w:t>
      </w:r>
      <w:r>
        <w:rPr>
          <w:rFonts w:ascii="Gulim" w:eastAsia="Gulim" w:hAnsi="Gulim" w:hint="eastAsia"/>
        </w:rPr>
        <w:t xml:space="preserve">φ </w:t>
      </w:r>
      <w:r>
        <w:t xml:space="preserve">and ∆γ. </w:t>
      </w:r>
    </w:p>
    <w:p w:rsidR="00BC07E2" w:rsidRDefault="00BC07E2" w:rsidP="00BC07E2">
      <w:r>
        <w:lastRenderedPageBreak/>
        <w:t>Using 1.9 nm HfSiON oxide as dielectric in a silicon nanowire field effect transistor, M.F. Gonzalez – Zalba et al. achieved a charge sensitivity of 37 μeHz</w:t>
      </w:r>
      <w:r>
        <w:rPr>
          <w:vertAlign w:val="superscript"/>
        </w:rPr>
        <w:t>-1/2</w:t>
      </w:r>
      <w:r>
        <w:t>, with C</w:t>
      </w:r>
      <w:r>
        <w:rPr>
          <w:vertAlign w:val="subscript"/>
        </w:rPr>
        <w:t>g</w:t>
      </w:r>
      <w:r>
        <w:t>/C</w:t>
      </w:r>
      <w:r>
        <w:rPr>
          <w:vertAlign w:val="subscript"/>
        </w:rPr>
        <w:t>Σ</w:t>
      </w:r>
      <w:r>
        <w:t xml:space="preserve"> = 0.92 [12]. For comparison, the sensitivity achieved using ohmic reflectometry and a rf-QPC (rf-SET) as a charge sensor is 100 μeHz</w:t>
      </w:r>
      <w:r>
        <w:rPr>
          <w:vertAlign w:val="superscript"/>
        </w:rPr>
        <w:t>-1/2</w:t>
      </w:r>
      <w:r>
        <w:t xml:space="preserve"> (0.9 μeHz</w:t>
      </w:r>
      <w:r>
        <w:rPr>
          <w:vertAlign w:val="superscript"/>
        </w:rPr>
        <w:t>-1/2</w:t>
      </w:r>
      <w:r>
        <w:t xml:space="preserve">) [12]. Thus the performance of </w:t>
      </w:r>
      <w:r w:rsidR="003A1A27">
        <w:t xml:space="preserve">the </w:t>
      </w:r>
      <w:r>
        <w:t xml:space="preserve">gate reflectometry is very close to that of </w:t>
      </w:r>
      <w:r w:rsidR="003A1A27">
        <w:t xml:space="preserve">an </w:t>
      </w:r>
      <w:r>
        <w:t>ohmic reflectometry. In our system using by using ~ 4nm HfO</w:t>
      </w:r>
      <w:r>
        <w:rPr>
          <w:vertAlign w:val="subscript"/>
        </w:rPr>
        <w:t xml:space="preserve">2 </w:t>
      </w:r>
      <w:r>
        <w:t>as a dielectric, which has ε</w:t>
      </w:r>
      <w:r>
        <w:rPr>
          <w:vertAlign w:val="subscript"/>
        </w:rPr>
        <w:t>roxide</w:t>
      </w:r>
      <w:r>
        <w:t xml:space="preserve"> = 24, we expect to have a C</w:t>
      </w:r>
      <w:r>
        <w:rPr>
          <w:vertAlign w:val="subscript"/>
        </w:rPr>
        <w:t>g</w:t>
      </w:r>
      <w:r>
        <w:t>/C</w:t>
      </w:r>
      <w:r>
        <w:rPr>
          <w:vertAlign w:val="subscript"/>
        </w:rPr>
        <w:t xml:space="preserve">Σ </w:t>
      </w:r>
      <w:r w:rsidR="001A39ED">
        <w:t xml:space="preserve">and thus sensitivity </w:t>
      </w:r>
      <w:r>
        <w:t xml:space="preserve">comparable to that reported in [12]. </w:t>
      </w:r>
    </w:p>
    <w:p w:rsidR="000B60BE" w:rsidRDefault="00BC07E2" w:rsidP="00BC07E2">
      <w:pPr>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Optimiz</w:t>
      </w:r>
      <w:ins w:id="52" w:author="Georgios KATSAROS" w:date="2016-09-13T15:11:00Z">
        <w:r w:rsidR="00E4427E">
          <w:rPr>
            <w:rFonts w:asciiTheme="majorHAnsi" w:eastAsiaTheme="majorEastAsia" w:hAnsiTheme="majorHAnsi" w:cstheme="majorBidi"/>
            <w:i/>
            <w:iCs/>
            <w:color w:val="2E74B5" w:themeColor="accent1" w:themeShade="BF"/>
          </w:rPr>
          <w:t>ation</w:t>
        </w:r>
      </w:ins>
      <w:del w:id="53" w:author="Georgios KATSAROS" w:date="2016-09-13T15:11:00Z">
        <w:r w:rsidDel="00E4427E">
          <w:rPr>
            <w:rFonts w:asciiTheme="majorHAnsi" w:eastAsiaTheme="majorEastAsia" w:hAnsiTheme="majorHAnsi" w:cstheme="majorBidi"/>
            <w:i/>
            <w:iCs/>
            <w:color w:val="2E74B5" w:themeColor="accent1" w:themeShade="BF"/>
          </w:rPr>
          <w:delText>ing the gate reflectometry</w:delText>
        </w:r>
      </w:del>
    </w:p>
    <w:p w:rsidR="00BC07E2" w:rsidRPr="000B60BE" w:rsidRDefault="00BC07E2" w:rsidP="00BC07E2">
      <w:pPr>
        <w:rPr>
          <w:rFonts w:asciiTheme="majorHAnsi" w:eastAsiaTheme="majorEastAsia" w:hAnsiTheme="majorHAnsi" w:cstheme="majorBidi"/>
          <w:i/>
          <w:iCs/>
          <w:color w:val="2E74B5" w:themeColor="accent1" w:themeShade="BF"/>
        </w:rPr>
      </w:pPr>
      <w:r>
        <w:t>From the equation for ∆</w:t>
      </w:r>
      <w:r>
        <w:rPr>
          <w:rFonts w:ascii="Gulim" w:eastAsia="Gulim" w:hAnsi="Gulim" w:hint="eastAsia"/>
        </w:rPr>
        <w:t>φ</w:t>
      </w:r>
      <w:r>
        <w:t xml:space="preserve">, it is clear that there are two factors which are critical for getting a sensitive gate reflectometry setup. Firstly to </w:t>
      </w:r>
      <w:r>
        <w:rPr>
          <w:b/>
        </w:rPr>
        <w:t>reduce the parasitic capacitance</w:t>
      </w:r>
      <w:r>
        <w:t xml:space="preserve"> </w:t>
      </w:r>
      <w:r>
        <w:rPr>
          <w:rFonts w:eastAsiaTheme="minorEastAsia"/>
          <w:b/>
        </w:rPr>
        <w:t>C</w:t>
      </w:r>
      <w:r>
        <w:rPr>
          <w:rFonts w:eastAsiaTheme="minorEastAsia"/>
          <w:b/>
          <w:vertAlign w:val="subscript"/>
        </w:rPr>
        <w:t>p</w:t>
      </w:r>
      <w:r>
        <w:t xml:space="preserve"> as much as possible by engineering the sample holder. Secondly, to </w:t>
      </w:r>
      <w:r>
        <w:rPr>
          <w:b/>
        </w:rPr>
        <w:t>achieve high quality factor Q</w:t>
      </w:r>
      <w:r>
        <w:t xml:space="preserve"> of the resonant circuit.</w:t>
      </w:r>
    </w:p>
    <w:p w:rsidR="00BC07E2" w:rsidRDefault="00BC07E2" w:rsidP="00BC07E2">
      <w:r>
        <w:t xml:space="preserve">For </w:t>
      </w:r>
      <w:r>
        <w:rPr>
          <w:b/>
        </w:rPr>
        <w:t xml:space="preserve">reducing the parasitic capacitance </w:t>
      </w:r>
      <w:r>
        <w:rPr>
          <w:rFonts w:eastAsiaTheme="minorEastAsia"/>
          <w:b/>
        </w:rPr>
        <w:t>C</w:t>
      </w:r>
      <w:r>
        <w:rPr>
          <w:rFonts w:eastAsiaTheme="minorEastAsia"/>
          <w:b/>
          <w:vertAlign w:val="subscript"/>
        </w:rPr>
        <w:t>p</w:t>
      </w:r>
      <w:r>
        <w:t xml:space="preserve"> coming from the coupling of the PCB RF lines and bonding pads to the ground planes, the Sonnet software can be used. Simulations of the PCB RF lines and bonding pads geometric capacitance in respect to their dimensions, routing configuration and PCB dielectric will be performed. </w:t>
      </w:r>
    </w:p>
    <w:p w:rsidR="00BC07E2" w:rsidRDefault="001A39ED" w:rsidP="00BC07E2">
      <w:r>
        <w:rPr>
          <w:b/>
        </w:rPr>
        <w:t>The q</w:t>
      </w:r>
      <w:r w:rsidR="00BC07E2">
        <w:rPr>
          <w:b/>
        </w:rPr>
        <w:t>uality factor Q</w:t>
      </w:r>
      <w:r w:rsidR="00BC07E2">
        <w:t xml:space="preserve"> dependence </w:t>
      </w:r>
      <w:r>
        <w:t xml:space="preserve">on </w:t>
      </w:r>
      <w:r w:rsidR="00BC07E2">
        <w:t xml:space="preserve">different inductors and capacitors will be examined. </w:t>
      </w:r>
    </w:p>
    <w:p w:rsidR="00BC07E2" w:rsidRDefault="004328F8" w:rsidP="00BC07E2">
      <w:r>
        <w:t>There are some additional losses apart from those influencing directly on the resonant circuit, namely, a</w:t>
      </w:r>
      <w:r w:rsidR="00CE399C">
        <w:t xml:space="preserve"> PCB dielectric losses and</w:t>
      </w:r>
      <w:r w:rsidR="00BC07E2">
        <w:t xml:space="preserve"> losses in</w:t>
      </w:r>
      <w:r w:rsidR="00CE399C">
        <w:t xml:space="preserve"> a </w:t>
      </w:r>
      <w:r w:rsidR="00BC07E2">
        <w:t xml:space="preserve">PCB RF transmission lines [12]. </w:t>
      </w:r>
    </w:p>
    <w:p w:rsidR="00BC07E2" w:rsidRDefault="00CE399C" w:rsidP="00BC07E2">
      <w:r>
        <w:t>Losses in a</w:t>
      </w:r>
      <w:r w:rsidR="00BC07E2">
        <w:t xml:space="preserve"> PCB dielectric will be addressed by using a dielectric with lower dielectric loss then the currently used FR4, e.g. some of the Rogers Corporation laminates.</w:t>
      </w:r>
    </w:p>
    <w:p w:rsidR="00BC07E2" w:rsidRDefault="00BC07E2" w:rsidP="00BC07E2">
      <w:r>
        <w:t xml:space="preserve">RF lines transmission losses come probably from the unwanted reflections due to the transmission line routing and splitting needed to connect more reflectometry readout circuits – frequency multiplexing. This assumption should be tested and the </w:t>
      </w:r>
      <w:r>
        <w:rPr>
          <w:b/>
        </w:rPr>
        <w:t>optimum configuration of the PCB RF lines</w:t>
      </w:r>
      <w:r>
        <w:t xml:space="preserve"> could be achieved by using again the Sonnet software for simulating the RF line scattering parameters.</w:t>
      </w:r>
    </w:p>
    <w:p w:rsidR="00BC07E2" w:rsidRPr="00912C96" w:rsidRDefault="00912C96" w:rsidP="00BC07E2">
      <w:pPr>
        <w:rPr>
          <w:i/>
          <w:u w:val="single"/>
          <w:rPrChange w:id="54" w:author="Georgios KATSAROS" w:date="2016-09-13T17:18:00Z">
            <w:rPr/>
          </w:rPrChange>
        </w:rPr>
      </w:pPr>
      <w:ins w:id="55" w:author="Georgios KATSAROS" w:date="2016-09-13T17:17:00Z">
        <w:r w:rsidRPr="00912C96">
          <w:rPr>
            <w:i/>
            <w:u w:val="single"/>
            <w:rPrChange w:id="56" w:author="Georgios KATSAROS" w:date="2016-09-13T17:18:00Z">
              <w:rPr/>
            </w:rPrChange>
          </w:rPr>
          <w:t>Since I have already obtained quite some experience with reflectometry setups I expect that it will be feasible to realize a state of the art gate reflectometry setup within one year.</w:t>
        </w:r>
      </w:ins>
      <w:ins w:id="57" w:author="Georgios KATSAROS" w:date="2016-09-13T17:18:00Z">
        <w:r>
          <w:rPr>
            <w:i/>
            <w:u w:val="single"/>
          </w:rPr>
          <w:t xml:space="preserve"> In particular since the group has three dilution refrigerators I will have enough time to characterize the reflectometry and optimize it.</w:t>
        </w:r>
      </w:ins>
    </w:p>
    <w:p w:rsidR="00BC07E2" w:rsidRDefault="00BC07E2" w:rsidP="00BC07E2"/>
    <w:p w:rsidR="00BC07E2" w:rsidRDefault="00BC07E2" w:rsidP="00BC07E2">
      <w:pPr>
        <w:pStyle w:val="Heading3"/>
      </w:pPr>
      <w:r>
        <w:rPr>
          <w:rStyle w:val="Heading4Char"/>
        </w:rPr>
        <w:t>Spin dynamics experiments</w:t>
      </w:r>
      <w:r>
        <w:t xml:space="preserve"> </w:t>
      </w:r>
    </w:p>
    <w:p w:rsidR="00BC07E2" w:rsidRDefault="00BC07E2" w:rsidP="00BC07E2">
      <w:pPr>
        <w:rPr>
          <w:b/>
        </w:rPr>
      </w:pPr>
      <w:r>
        <w:t xml:space="preserve">Once the gate reflectometry setup will be properly working, I will focus on performing spin manipulation experiments. During my PhD I will focus on the Loss-Divincenzo spin qubit. </w:t>
      </w:r>
    </w:p>
    <w:p w:rsidR="00170E42" w:rsidRDefault="00BC07E2" w:rsidP="00BC07E2">
      <w:pPr>
        <w:rPr>
          <w:iCs/>
        </w:rPr>
      </w:pPr>
      <w:r w:rsidRPr="00170E42">
        <w:rPr>
          <w:iCs/>
        </w:rPr>
        <w:lastRenderedPageBreak/>
        <w:t xml:space="preserve">For achieving good state preparation, fast manipulation and fast measurement, additional mechanisms are required beyond ones offered by single QDs. One of the most promising building block for the realization of the spin </w:t>
      </w:r>
      <w:r w:rsidR="00966187">
        <w:rPr>
          <w:iCs/>
        </w:rPr>
        <w:t>based</w:t>
      </w:r>
      <w:r w:rsidR="00966187" w:rsidRPr="00170E42">
        <w:rPr>
          <w:iCs/>
        </w:rPr>
        <w:t xml:space="preserve"> </w:t>
      </w:r>
      <w:r w:rsidRPr="00170E42">
        <w:rPr>
          <w:iCs/>
        </w:rPr>
        <w:t xml:space="preserve">quantum computer </w:t>
      </w:r>
      <w:r w:rsidR="00966187">
        <w:rPr>
          <w:iCs/>
        </w:rPr>
        <w:t>is the</w:t>
      </w:r>
      <w:r w:rsidRPr="00170E42">
        <w:rPr>
          <w:iCs/>
        </w:rPr>
        <w:t xml:space="preserve"> DQD system.  A DQD system consists of </w:t>
      </w:r>
      <w:r w:rsidR="00170E42">
        <w:rPr>
          <w:iCs/>
        </w:rPr>
        <w:t xml:space="preserve">a </w:t>
      </w:r>
      <w:r w:rsidRPr="00170E42">
        <w:rPr>
          <w:iCs/>
        </w:rPr>
        <w:t xml:space="preserve">two neighboring QDs tunnel coupled to each other, which simply means that they </w:t>
      </w:r>
      <w:r w:rsidR="00170E42">
        <w:rPr>
          <w:iCs/>
        </w:rPr>
        <w:t>can exchange charge particles via</w:t>
      </w:r>
      <w:r w:rsidRPr="00170E42">
        <w:rPr>
          <w:iCs/>
        </w:rPr>
        <w:t xml:space="preserve"> tunneling. </w:t>
      </w:r>
    </w:p>
    <w:p w:rsidR="00170E42" w:rsidRDefault="00170E42" w:rsidP="00BC07E2">
      <w:pPr>
        <w:rPr>
          <w:iCs/>
        </w:rPr>
      </w:pPr>
      <w:r>
        <w:rPr>
          <w:noProof/>
        </w:rPr>
        <w:drawing>
          <wp:anchor distT="0" distB="0" distL="114300" distR="114300" simplePos="0" relativeHeight="251693056" behindDoc="0" locked="0" layoutInCell="1" allowOverlap="1" wp14:anchorId="54D51DFF" wp14:editId="0EEC9F2C">
            <wp:simplePos x="0" y="0"/>
            <wp:positionH relativeFrom="margin">
              <wp:align>center</wp:align>
            </wp:positionH>
            <wp:positionV relativeFrom="paragraph">
              <wp:posOffset>113030</wp:posOffset>
            </wp:positionV>
            <wp:extent cx="3599815" cy="3088640"/>
            <wp:effectExtent l="0" t="0" r="635" b="0"/>
            <wp:wrapSquare wrapText="bothSides"/>
            <wp:docPr id="4" name="Picture 4" descr="DQD_spin_block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QD_spin_blocka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9815" cy="3088640"/>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Pr="00170E4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3A1A27" w:rsidP="00BC07E2">
      <w:pPr>
        <w:pStyle w:val="Subtitle"/>
      </w:pPr>
      <w:r>
        <w:t>Figure 8</w:t>
      </w:r>
      <w:r w:rsidR="00BC07E2">
        <w:t xml:space="preserve">: Spin state readout based on </w:t>
      </w:r>
      <w:r w:rsidR="005C4F53">
        <w:t xml:space="preserve">the </w:t>
      </w:r>
      <w:r w:rsidR="00BC07E2">
        <w:t>spin blockade shown for</w:t>
      </w:r>
      <w:r w:rsidR="005C4F53">
        <w:t xml:space="preserve"> a</w:t>
      </w:r>
      <w:r w:rsidR="00BC07E2">
        <w:t xml:space="preserve"> gate defined </w:t>
      </w:r>
      <w:r w:rsidR="005C4F53">
        <w:t>DQD. The blue circles represent</w:t>
      </w:r>
      <w:r w:rsidR="00BC07E2">
        <w:t xml:space="preserve"> the individual QDs, the grey lines the gates and the black arrows in the QDs the spin direction in the left and the right dot. </w:t>
      </w:r>
      <w:r w:rsidR="00966187">
        <w:t>The spin can tunnel from the left to the right dot just if the spin configuration</w:t>
      </w:r>
      <w:r>
        <w:t>,</w:t>
      </w:r>
      <w:r w:rsidR="00966187">
        <w:t xml:space="preserve"> when the charges are separated in the two dots</w:t>
      </w:r>
      <w:r>
        <w:t>,</w:t>
      </w:r>
      <w:r w:rsidR="00966187">
        <w:t xml:space="preserve"> forms a singlet. </w:t>
      </w:r>
    </w:p>
    <w:p w:rsidR="00BC07E2" w:rsidRDefault="00BC07E2" w:rsidP="00BC07E2"/>
    <w:p w:rsidR="00BC07E2" w:rsidRDefault="00170E42" w:rsidP="00BC07E2">
      <w:r w:rsidRPr="00170E42">
        <w:rPr>
          <w:iCs/>
        </w:rPr>
        <w:t>The</w:t>
      </w:r>
      <w:r>
        <w:t xml:space="preserve"> </w:t>
      </w:r>
      <w:r w:rsidR="00BC07E2">
        <w:t xml:space="preserve">main physical property which makes them favorable for the realization of a qubit is the Pauli exclusion principle. It says that two identical fermions (in this specific case electrons or holes) cannot occupy same energy state. </w:t>
      </w:r>
      <w:r w:rsidR="003A1A27">
        <w:t>Figure 8</w:t>
      </w:r>
      <w:r w:rsidR="00BC07E2">
        <w:t xml:space="preserve"> describes how </w:t>
      </w:r>
      <w:r w:rsidR="005C4F53">
        <w:t xml:space="preserve">the </w:t>
      </w:r>
      <w:r w:rsidR="0074003F">
        <w:t xml:space="preserve">Pauli exclusion principle </w:t>
      </w:r>
      <w:r w:rsidR="00BC07E2">
        <w:t>can be used to extract information about the spin degree of freedom in the left QD in the DQD system. If the spin configuration forms a singlet state S(1,1) (the numbers in brackets denote the hole number on the left and right dot respectively), like show</w:t>
      </w:r>
      <w:r w:rsidR="003A1A27">
        <w:t>n in Figure 8</w:t>
      </w:r>
      <w:r w:rsidR="00BC07E2">
        <w:t xml:space="preserve">a, then after electrostatic pushing, by applying voltage pulses on gates L and R, the hole is </w:t>
      </w:r>
      <w:r w:rsidR="00BC07E2">
        <w:lastRenderedPageBreak/>
        <w:t>allowed to tunnel to the right dot, forming a singlet S(0,2) st</w:t>
      </w:r>
      <w:r w:rsidR="00DD1A5F">
        <w:t xml:space="preserve">ate. In the case below, </w:t>
      </w:r>
      <w:r w:rsidR="0074003F">
        <w:t>(</w:t>
      </w:r>
      <w:r w:rsidR="00DD1A5F">
        <w:t>Fi</w:t>
      </w:r>
      <w:r w:rsidR="003A1A27">
        <w:t>gure 8</w:t>
      </w:r>
      <w:r w:rsidR="00BC07E2">
        <w:t xml:space="preserve">c), holes in both dots have the same spin, forming a triplet T(1,1) state, and due to Pauli exclusion principle they stay in the (1,1) configuration after electrostatic pushing because the triplet state T(0,2) is too high in energy and thus not available. </w:t>
      </w:r>
      <w:r w:rsidR="0074003F">
        <w:t xml:space="preserve">This effect is known with the name Spin blockade. </w:t>
      </w:r>
    </w:p>
    <w:p w:rsidR="00BC07E2" w:rsidRDefault="00BC07E2" w:rsidP="00BC07E2"/>
    <w:p w:rsidR="00BC07E2" w:rsidRDefault="00BC07E2" w:rsidP="00BC07E2">
      <w:pPr>
        <w:pStyle w:val="Heading5"/>
      </w:pPr>
      <w:r>
        <w:t>Measuring the spin relaxation time T</w:t>
      </w:r>
      <w:r>
        <w:rPr>
          <w:vertAlign w:val="subscript"/>
        </w:rPr>
        <w:t>1</w:t>
      </w:r>
      <w:r>
        <w:t xml:space="preserve"> </w:t>
      </w:r>
    </w:p>
    <w:p w:rsidR="00BC07E2" w:rsidRDefault="00BC07E2" w:rsidP="00BC07E2">
      <w:r>
        <w:t>For measur</w:t>
      </w:r>
      <w:r w:rsidR="005C4F53">
        <w:t>ing the spin relaxation time,</w:t>
      </w:r>
      <w:r>
        <w:t xml:space="preserve"> </w:t>
      </w:r>
      <w:r w:rsidR="0074003F">
        <w:t xml:space="preserve">an </w:t>
      </w:r>
      <w:r>
        <w:t>approach similar to the approach of Koppens et al. [20] will be used. The DQD will be tuned to a the (0,1)-(1,1)-(0,2) triple point. The left dot is initially empty while the right dot is populated with a spin in its ground state, a spin down hole. First, pulsing the gate of the left dot will bring its spin up and spin down energy levels above the Fermi level</w:t>
      </w:r>
      <w:r>
        <w:rPr>
          <w:rFonts w:ascii="TTE1CE3AC8t00" w:hAnsi="TTE1CE3AC8t00" w:cs="TTE1CE3AC8t00"/>
        </w:rPr>
        <w:t xml:space="preserve">, </w:t>
      </w:r>
      <w:r>
        <w:t>μ</w:t>
      </w:r>
      <w:r>
        <w:rPr>
          <w:vertAlign w:val="subscript"/>
        </w:rPr>
        <w:t>F</w:t>
      </w:r>
      <w:r>
        <w:t>, of the lead, allowing lead to dot hole tunneling (holes tunnel to higher lying electrochemical potentials). Since the tunneling is most likely spin independent, the left dot is loaded with a random hole spin from the lead, during the loading time t</w:t>
      </w:r>
      <w:r>
        <w:rPr>
          <w:vertAlign w:val="subscript"/>
        </w:rPr>
        <w:t>L</w:t>
      </w:r>
      <w:r>
        <w:t xml:space="preserve">. The double dot is thus in either a singlet </w:t>
      </w:r>
      <w:r w:rsidR="005C4F53">
        <w:t>S</w:t>
      </w:r>
      <w:r>
        <w:t xml:space="preserve">(1,1) state or a triplet </w:t>
      </w:r>
      <w:r w:rsidR="005C4F53">
        <w:t>T</w:t>
      </w:r>
      <w:r>
        <w:t>(1,1) state and is left in that configuration for the waiting time t</w:t>
      </w:r>
      <w:r>
        <w:rPr>
          <w:vertAlign w:val="subscript"/>
        </w:rPr>
        <w:t>w</w:t>
      </w:r>
      <w:r>
        <w:t>. After the t</w:t>
      </w:r>
      <w:r>
        <w:rPr>
          <w:vertAlign w:val="subscript"/>
        </w:rPr>
        <w:t>w</w:t>
      </w:r>
      <w:r>
        <w:t>, a second pulse level is applied in order to bring the hole from the</w:t>
      </w:r>
      <w:r w:rsidR="005C4F53">
        <w:t xml:space="preserve"> left QD to the right QD. For a</w:t>
      </w:r>
      <w:r>
        <w:t xml:space="preserve"> S(1,1) configuration tunneling will take place. As explained above</w:t>
      </w:r>
      <w:r w:rsidR="005C4F53">
        <w:t>,</w:t>
      </w:r>
      <w:r>
        <w:t xml:space="preserve"> due to </w:t>
      </w:r>
      <w:r w:rsidR="005C4F53">
        <w:t xml:space="preserve">the </w:t>
      </w:r>
      <w:r>
        <w:t>spin blockade</w:t>
      </w:r>
      <w:r w:rsidR="005C4F53">
        <w:t>,</w:t>
      </w:r>
      <w:r>
        <w:t xml:space="preserve"> this will not be the case for the T(1,1) state. If charge tunne</w:t>
      </w:r>
      <w:r w:rsidR="00137A84">
        <w:t>ling takes place</w:t>
      </w:r>
      <w:r w:rsidR="0074003F">
        <w:t xml:space="preserve"> between the two QDs</w:t>
      </w:r>
      <w:r w:rsidR="00137A84">
        <w:t>, a shift in a</w:t>
      </w:r>
      <w:r>
        <w:t xml:space="preserve"> quantum capacitance (</w:t>
      </w:r>
      <w:r w:rsidR="00137A84">
        <w:t>a capacitance originating from a</w:t>
      </w:r>
      <w:r>
        <w:t xml:space="preserve"> DQD charge polarization) will take place, which </w:t>
      </w:r>
      <w:r w:rsidR="0074003F">
        <w:t>can be detected</w:t>
      </w:r>
      <w:r>
        <w:t xml:space="preserve"> by the gate reflectometry. The probability of finding the DQD system in the T(1,1) state will decay exponentially with the duration of the waiting time t</w:t>
      </w:r>
      <w:r>
        <w:rPr>
          <w:vertAlign w:val="subscript"/>
        </w:rPr>
        <w:t>w</w:t>
      </w:r>
      <w:r>
        <w:t xml:space="preserve">, with </w:t>
      </w:r>
      <w:r>
        <w:rPr>
          <w:rFonts w:ascii="Times-Italic" w:hAnsi="Times-Italic" w:cs="Times-Italic"/>
          <w:i/>
          <w:iCs/>
        </w:rPr>
        <w:t>T</w:t>
      </w:r>
      <w:r>
        <w:rPr>
          <w:sz w:val="15"/>
          <w:szCs w:val="15"/>
        </w:rPr>
        <w:t xml:space="preserve">1 </w:t>
      </w:r>
      <w:r>
        <w:t>being the decay constant, since for long waiting times</w:t>
      </w:r>
      <w:r w:rsidR="0074003F">
        <w:t xml:space="preserve"> (t</w:t>
      </w:r>
      <w:r w:rsidR="0074003F">
        <w:rPr>
          <w:vertAlign w:val="subscript"/>
        </w:rPr>
        <w:t xml:space="preserve">w </w:t>
      </w:r>
      <w:r w:rsidR="0074003F">
        <w:t xml:space="preserve">&gt;&gt; </w:t>
      </w:r>
      <w:r w:rsidR="0074003F">
        <w:rPr>
          <w:rFonts w:ascii="Times-Italic" w:hAnsi="Times-Italic" w:cs="Times-Italic"/>
          <w:i/>
          <w:iCs/>
        </w:rPr>
        <w:t>T</w:t>
      </w:r>
      <w:r w:rsidR="0074003F">
        <w:rPr>
          <w:sz w:val="15"/>
          <w:szCs w:val="15"/>
        </w:rPr>
        <w:t>1</w:t>
      </w:r>
      <w:r w:rsidR="0074003F">
        <w:t xml:space="preserve">) </w:t>
      </w:r>
      <w:r>
        <w:t xml:space="preserve">the DQD will always end </w:t>
      </w:r>
      <w:r w:rsidR="0074003F">
        <w:t xml:space="preserve">up </w:t>
      </w:r>
      <w:r>
        <w:t xml:space="preserve">in the S(1,1) state. </w:t>
      </w:r>
    </w:p>
    <w:p w:rsidR="0012147D" w:rsidRPr="00912C96" w:rsidRDefault="00912C96" w:rsidP="00BC07E2">
      <w:pPr>
        <w:rPr>
          <w:i/>
          <w:u w:val="single"/>
          <w:rPrChange w:id="58" w:author="Georgios KATSAROS" w:date="2016-09-13T17:21:00Z">
            <w:rPr/>
          </w:rPrChange>
        </w:rPr>
      </w:pPr>
      <w:ins w:id="59" w:author="Georgios KATSAROS" w:date="2016-09-13T17:19:00Z">
        <w:r w:rsidRPr="00912C96">
          <w:rPr>
            <w:i/>
            <w:u w:val="single"/>
            <w:rPrChange w:id="60" w:author="Georgios KATSAROS" w:date="2016-09-13T17:21:00Z">
              <w:rPr/>
            </w:rPrChange>
          </w:rPr>
          <w:t>The samples needed for performing the T1 experiments are already existing in the group. Hannes Watzinger, as well PhD student in the group</w:t>
        </w:r>
      </w:ins>
      <w:ins w:id="61" w:author="Georgios KATSAROS" w:date="2016-09-13T17:20:00Z">
        <w:r w:rsidRPr="00912C96">
          <w:rPr>
            <w:i/>
            <w:u w:val="single"/>
            <w:rPrChange w:id="62" w:author="Georgios KATSAROS" w:date="2016-09-13T17:21:00Z">
              <w:rPr/>
            </w:rPrChange>
          </w:rPr>
          <w:t>,</w:t>
        </w:r>
      </w:ins>
      <w:ins w:id="63" w:author="Georgios KATSAROS" w:date="2016-09-13T17:19:00Z">
        <w:r w:rsidRPr="00912C96">
          <w:rPr>
            <w:i/>
            <w:u w:val="single"/>
            <w:rPrChange w:id="64" w:author="Georgios KATSAROS" w:date="2016-09-13T17:21:00Z">
              <w:rPr/>
            </w:rPrChange>
          </w:rPr>
          <w:t xml:space="preserve"> is currently </w:t>
        </w:r>
      </w:ins>
      <w:ins w:id="65" w:author="Georgios KATSAROS" w:date="2016-09-13T17:20:00Z">
        <w:r w:rsidRPr="00912C96">
          <w:rPr>
            <w:i/>
            <w:u w:val="single"/>
            <w:rPrChange w:id="66" w:author="Georgios KATSAROS" w:date="2016-09-13T17:21:00Z">
              <w:rPr/>
            </w:rPrChange>
          </w:rPr>
          <w:t xml:space="preserve">performing DC measurements on such DQD devices. For the T1 experiments all the knowhow in the group is already existing thus 6 months seem a realistic time for performing this experiment. </w:t>
        </w:r>
      </w:ins>
    </w:p>
    <w:p w:rsidR="0012147D" w:rsidRDefault="0012147D" w:rsidP="00BC07E2"/>
    <w:p w:rsidR="0012147D" w:rsidRDefault="0012147D" w:rsidP="00BC07E2"/>
    <w:p w:rsidR="0012147D" w:rsidRDefault="0012147D" w:rsidP="00BC07E2"/>
    <w:p w:rsidR="0012147D" w:rsidRDefault="0012147D" w:rsidP="00BC07E2"/>
    <w:p w:rsidR="0012147D" w:rsidRDefault="0012147D" w:rsidP="00BC07E2"/>
    <w:p w:rsidR="00E4427E" w:rsidRDefault="00E4427E" w:rsidP="00E4427E">
      <w:pPr>
        <w:pStyle w:val="Heading6"/>
        <w:rPr>
          <w:ins w:id="67" w:author="Georgios KATSAROS" w:date="2016-09-13T15:13:00Z"/>
        </w:rPr>
      </w:pPr>
      <w:ins w:id="68" w:author="Georgios KATSAROS" w:date="2016-09-13T15:13:00Z">
        <w:r>
          <w:lastRenderedPageBreak/>
          <w:t>Measuring the spin dephasing time T</w:t>
        </w:r>
        <w:r>
          <w:rPr>
            <w:vertAlign w:val="subscript"/>
          </w:rPr>
          <w:t>2</w:t>
        </w:r>
        <w:r>
          <w:rPr>
            <w:vertAlign w:val="superscript"/>
          </w:rPr>
          <w:t>*</w:t>
        </w:r>
        <w:r>
          <w:t xml:space="preserve">  </w:t>
        </w:r>
      </w:ins>
    </w:p>
    <w:p w:rsidR="00BC07E2" w:rsidDel="00E4427E" w:rsidRDefault="00BC07E2" w:rsidP="00BC07E2">
      <w:pPr>
        <w:pStyle w:val="Heading5"/>
        <w:rPr>
          <w:del w:id="69" w:author="Georgios KATSAROS" w:date="2016-09-13T15:13:00Z"/>
        </w:rPr>
      </w:pPr>
      <w:del w:id="70" w:author="Georgios KATSAROS" w:date="2016-09-13T15:13:00Z">
        <w:r w:rsidDel="00E4427E">
          <w:delText>Spin manipulation measurements</w:delText>
        </w:r>
      </w:del>
    </w:p>
    <w:p w:rsidR="00BC07E2" w:rsidRDefault="00BC07E2" w:rsidP="00BC07E2">
      <w:r>
        <w:t xml:space="preserve">Quantum gate operations for a spin qubit system </w:t>
      </w:r>
      <w:r w:rsidR="00F17CE4">
        <w:t xml:space="preserve">imply a </w:t>
      </w:r>
      <w:r>
        <w:t>spin manipulation. Basically such manipulations are spin rotations in the spin representation sphere, called Bloch sphere.</w:t>
      </w:r>
    </w:p>
    <w:p w:rsidR="00BC07E2" w:rsidRDefault="00BC07E2" w:rsidP="00BC07E2">
      <w:r>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7620</wp:posOffset>
            </wp:positionV>
            <wp:extent cx="1799590" cy="15335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pic:spPr>
                </pic:pic>
              </a:graphicData>
            </a:graphic>
            <wp14:sizeRelH relativeFrom="page">
              <wp14:pctWidth>0</wp14:pctWidth>
            </wp14:sizeRelH>
            <wp14:sizeRelV relativeFrom="page">
              <wp14:pctHeight>0</wp14:pctHeight>
            </wp14:sizeRelV>
          </wp:anchor>
        </w:drawing>
      </w:r>
    </w:p>
    <w:p w:rsidR="00BC07E2" w:rsidRDefault="00BC07E2" w:rsidP="00BC07E2"/>
    <w:p w:rsidR="00BC07E2" w:rsidRDefault="00BC07E2" w:rsidP="00BC07E2"/>
    <w:p w:rsidR="00BC07E2" w:rsidRDefault="00BC07E2" w:rsidP="00BC07E2"/>
    <w:p w:rsidR="00BC07E2" w:rsidRDefault="00BC07E2" w:rsidP="00BC07E2">
      <w:pPr>
        <w:pStyle w:val="Subtitle"/>
      </w:pPr>
      <w:r>
        <w:tab/>
      </w:r>
    </w:p>
    <w:p w:rsidR="00BC07E2" w:rsidRDefault="003A1A27" w:rsidP="00BC07E2">
      <w:pPr>
        <w:pStyle w:val="Subtitle"/>
      </w:pPr>
      <w:r>
        <w:t>Figure 9</w:t>
      </w:r>
      <w:r w:rsidR="00BC07E2">
        <w:t>. Bloch sphere</w:t>
      </w:r>
    </w:p>
    <w:p w:rsidR="00BC07E2" w:rsidRDefault="00BC07E2" w:rsidP="00BC07E2">
      <w:r>
        <w:t>The spin-up and spin-down states form the basi</w:t>
      </w:r>
      <w:r w:rsidR="004F008E">
        <w:t>s of a</w:t>
      </w:r>
      <w:r>
        <w:t xml:space="preserve"> hole spin qubit and they are located on the north and south pole of the Bloch sphere. Their energy splitting E</w:t>
      </w:r>
      <w:r>
        <w:rPr>
          <w:vertAlign w:val="subscript"/>
        </w:rPr>
        <w:t>Z</w:t>
      </w:r>
      <w:r w:rsidR="004F008E">
        <w:t xml:space="preserve"> is determined by </w:t>
      </w:r>
      <w:r w:rsidR="00F17CE4">
        <w:t xml:space="preserve">the </w:t>
      </w:r>
      <w:r w:rsidR="004F008E">
        <w:t xml:space="preserve">hole g factor g, </w:t>
      </w:r>
      <w:r w:rsidR="00F17CE4">
        <w:t xml:space="preserve">the </w:t>
      </w:r>
      <w:r>
        <w:t>Bohr magneton μ</w:t>
      </w:r>
      <w:r>
        <w:rPr>
          <w:vertAlign w:val="subscript"/>
        </w:rPr>
        <w:t xml:space="preserve">B </w:t>
      </w:r>
      <w:r>
        <w:t xml:space="preserve">and </w:t>
      </w:r>
      <w:r w:rsidR="00F17CE4">
        <w:t xml:space="preserve">the </w:t>
      </w:r>
      <w:r>
        <w:t xml:space="preserve">static 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t xml:space="preserve"> . The spin vector precesses around the applied static magnetic field axis with a so-called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Pr>
          <w:rFonts w:eastAsiaTheme="minorEastAsia"/>
        </w:rPr>
        <w:t>, where h is the Planck constant. For flipping the spin an external oscillatory magnetic field B</w:t>
      </w:r>
      <w:r>
        <w:rPr>
          <w:rFonts w:eastAsiaTheme="minorEastAsia"/>
          <w:vertAlign w:val="subscript"/>
        </w:rPr>
        <w:t>AC</w:t>
      </w:r>
      <w:r>
        <w:rPr>
          <w:rFonts w:eastAsiaTheme="minorEastAsia"/>
        </w:rPr>
        <w:t xml:space="preserve"> needs to be applied perpendicular to the static one and its frequency needs to match the Larmor frequency. An intuitive understanding why the frequency of the B</w:t>
      </w:r>
      <w:r>
        <w:rPr>
          <w:rFonts w:eastAsiaTheme="minorEastAsia"/>
          <w:vertAlign w:val="subscript"/>
        </w:rPr>
        <w:t>AC</w:t>
      </w:r>
      <w:r>
        <w:rPr>
          <w:rFonts w:eastAsiaTheme="minorEastAsia"/>
        </w:rPr>
        <w:t xml:space="preserve"> needs to match the Larmor frequency can be obtained by thinking of the example of a child on a swing. The child-swing system oscillates with its natural frequency of oscillation. If the swing is pushed by an external person with an appropriate period of pushing pulses, the amplitude of the oscillation will increase and at some point the swing will flip. In this comparison the natural frequency of a child-swing system corresponds to the Larmor frequency and the frequency of the externally applied pushing pulses to the frequency of the applied oscillatory magnetic field.</w:t>
      </w:r>
    </w:p>
    <w:p w:rsidR="00BC07E2" w:rsidRDefault="00BC07E2" w:rsidP="00BC07E2">
      <w:r>
        <w:t>However, an oscillatory magnetic field is hard to implement, from the fabrication standpoint, since it adds more steps and thus the risk of failure. One way to avoid this problem is to a apply static instead of an oscillatory magnetic field and to apply an oscillatory voltage to the QD gate. The oscillatory electric field can modulate the hole g factor giving thus</w:t>
      </w:r>
      <w:r w:rsidR="004F008E">
        <w:t>,</w:t>
      </w:r>
      <w:r>
        <w:t xml:space="preserve"> an equivalent to the first case</w:t>
      </w:r>
      <w:r w:rsidR="004F008E">
        <w:t>,</w:t>
      </w:r>
      <w:r>
        <w:t xml:space="preserve"> oscillatory magnetic field. This technique is called g-tensor modulation technique</w:t>
      </w:r>
      <w:r w:rsidR="00FA7742">
        <w:t xml:space="preserve"> [24] </w:t>
      </w:r>
      <w:r>
        <w:t>and is going to be used in the qubit I am planning to study.</w:t>
      </w:r>
    </w:p>
    <w:p w:rsidR="00BC07E2" w:rsidRDefault="00DD4A7E" w:rsidP="00BC07E2">
      <w:r>
        <w:t xml:space="preserve">Microwave </w:t>
      </w:r>
      <w:r w:rsidR="00BC07E2">
        <w:t xml:space="preserve">sources </w:t>
      </w:r>
      <w:r>
        <w:t>generat</w:t>
      </w:r>
      <w:r w:rsidR="004F5ACB">
        <w:t xml:space="preserve">ing high frequency singnals will be needed for this experiment; </w:t>
      </w:r>
      <w:r w:rsidR="00F17CE4">
        <w:t xml:space="preserve">for an </w:t>
      </w:r>
      <w:r w:rsidR="00BC07E2">
        <w:t xml:space="preserve">expected </w:t>
      </w:r>
      <w:r w:rsidR="004F5ACB">
        <w:t xml:space="preserve">in our system </w:t>
      </w:r>
      <w:r w:rsidR="00F17CE4">
        <w:t xml:space="preserve">hole </w:t>
      </w:r>
      <w:r w:rsidR="00BC07E2">
        <w:t>g</w:t>
      </w:r>
      <w:r w:rsidR="00F17CE4">
        <w:t>-</w:t>
      </w:r>
      <w:r w:rsidR="00BC07E2">
        <w:t xml:space="preserve">factor </w:t>
      </w:r>
      <w:r w:rsidR="00F17CE4">
        <w:t xml:space="preserve">of 3 </w:t>
      </w:r>
      <w:r w:rsidR="00BC07E2">
        <w:t xml:space="preserve">[10] and </w:t>
      </w:r>
      <w:r w:rsidR="00F17CE4">
        <w:t xml:space="preserve">a typical </w:t>
      </w:r>
      <w:r w:rsidR="00BC07E2">
        <w:t xml:space="preserve">magnetic field </w:t>
      </w:r>
      <w:r w:rsidR="004F5ACB">
        <w:t xml:space="preserve">of </w:t>
      </w:r>
      <w:r w:rsidR="00BC07E2">
        <w:t>around 0.5 T</w:t>
      </w:r>
      <w:r w:rsidR="004F008E">
        <w:t>,</w:t>
      </w:r>
      <w:r w:rsidR="00BC07E2">
        <w:t xml:space="preserve"> </w:t>
      </w:r>
      <w:r w:rsidR="004F5ACB">
        <w:t xml:space="preserve">the Larmor </w:t>
      </w:r>
      <w:r w:rsidR="00F17CE4">
        <w:t xml:space="preserve">frequency </w:t>
      </w:r>
      <w:r w:rsidR="004F5ACB">
        <w:t xml:space="preserve">is </w:t>
      </w:r>
      <w:r w:rsidR="00BC07E2">
        <w:lastRenderedPageBreak/>
        <w:t xml:space="preserve">around 20 GHz. </w:t>
      </w:r>
      <w:r w:rsidR="004F5ACB">
        <w:t>Actually, f</w:t>
      </w:r>
      <w:r w:rsidR="00BC07E2">
        <w:t>or this purpose a vector signal generator will be used, controlled also from the python measurement application.</w:t>
      </w:r>
    </w:p>
    <w:p w:rsidR="00BC07E2" w:rsidDel="00E4427E" w:rsidRDefault="00BC07E2" w:rsidP="00BC07E2">
      <w:pPr>
        <w:pStyle w:val="Heading6"/>
        <w:rPr>
          <w:del w:id="71" w:author="Georgios KATSAROS" w:date="2016-09-13T15:13:00Z"/>
        </w:rPr>
      </w:pPr>
      <w:del w:id="72" w:author="Georgios KATSAROS" w:date="2016-09-13T15:13:00Z">
        <w:r w:rsidDel="00E4427E">
          <w:delText>Measuring the spin dephasing time T</w:delText>
        </w:r>
        <w:r w:rsidDel="00E4427E">
          <w:rPr>
            <w:vertAlign w:val="subscript"/>
          </w:rPr>
          <w:delText>2</w:delText>
        </w:r>
        <w:r w:rsidDel="00E4427E">
          <w:rPr>
            <w:vertAlign w:val="superscript"/>
          </w:rPr>
          <w:delText>*</w:delText>
        </w:r>
        <w:r w:rsidDel="00E4427E">
          <w:delText xml:space="preserve">  </w:delText>
        </w:r>
      </w:del>
    </w:p>
    <w:p w:rsidR="00BC07E2" w:rsidRPr="00BC07E2" w:rsidRDefault="00BC07E2" w:rsidP="00BC07E2">
      <w:r>
        <w:t xml:space="preserve">In order to determine </w:t>
      </w:r>
      <w:r w:rsidR="006032FF">
        <w:t xml:space="preserve">the </w:t>
      </w:r>
      <w:r>
        <w:t xml:space="preserve">coherence time, coherent </w:t>
      </w:r>
      <w:r w:rsidR="006032FF">
        <w:t xml:space="preserve">spin </w:t>
      </w:r>
      <w:r>
        <w:t xml:space="preserve">manipulation is needed. In order to verify </w:t>
      </w:r>
      <w:r w:rsidR="0002626F">
        <w:t xml:space="preserve">the </w:t>
      </w:r>
      <w:r>
        <w:t xml:space="preserve">coherent </w:t>
      </w:r>
      <w:r w:rsidR="006032FF">
        <w:t xml:space="preserve">spin </w:t>
      </w:r>
      <w:r>
        <w:t xml:space="preserve">manipulation, Rabi oscillation experiments will be conducted. </w:t>
      </w:r>
      <w:r w:rsidR="0002626F">
        <w:t xml:space="preserve">The DQD will be initialized in </w:t>
      </w:r>
      <w:r w:rsidR="006032FF">
        <w:t>the T</w:t>
      </w:r>
      <w:r>
        <w:t>(1,1) charge configuration. Then the spin in the left dot will be rotated for an angle determined by the spin rotation time</w:t>
      </w:r>
      <w:r w:rsidR="004F008E">
        <w:t xml:space="preserve"> which is the time of </w:t>
      </w:r>
      <w:r w:rsidR="006032FF">
        <w:t xml:space="preserve">the </w:t>
      </w:r>
      <w:r w:rsidR="004F008E">
        <w:t>applied burst of the microwave signal,</w:t>
      </w:r>
      <w:r>
        <w:t xml:space="preserve"> τ</w:t>
      </w:r>
      <w:r w:rsidR="0002626F">
        <w:rPr>
          <w:vertAlign w:val="subscript"/>
        </w:rPr>
        <w:t>BURST</w:t>
      </w:r>
      <w:r w:rsidR="0002626F">
        <w:t>.</w:t>
      </w:r>
      <w:r w:rsidR="004F008E">
        <w:t xml:space="preserve"> </w:t>
      </w:r>
      <w:r w:rsidR="008B584D">
        <w:t xml:space="preserve">In the next step, voltage pulses are going to be applied </w:t>
      </w:r>
      <w:r>
        <w:t>tr</w:t>
      </w:r>
      <w:r w:rsidR="0002626F">
        <w:t>ying to push the DQD to the (0,2</w:t>
      </w:r>
      <w:r>
        <w:t xml:space="preserve">) charge configuration (which is a singlet </w:t>
      </w:r>
      <w:r w:rsidR="0002626F">
        <w:t>S</w:t>
      </w:r>
      <w:r>
        <w:t>(0,2) configuration as explained already above). By linearly changing τ</w:t>
      </w:r>
      <w:r>
        <w:rPr>
          <w:vertAlign w:val="subscript"/>
        </w:rPr>
        <w:t>BURST</w:t>
      </w:r>
      <w:r>
        <w:rPr>
          <w:rFonts w:ascii="Calibri" w:hAnsi="Calibri" w:cs="Arial"/>
          <w:color w:val="252525"/>
          <w:sz w:val="21"/>
          <w:szCs w:val="21"/>
          <w:shd w:val="clear" w:color="auto" w:fill="FFFFFF"/>
        </w:rPr>
        <w:t xml:space="preserve">, a </w:t>
      </w:r>
      <w:r>
        <w:t>Rabi oscillation pattern</w:t>
      </w:r>
      <w:r w:rsidR="0002626F">
        <w:t xml:space="preserve"> of </w:t>
      </w:r>
      <w:r w:rsidR="008B584D">
        <w:t xml:space="preserve">the </w:t>
      </w:r>
      <w:r w:rsidR="0002626F">
        <w:t xml:space="preserve">S(1,1) configuration probability </w:t>
      </w:r>
      <w:r>
        <w:t>should be observed proving the coherent spin manipulation</w:t>
      </w:r>
      <w:r w:rsidR="008B584D">
        <w:t xml:space="preserve"> [11]</w:t>
      </w:r>
      <w:r>
        <w:t xml:space="preserve">. </w:t>
      </w:r>
    </w:p>
    <w:p w:rsidR="00BC07E2" w:rsidRDefault="00BC07E2" w:rsidP="00BC07E2">
      <w:pPr>
        <w:rPr>
          <w:ins w:id="73" w:author="Georgios KATSAROS" w:date="2016-09-13T17:22:00Z"/>
        </w:rPr>
      </w:pPr>
      <w:r>
        <w:t>Following the approach of R. Maurand et al., for evaluating the inhomogeneous dephasing time T</w:t>
      </w:r>
      <w:r>
        <w:rPr>
          <w:vertAlign w:val="subscript"/>
        </w:rPr>
        <w:t>2</w:t>
      </w:r>
      <w:r>
        <w:t xml:space="preserve">*, Ramsey – fringes like experiments will be conducted [11]. First, a ∏/2 pulse around the x axis </w:t>
      </w:r>
      <w:r w:rsidR="00080A79">
        <w:t xml:space="preserve">will be </w:t>
      </w:r>
      <w:r>
        <w:t>applied to bring the spin vector from the north pole (positive z ax</w:t>
      </w:r>
      <w:r w:rsidR="003A1A27">
        <w:t>is) to the xy plane in Figure 9</w:t>
      </w:r>
      <w:r>
        <w:t xml:space="preserve">. It </w:t>
      </w:r>
      <w:r w:rsidR="00080A79">
        <w:t xml:space="preserve">will </w:t>
      </w:r>
      <w:r>
        <w:t xml:space="preserve">stay there for the time τ being </w:t>
      </w:r>
      <w:r w:rsidR="00080A79">
        <w:t xml:space="preserve">thus </w:t>
      </w:r>
      <w:r>
        <w:t xml:space="preserve">exposed to the dephasing noise. After time τ, a second ∏/2 pulse around </w:t>
      </w:r>
      <w:r w:rsidR="00080A79">
        <w:t xml:space="preserve">the </w:t>
      </w:r>
      <w:r>
        <w:t xml:space="preserve">x axis </w:t>
      </w:r>
      <w:r w:rsidR="00080A79">
        <w:t xml:space="preserve">will </w:t>
      </w:r>
      <w:r>
        <w:t xml:space="preserve">project the spin vector back on the z axis for the readout. If no dephasing has taken place, the spin should finish at the south pole of the Bloch sphere (spin up state). Linear increase of the τ between the measurement points </w:t>
      </w:r>
      <w:r w:rsidR="00080A79">
        <w:t xml:space="preserve">will </w:t>
      </w:r>
      <w:r>
        <w:t>result in the</w:t>
      </w:r>
      <w:r>
        <w:rPr>
          <w:rFonts w:ascii="Gulim" w:eastAsia="Gulim" w:hAnsi="Gulim" w:hint="eastAsia"/>
        </w:rPr>
        <w:t xml:space="preserve"> </w:t>
      </w:r>
      <w:r>
        <w:t>exponentially decaying spin up state probability, with T</w:t>
      </w:r>
      <w:r>
        <w:rPr>
          <w:vertAlign w:val="subscript"/>
        </w:rPr>
        <w:t>2</w:t>
      </w:r>
      <w:r>
        <w:rPr>
          <w:vertAlign w:val="superscript"/>
        </w:rPr>
        <w:t>*</w:t>
      </w:r>
      <w:r w:rsidR="00FA5DA0">
        <w:t xml:space="preserve"> being the decay constant</w:t>
      </w:r>
      <w:r>
        <w:t xml:space="preserve">. </w:t>
      </w:r>
    </w:p>
    <w:p w:rsidR="00912C96" w:rsidRPr="00D31084" w:rsidRDefault="00912C96" w:rsidP="00BC07E2">
      <w:pPr>
        <w:rPr>
          <w:i/>
          <w:u w:val="single"/>
          <w:rPrChange w:id="74" w:author="Georgios KATSAROS" w:date="2016-09-13T17:33:00Z">
            <w:rPr/>
          </w:rPrChange>
        </w:rPr>
      </w:pPr>
      <w:ins w:id="75" w:author="Georgios KATSAROS" w:date="2016-09-13T17:22:00Z">
        <w:r w:rsidRPr="00D31084">
          <w:rPr>
            <w:i/>
            <w:u w:val="single"/>
            <w:rPrChange w:id="76" w:author="Georgios KATSAROS" w:date="2016-09-13T17:33:00Z">
              <w:rPr/>
            </w:rPrChange>
          </w:rPr>
          <w:t xml:space="preserve">I anticipate that I will need one year </w:t>
        </w:r>
      </w:ins>
      <w:ins w:id="77" w:author="Georgios KATSAROS" w:date="2016-09-13T17:23:00Z">
        <w:r w:rsidRPr="00D31084">
          <w:rPr>
            <w:i/>
            <w:u w:val="single"/>
            <w:rPrChange w:id="78" w:author="Georgios KATSAROS" w:date="2016-09-13T17:33:00Z">
              <w:rPr/>
            </w:rPrChange>
          </w:rPr>
          <w:t>f</w:t>
        </w:r>
      </w:ins>
      <w:ins w:id="79" w:author="Georgios KATSAROS" w:date="2016-09-13T17:22:00Z">
        <w:r w:rsidRPr="00D31084">
          <w:rPr>
            <w:i/>
            <w:u w:val="single"/>
            <w:rPrChange w:id="80" w:author="Georgios KATSAROS" w:date="2016-09-13T17:33:00Z">
              <w:rPr/>
            </w:rPrChange>
          </w:rPr>
          <w:t>or determining T</w:t>
        </w:r>
        <w:r w:rsidRPr="00D31084">
          <w:rPr>
            <w:i/>
            <w:u w:val="single"/>
            <w:vertAlign w:val="subscript"/>
            <w:rPrChange w:id="81" w:author="Georgios KATSAROS" w:date="2016-09-13T17:33:00Z">
              <w:rPr>
                <w:vertAlign w:val="subscript"/>
              </w:rPr>
            </w:rPrChange>
          </w:rPr>
          <w:t>2</w:t>
        </w:r>
        <w:r w:rsidRPr="00D31084">
          <w:rPr>
            <w:i/>
            <w:u w:val="single"/>
            <w:vertAlign w:val="superscript"/>
            <w:rPrChange w:id="82" w:author="Georgios KATSAROS" w:date="2016-09-13T17:33:00Z">
              <w:rPr>
                <w:vertAlign w:val="superscript"/>
              </w:rPr>
            </w:rPrChange>
          </w:rPr>
          <w:t>*</w:t>
        </w:r>
        <w:r w:rsidRPr="00D31084">
          <w:rPr>
            <w:i/>
            <w:u w:val="single"/>
            <w:rPrChange w:id="83" w:author="Georgios KATSAROS" w:date="2016-09-13T17:33:00Z">
              <w:rPr/>
            </w:rPrChange>
          </w:rPr>
          <w:t xml:space="preserve"> </w:t>
        </w:r>
      </w:ins>
      <w:ins w:id="84" w:author="Georgios KATSAROS" w:date="2016-09-13T17:23:00Z">
        <w:r w:rsidRPr="00D31084">
          <w:rPr>
            <w:i/>
            <w:u w:val="single"/>
            <w:rPrChange w:id="85" w:author="Georgios KATSAROS" w:date="2016-09-13T17:33:00Z">
              <w:rPr/>
            </w:rPrChange>
          </w:rPr>
          <w:t xml:space="preserve">in our qubit. For such an experiment on needs additionally an RF source, one needs to synchronize the AWG with the RF source and </w:t>
        </w:r>
      </w:ins>
      <w:ins w:id="86" w:author="Georgios KATSAROS" w:date="2016-09-13T17:28:00Z">
        <w:r w:rsidR="00D31084" w:rsidRPr="00D31084">
          <w:rPr>
            <w:i/>
            <w:u w:val="single"/>
            <w:rPrChange w:id="87" w:author="Georgios KATSAROS" w:date="2016-09-13T17:33:00Z">
              <w:rPr/>
            </w:rPrChange>
          </w:rPr>
          <w:t>furthermore</w:t>
        </w:r>
      </w:ins>
      <w:ins w:id="88" w:author="Georgios KATSAROS" w:date="2016-09-13T17:23:00Z">
        <w:r w:rsidRPr="00D31084">
          <w:rPr>
            <w:i/>
            <w:u w:val="single"/>
            <w:rPrChange w:id="89" w:author="Georgios KATSAROS" w:date="2016-09-13T17:33:00Z">
              <w:rPr/>
            </w:rPrChange>
          </w:rPr>
          <w:t xml:space="preserve"> I will need to learn how to correctly apply the RF pulsing avoiding thus gate errors.</w:t>
        </w:r>
      </w:ins>
      <w:ins w:id="90" w:author="Georgios KATSAROS" w:date="2016-09-13T17:24:00Z">
        <w:r w:rsidRPr="00D31084">
          <w:rPr>
            <w:i/>
            <w:u w:val="single"/>
            <w:rPrChange w:id="91" w:author="Georgios KATSAROS" w:date="2016-09-13T17:33:00Z">
              <w:rPr/>
            </w:rPrChange>
          </w:rPr>
          <w:t xml:space="preserve"> </w:t>
        </w:r>
      </w:ins>
      <w:ins w:id="92" w:author="Georgios KATSAROS" w:date="2016-09-13T17:22:00Z">
        <w:r w:rsidRPr="00D31084">
          <w:rPr>
            <w:i/>
            <w:u w:val="single"/>
            <w:rPrChange w:id="93" w:author="Georgios KATSAROS" w:date="2016-09-13T17:33:00Z">
              <w:rPr/>
            </w:rPrChange>
          </w:rPr>
          <w:t xml:space="preserve"> </w:t>
        </w:r>
      </w:ins>
      <w:ins w:id="94" w:author="Georgios KATSAROS" w:date="2016-09-13T17:28:00Z">
        <w:r w:rsidR="00D31084" w:rsidRPr="00D31084">
          <w:rPr>
            <w:i/>
            <w:u w:val="single"/>
            <w:rPrChange w:id="95" w:author="Georgios KATSAROS" w:date="2016-09-13T17:33:00Z">
              <w:rPr/>
            </w:rPrChange>
          </w:rPr>
          <w:t>(Feel free to add extra things)</w:t>
        </w:r>
      </w:ins>
      <w:ins w:id="96" w:author="Georgios KATSAROS" w:date="2016-09-13T17:22:00Z">
        <w:r w:rsidRPr="00D31084">
          <w:rPr>
            <w:i/>
            <w:u w:val="single"/>
            <w:rPrChange w:id="97" w:author="Georgios KATSAROS" w:date="2016-09-13T17:33:00Z">
              <w:rPr/>
            </w:rPrChange>
          </w:rPr>
          <w:t xml:space="preserve"> </w:t>
        </w:r>
      </w:ins>
    </w:p>
    <w:p w:rsidR="00BC07E2" w:rsidDel="00912C96" w:rsidRDefault="00BC07E2" w:rsidP="00BC07E2">
      <w:pPr>
        <w:pStyle w:val="Heading6"/>
        <w:rPr>
          <w:del w:id="98" w:author="Georgios KATSAROS" w:date="2016-09-13T17:22:00Z"/>
        </w:rPr>
      </w:pPr>
      <w:del w:id="99" w:author="Georgios KATSAROS" w:date="2016-09-13T17:22:00Z">
        <w:r w:rsidDel="00912C96">
          <w:delText xml:space="preserve">Spin coherence time experiments: </w:delText>
        </w:r>
      </w:del>
    </w:p>
    <w:p w:rsidR="00BC07E2" w:rsidRDefault="00912C96">
      <w:pPr>
        <w:pStyle w:val="Heading6"/>
        <w:pPrChange w:id="100" w:author="Georgios KATSAROS" w:date="2016-09-13T17:22:00Z">
          <w:pPr>
            <w:pStyle w:val="Heading7"/>
            <w:numPr>
              <w:numId w:val="24"/>
            </w:numPr>
            <w:ind w:left="720" w:hanging="360"/>
          </w:pPr>
        </w:pPrChange>
      </w:pPr>
      <w:ins w:id="101" w:author="Georgios KATSAROS" w:date="2016-09-13T17:22:00Z">
        <w:r>
          <w:t xml:space="preserve">Measuring </w:t>
        </w:r>
      </w:ins>
      <w:r w:rsidR="00DA0BC3">
        <w:t>Spin</w:t>
      </w:r>
      <w:r w:rsidR="00BC07E2">
        <w:t xml:space="preserve"> echo T</w:t>
      </w:r>
      <w:r w:rsidR="00BC07E2">
        <w:rPr>
          <w:vertAlign w:val="subscript"/>
        </w:rPr>
        <w:t>2</w:t>
      </w:r>
      <w:r w:rsidR="00DA0BC3">
        <w:rPr>
          <w:vertAlign w:val="superscript"/>
        </w:rPr>
        <w:t>ECHO</w:t>
      </w:r>
    </w:p>
    <w:p w:rsidR="00BC07E2" w:rsidRDefault="00BC07E2" w:rsidP="00BC07E2">
      <w:r>
        <w:t>Coherence can b</w:t>
      </w:r>
      <w:r w:rsidR="00DA0BC3">
        <w:t>e extended by the so called spin</w:t>
      </w:r>
      <w:r>
        <w:t xml:space="preserve"> echo technique which can partially cancel dephasing originating for example from slow varying nuclear magnetic field or applied field inhomogeneities. Similar to the spin dephasing time measurement</w:t>
      </w:r>
      <w:r w:rsidR="00FA7742">
        <w:t>, the spin is initially oriented along the positive z axis. Then,</w:t>
      </w:r>
      <w:r>
        <w:t xml:space="preserve"> </w:t>
      </w:r>
      <w:r>
        <w:rPr>
          <w:sz w:val="18"/>
        </w:rPr>
        <w:t>∏</w:t>
      </w:r>
      <w:r>
        <w:t xml:space="preserve">/2 pulse around the x axis </w:t>
      </w:r>
      <w:r w:rsidR="00FA7742">
        <w:t xml:space="preserve">rotates it to the </w:t>
      </w:r>
      <w:r>
        <w:t xml:space="preserve">xy plane. Because of the dephasing sources the spin will dephase in the xy plane for time </w:t>
      </w:r>
      <w:r>
        <w:rPr>
          <w:rFonts w:ascii="Calibri" w:hAnsi="Calibri" w:cs="Arial"/>
          <w:color w:val="252525"/>
          <w:sz w:val="21"/>
          <w:szCs w:val="21"/>
          <w:shd w:val="clear" w:color="auto" w:fill="FFFFFF"/>
        </w:rPr>
        <w:t>τ</w:t>
      </w:r>
      <w:r>
        <w:t xml:space="preserve">. Then a </w:t>
      </w:r>
      <w:r>
        <w:rPr>
          <w:sz w:val="18"/>
        </w:rPr>
        <w:t xml:space="preserve">∏ </w:t>
      </w:r>
      <w:r>
        <w:t xml:space="preserve">pulse around the y axis will be applied which mirrors the spin vector around the y axis. The spin is then left to dephase for the same time, but since it </w:t>
      </w:r>
      <w:r w:rsidR="005F3523">
        <w:t xml:space="preserve">will be </w:t>
      </w:r>
      <w:r>
        <w:t xml:space="preserve">mirrored, the direction of this dephasing will cancel the previous one, causing the so-called spin refocusing. Followed by another </w:t>
      </w:r>
      <w:r>
        <w:rPr>
          <w:sz w:val="18"/>
        </w:rPr>
        <w:t>∏</w:t>
      </w:r>
      <w:r>
        <w:t>/2</w:t>
      </w:r>
      <w:r>
        <w:rPr>
          <w:vertAlign w:val="subscript"/>
        </w:rPr>
        <w:t xml:space="preserve"> </w:t>
      </w:r>
      <w:r>
        <w:t>pulse around x axis</w:t>
      </w:r>
      <w:r>
        <w:rPr>
          <w:rFonts w:ascii="Gulim" w:eastAsia="Gulim" w:hAnsi="Gulim" w:hint="eastAsia"/>
        </w:rPr>
        <w:t xml:space="preserve">, </w:t>
      </w:r>
      <w:r>
        <w:t>the</w:t>
      </w:r>
      <w:r>
        <w:rPr>
          <w:rFonts w:ascii="Gulim" w:eastAsia="Gulim" w:hAnsi="Gulim" w:hint="eastAsia"/>
        </w:rPr>
        <w:t xml:space="preserve"> </w:t>
      </w:r>
      <w:r>
        <w:t xml:space="preserve">spin </w:t>
      </w:r>
      <w:r w:rsidR="005F3523">
        <w:t xml:space="preserve">will be </w:t>
      </w:r>
      <w:r>
        <w:t xml:space="preserve">projected back to the z axis and </w:t>
      </w:r>
      <w:r w:rsidR="005F3523">
        <w:t xml:space="preserve">the </w:t>
      </w:r>
      <w:r>
        <w:t xml:space="preserve">spin up probability </w:t>
      </w:r>
      <w:r w:rsidR="005F3523">
        <w:lastRenderedPageBreak/>
        <w:t xml:space="preserve">will be </w:t>
      </w:r>
      <w:r>
        <w:t>measured</w:t>
      </w:r>
      <w:r w:rsidR="00123F38">
        <w:t xml:space="preserve">. If no dephasing has occurred, after second </w:t>
      </w:r>
      <w:r w:rsidR="00123F38">
        <w:rPr>
          <w:sz w:val="18"/>
        </w:rPr>
        <w:t>∏</w:t>
      </w:r>
      <w:r w:rsidR="00123F38">
        <w:t>/2</w:t>
      </w:r>
      <w:r w:rsidR="00123F38">
        <w:rPr>
          <w:vertAlign w:val="subscript"/>
        </w:rPr>
        <w:t xml:space="preserve"> </w:t>
      </w:r>
      <w:r w:rsidR="00123F38">
        <w:t xml:space="preserve">pulse around x axis, spin will be oriented along negative z axis. </w:t>
      </w:r>
      <w:r>
        <w:t xml:space="preserve">From </w:t>
      </w:r>
      <w:r w:rsidR="005F3523">
        <w:t xml:space="preserve">the </w:t>
      </w:r>
      <w:r>
        <w:t>exponentially decaying envelope in this case the T</w:t>
      </w:r>
      <w:r>
        <w:rPr>
          <w:vertAlign w:val="subscript"/>
        </w:rPr>
        <w:t>2</w:t>
      </w:r>
      <w:r>
        <w:rPr>
          <w:vertAlign w:val="superscript"/>
        </w:rPr>
        <w:t>ECHO</w:t>
      </w:r>
      <w:r>
        <w:t xml:space="preserve"> will be extracted.</w:t>
      </w:r>
    </w:p>
    <w:p w:rsidR="00BC07E2" w:rsidRDefault="00BC07E2" w:rsidP="00BC07E2"/>
    <w:p w:rsidR="00BC07E2" w:rsidRDefault="00BC07E2">
      <w:pPr>
        <w:pStyle w:val="Heading7"/>
        <w:ind w:left="360"/>
        <w:pPrChange w:id="102" w:author="Georgios KATSAROS" w:date="2016-09-13T17:28:00Z">
          <w:pPr>
            <w:pStyle w:val="Heading7"/>
            <w:numPr>
              <w:numId w:val="24"/>
            </w:numPr>
            <w:ind w:left="720" w:hanging="360"/>
          </w:pPr>
        </w:pPrChange>
      </w:pPr>
      <w:del w:id="103" w:author="Georgios KATSAROS" w:date="2016-09-13T17:28:00Z">
        <w:r w:rsidDel="00D31084">
          <w:delText>CPMG pulse seq</w:delText>
        </w:r>
      </w:del>
      <w:del w:id="104" w:author="Georgios KATSAROS" w:date="2016-09-13T17:29:00Z">
        <w:r w:rsidDel="00D31084">
          <w:delText>uence</w:delText>
        </w:r>
      </w:del>
      <w:ins w:id="105" w:author="Georgios KATSAROS" w:date="2016-09-13T17:29:00Z">
        <w:r w:rsidR="00D31084" w:rsidRPr="00D31084">
          <w:t xml:space="preserve"> </w:t>
        </w:r>
        <w:r w:rsidR="00D31084">
          <w:t>Measuring</w:t>
        </w:r>
      </w:ins>
      <w:r>
        <w:t xml:space="preserve"> T</w:t>
      </w:r>
      <w:r>
        <w:rPr>
          <w:vertAlign w:val="subscript"/>
        </w:rPr>
        <w:t>2</w:t>
      </w:r>
      <w:r>
        <w:rPr>
          <w:vertAlign w:val="superscript"/>
        </w:rPr>
        <w:t>CPMG</w:t>
      </w:r>
    </w:p>
    <w:p w:rsidR="00BC07E2" w:rsidRDefault="00BC07E2" w:rsidP="00BC07E2">
      <w:pPr>
        <w:rPr>
          <w:ins w:id="106" w:author="Georgios KATSAROS" w:date="2016-09-13T17:29:00Z"/>
        </w:rPr>
      </w:pPr>
      <w:r>
        <w:t xml:space="preserve">Finally, in order to extend further the coherence time we will use the sequence of </w:t>
      </w:r>
      <w:r>
        <w:rPr>
          <w:sz w:val="18"/>
        </w:rPr>
        <w:t xml:space="preserve">∏ </w:t>
      </w:r>
      <w:r>
        <w:t xml:space="preserve">pulses called the CPMG sequence. The </w:t>
      </w:r>
      <w:r>
        <w:rPr>
          <w:sz w:val="18"/>
        </w:rPr>
        <w:t>∏</w:t>
      </w:r>
      <w:r>
        <w:t xml:space="preserve"> pulses, rotating the spin around the y axis can be applied at the times </w:t>
      </w:r>
      <w:r>
        <w:rPr>
          <w:rFonts w:ascii="Calibri" w:hAnsi="Calibri" w:cs="Arial"/>
          <w:color w:val="252525"/>
          <w:sz w:val="21"/>
          <w:szCs w:val="21"/>
          <w:shd w:val="clear" w:color="auto" w:fill="FFFFFF"/>
        </w:rPr>
        <w:t>τ, 3τ, 5τ…</w:t>
      </w:r>
      <w:r>
        <w:t xml:space="preserve">, instead of a single </w:t>
      </w:r>
      <w:r>
        <w:rPr>
          <w:sz w:val="18"/>
        </w:rPr>
        <w:t xml:space="preserve">∏ </w:t>
      </w:r>
      <w:r w:rsidR="00DA0BC3">
        <w:t>pulse, as in the spin</w:t>
      </w:r>
      <w:r>
        <w:t xml:space="preserve"> echo experiment, for the spin refocusing. Coherence time T</w:t>
      </w:r>
      <w:r>
        <w:rPr>
          <w:vertAlign w:val="subscript"/>
        </w:rPr>
        <w:t>2</w:t>
      </w:r>
      <w:r>
        <w:rPr>
          <w:vertAlign w:val="superscript"/>
        </w:rPr>
        <w:t>CPMG</w:t>
      </w:r>
      <w:r>
        <w:t xml:space="preserve"> will be extracted from the exponentially decaying envelope of spin up probability vs </w:t>
      </w:r>
      <w:r w:rsidR="004A01F5">
        <w:t xml:space="preserve">the </w:t>
      </w:r>
      <w:r>
        <w:t xml:space="preserve">∏ pulses separation time τ. This method is insensitive to the ∏ pulse length errors because the rotation axis alternates between y and –y subtracting the pulse length errors [15]. </w:t>
      </w:r>
    </w:p>
    <w:p w:rsidR="00D31084" w:rsidRPr="00D31084" w:rsidRDefault="00D31084" w:rsidP="00BC07E2">
      <w:pPr>
        <w:rPr>
          <w:i/>
          <w:u w:val="single"/>
          <w:rPrChange w:id="107" w:author="Georgios KATSAROS" w:date="2016-09-13T17:33:00Z">
            <w:rPr/>
          </w:rPrChange>
        </w:rPr>
      </w:pPr>
      <w:ins w:id="108" w:author="Georgios KATSAROS" w:date="2016-09-13T17:29:00Z">
        <w:r w:rsidRPr="00D31084">
          <w:rPr>
            <w:i/>
            <w:u w:val="single"/>
            <w:rPrChange w:id="109" w:author="Georgios KATSAROS" w:date="2016-09-13T17:33:00Z">
              <w:rPr/>
            </w:rPrChange>
          </w:rPr>
          <w:t>For measuring T</w:t>
        </w:r>
        <w:r w:rsidRPr="00D31084">
          <w:rPr>
            <w:i/>
            <w:u w:val="single"/>
            <w:vertAlign w:val="subscript"/>
            <w:rPrChange w:id="110" w:author="Georgios KATSAROS" w:date="2016-09-13T17:33:00Z">
              <w:rPr>
                <w:vertAlign w:val="subscript"/>
              </w:rPr>
            </w:rPrChange>
          </w:rPr>
          <w:t>2</w:t>
        </w:r>
        <w:r w:rsidRPr="00D31084">
          <w:rPr>
            <w:i/>
            <w:u w:val="single"/>
            <w:vertAlign w:val="superscript"/>
            <w:rPrChange w:id="111" w:author="Georgios KATSAROS" w:date="2016-09-13T17:33:00Z">
              <w:rPr>
                <w:vertAlign w:val="superscript"/>
              </w:rPr>
            </w:rPrChange>
          </w:rPr>
          <w:t xml:space="preserve">ECHO </w:t>
        </w:r>
        <w:r w:rsidRPr="00D31084">
          <w:rPr>
            <w:i/>
            <w:u w:val="single"/>
            <w:rPrChange w:id="112" w:author="Georgios KATSAROS" w:date="2016-09-13T17:33:00Z">
              <w:rPr/>
            </w:rPrChange>
          </w:rPr>
          <w:t>and T</w:t>
        </w:r>
        <w:r w:rsidRPr="00D31084">
          <w:rPr>
            <w:i/>
            <w:u w:val="single"/>
            <w:vertAlign w:val="subscript"/>
            <w:rPrChange w:id="113" w:author="Georgios KATSAROS" w:date="2016-09-13T17:33:00Z">
              <w:rPr>
                <w:vertAlign w:val="subscript"/>
              </w:rPr>
            </w:rPrChange>
          </w:rPr>
          <w:t>2</w:t>
        </w:r>
        <w:r w:rsidRPr="00D31084">
          <w:rPr>
            <w:i/>
            <w:u w:val="single"/>
            <w:vertAlign w:val="superscript"/>
            <w:rPrChange w:id="114" w:author="Georgios KATSAROS" w:date="2016-09-13T17:33:00Z">
              <w:rPr>
                <w:vertAlign w:val="superscript"/>
              </w:rPr>
            </w:rPrChange>
          </w:rPr>
          <w:t>CPMG</w:t>
        </w:r>
        <w:r w:rsidRPr="00D31084">
          <w:rPr>
            <w:i/>
            <w:u w:val="single"/>
            <w:rPrChange w:id="115" w:author="Georgios KATSAROS" w:date="2016-09-13T17:33:00Z">
              <w:rPr/>
            </w:rPrChange>
          </w:rPr>
          <w:t xml:space="preserve"> one more year will be needed. In principle after determining the dephasing time it should be straight forward to measure the coherence times however always unexpected problems might appear. </w:t>
        </w:r>
      </w:ins>
      <w:ins w:id="116" w:author="Georgios KATSAROS" w:date="2016-09-13T17:30:00Z">
        <w:r w:rsidRPr="00D31084">
          <w:rPr>
            <w:i/>
            <w:u w:val="single"/>
            <w:rPrChange w:id="117" w:author="Georgios KATSAROS" w:date="2016-09-13T17:33:00Z">
              <w:rPr/>
            </w:rPrChange>
          </w:rPr>
          <w:t xml:space="preserve">In addition in between the experiments I expect also to write at least two papers. </w:t>
        </w:r>
      </w:ins>
      <w:ins w:id="118" w:author="Georgios KATSAROS" w:date="2016-09-13T17:31:00Z">
        <w:r w:rsidRPr="00D31084">
          <w:rPr>
            <w:i/>
            <w:u w:val="single"/>
            <w:rPrChange w:id="119" w:author="Georgios KATSAROS" w:date="2016-09-13T17:33:00Z">
              <w:rPr/>
            </w:rPrChange>
          </w:rPr>
          <w:t xml:space="preserve">One dealing with the spin relaxation time and the second one with the dephasing/decoherence time. </w:t>
        </w:r>
      </w:ins>
    </w:p>
    <w:p w:rsidR="00BC07E2" w:rsidDel="00E016A3" w:rsidRDefault="00BC07E2" w:rsidP="00BC07E2">
      <w:pPr>
        <w:pStyle w:val="Heading3"/>
        <w:rPr>
          <w:del w:id="120" w:author="Georgios KATSAROS" w:date="2016-09-13T17:06:00Z"/>
        </w:rPr>
      </w:pPr>
      <w:del w:id="121" w:author="Georgios KATSAROS" w:date="2016-09-13T17:06:00Z">
        <w:r w:rsidDel="00E016A3">
          <w:delText>Innovative aspects of the proposed project:</w:delText>
        </w:r>
      </w:del>
    </w:p>
    <w:p w:rsidR="00BC07E2" w:rsidDel="00E016A3" w:rsidRDefault="00BC07E2" w:rsidP="00BC07E2">
      <w:pPr>
        <w:rPr>
          <w:del w:id="122" w:author="Georgios KATSAROS" w:date="2016-09-13T17:06:00Z"/>
        </w:rPr>
      </w:pPr>
      <w:del w:id="123" w:author="Georgios KATSAROS" w:date="2016-09-13T17:06:00Z">
        <w:r w:rsidDel="00E016A3">
          <w:delText>There has been a huge interest in the past few years in the realization of electron Si spin qubits. In this project a hole spin qubit in a DQD formed in a Ge hut</w:delText>
        </w:r>
        <w:r w:rsidR="004A01F5" w:rsidDel="00E016A3">
          <w:delText>-</w:delText>
        </w:r>
        <w:r w:rsidDel="00E016A3">
          <w:delText xml:space="preserve">wire will be studied. Despite the interesting electronic properties of this type of nanostructure nothing is known about the spin lifetimes of the confined holes. Due to the low hyperfine interaction and the </w:delText>
        </w:r>
        <w:r w:rsidR="004A01F5" w:rsidDel="00E016A3">
          <w:delText>HH</w:delText>
        </w:r>
        <w:r w:rsidDel="00E016A3">
          <w:delText xml:space="preserve"> character of the wavefunction very long dephasing times are actually expected [10],[21]. In addition, easy and fast spin state manipulation should be possible because of the in situ present </w:delText>
        </w:r>
        <w:r w:rsidDel="00E016A3">
          <w:rPr>
            <w:b/>
          </w:rPr>
          <w:delText>large spin orbit coupling</w:delText>
        </w:r>
        <w:r w:rsidDel="00E016A3">
          <w:delText xml:space="preserve"> for holes in Ge. This will also eliminate the necessity for an oscillatory magnetic field. Such a manipulation by means of oscillatory electric fields in combination with the gate reflectometry will dramatically reduce the fabrication complexity since no extra structures (charge sensor, stripline) are required except of the already defined and necessary gates. Thus this approach has high chances of </w:delText>
        </w:r>
        <w:r w:rsidDel="00E016A3">
          <w:rPr>
            <w:b/>
          </w:rPr>
          <w:delText>addressing the challenge of scalability</w:delText>
        </w:r>
        <w:r w:rsidDel="00E016A3">
          <w:delText>.</w:delText>
        </w:r>
      </w:del>
    </w:p>
    <w:p w:rsidR="00BC07E2" w:rsidDel="00E016A3" w:rsidRDefault="00BC07E2" w:rsidP="00BC07E2">
      <w:pPr>
        <w:rPr>
          <w:del w:id="124" w:author="Georgios KATSAROS" w:date="2016-09-13T17:06:00Z"/>
        </w:rPr>
      </w:pPr>
      <w:del w:id="125" w:author="Georgios KATSAROS" w:date="2016-09-13T17:06:00Z">
        <w:r w:rsidDel="00E016A3">
          <w:delText>Finally we aim to achieve the highest reported sensitivity in the gate reflectometry setup. The gates in our DQD system are positioned very closely to the hut</w:delText>
        </w:r>
        <w:r w:rsidR="004A01F5" w:rsidDel="00E016A3">
          <w:delText>-</w:delText>
        </w:r>
        <w:r w:rsidDel="00E016A3">
          <w:delText xml:space="preserve">wire (less than 4nm – defined simply by the thickness of the dielectric) in which the QDs are formed. This implies </w:delText>
        </w:r>
        <w:r w:rsidDel="00E016A3">
          <w:rPr>
            <w:b/>
          </w:rPr>
          <w:delText xml:space="preserve">high capacitive coupling between gate and QDs and as a consequence high speed of the gate reflectometry setup </w:delText>
        </w:r>
        <w:r w:rsidR="009E0DF0" w:rsidDel="00E016A3">
          <w:delText xml:space="preserve">as explained in the </w:delText>
        </w:r>
        <w:r w:rsidDel="00E016A3">
          <w:rPr>
            <w:i/>
          </w:rPr>
          <w:delText>Moving towards gate reflectometry</w:delText>
        </w:r>
        <w:r w:rsidDel="00E016A3">
          <w:delText xml:space="preserve"> chapter.</w:delText>
        </w:r>
      </w:del>
    </w:p>
    <w:p w:rsidR="00BC07E2" w:rsidRDefault="00BC07E2" w:rsidP="00BC07E2"/>
    <w:p w:rsidR="00BC07E2" w:rsidRDefault="00EA1118" w:rsidP="00BC07E2">
      <w:pPr>
        <w:pStyle w:val="Heading3"/>
      </w:pPr>
      <w:ins w:id="126" w:author="Georgios KATSAROS" w:date="2016-09-13T14:55:00Z">
        <w:r>
          <w:lastRenderedPageBreak/>
          <w:t>5.</w:t>
        </w:r>
      </w:ins>
      <w:r w:rsidR="00BC07E2">
        <w:t>International collaboration</w:t>
      </w:r>
      <w:ins w:id="127" w:author="Georgios KATSAROS" w:date="2016-09-13T14:55:00Z">
        <w:r>
          <w:t>s</w:t>
        </w:r>
      </w:ins>
      <w:r w:rsidR="00BC07E2">
        <w:t>:</w:t>
      </w:r>
    </w:p>
    <w:p w:rsidR="00BC07E2" w:rsidRDefault="00BC07E2" w:rsidP="00BC07E2">
      <w:r>
        <w:t xml:space="preserve">We are collaborating with the spin qubit team in the group of C. Marcus in Copenhagen, led by </w:t>
      </w:r>
      <w:r>
        <w:rPr>
          <w:b/>
        </w:rPr>
        <w:t>Ferdinand Kuemmeth (</w:t>
      </w:r>
      <w:r>
        <w:rPr>
          <w:b/>
          <w:i/>
        </w:rPr>
        <w:t>Since Ferdinand is also my external thesis committee, should I note this here?</w:t>
      </w:r>
      <w:ins w:id="128" w:author="Georgios KATSAROS" w:date="2016-09-13T12:57:00Z">
        <w:r w:rsidR="005D6991">
          <w:rPr>
            <w:b/>
            <w:i/>
          </w:rPr>
          <w:t>Did you get an answer</w:t>
        </w:r>
      </w:ins>
      <w:r>
        <w:rPr>
          <w:b/>
          <w:i/>
        </w:rPr>
        <w:t xml:space="preserve">). </w:t>
      </w:r>
      <w:r>
        <w:t>Actually I have been visiting t</w:t>
      </w:r>
      <w:r w:rsidR="00FA5DA0">
        <w:t>hem for three months</w:t>
      </w:r>
      <w:r>
        <w:t>. Since they are a leading group with a vast knowledge in instrumentation and in the physics of spin dynamics, this collaboration will help me a lot in realizing the proposed project. It would be helpful to visit them once per year to discuss with the</w:t>
      </w:r>
      <w:r w:rsidR="004A01F5">
        <w:t>m</w:t>
      </w:r>
      <w:r>
        <w:t xml:space="preserve"> technical and physics related questions thus I am requesting 500 Euro </w:t>
      </w:r>
      <w:r>
        <w:rPr>
          <w:b/>
          <w:i/>
        </w:rPr>
        <w:t>(What is the reasonable amount that I should put here??</w:t>
      </w:r>
      <w:ins w:id="129" w:author="Georgios KATSAROS" w:date="2016-09-13T12:57:00Z">
        <w:r w:rsidR="005D6991">
          <w:rPr>
            <w:b/>
            <w:i/>
          </w:rPr>
          <w:t xml:space="preserve"> Did you get an answer?</w:t>
        </w:r>
      </w:ins>
      <w:r>
        <w:rPr>
          <w:b/>
          <w:i/>
        </w:rPr>
        <w:t>)</w:t>
      </w:r>
      <w:r>
        <w:t xml:space="preserve"> per year as travel expenses. The other significant collaboration is with Prof. </w:t>
      </w:r>
      <w:r>
        <w:rPr>
          <w:b/>
        </w:rPr>
        <w:t>J.J. Zhang</w:t>
      </w:r>
      <w:r>
        <w:t xml:space="preserve"> who is working in the Chinese Academy of Science, in the Institute of Physics in Beijing, China. He is a material scientist providing us with the very high quality Ge hut</w:t>
      </w:r>
      <w:r w:rsidR="004A01F5">
        <w:t>–</w:t>
      </w:r>
      <w:r>
        <w:t>wires</w:t>
      </w:r>
      <w:r w:rsidR="004A01F5">
        <w:t>,</w:t>
      </w:r>
      <w:r>
        <w:t xml:space="preserve"> which very few groups around the world can grow. </w:t>
      </w:r>
    </w:p>
    <w:p w:rsidR="00BC07E2" w:rsidRDefault="00EA1118" w:rsidP="00BC07E2">
      <w:pPr>
        <w:pStyle w:val="Heading3"/>
      </w:pPr>
      <w:ins w:id="130" w:author="Georgios KATSAROS" w:date="2016-09-13T14:55:00Z">
        <w:r>
          <w:t>6.</w:t>
        </w:r>
      </w:ins>
      <w:r w:rsidR="00BC07E2">
        <w:t>Work table</w:t>
      </w:r>
    </w:p>
    <w:tbl>
      <w:tblPr>
        <w:tblStyle w:val="TableGrid"/>
        <w:tblW w:w="0" w:type="auto"/>
        <w:jc w:val="center"/>
        <w:tblInd w:w="0" w:type="dxa"/>
        <w:tblLook w:val="04A0" w:firstRow="1" w:lastRow="0" w:firstColumn="1" w:lastColumn="0" w:noHBand="0" w:noVBand="1"/>
      </w:tblPr>
      <w:tblGrid>
        <w:gridCol w:w="3638"/>
        <w:gridCol w:w="889"/>
        <w:gridCol w:w="919"/>
        <w:gridCol w:w="945"/>
        <w:gridCol w:w="945"/>
        <w:gridCol w:w="952"/>
        <w:gridCol w:w="962"/>
      </w:tblGrid>
      <w:tr w:rsidR="00E4427E" w:rsidTr="00080792">
        <w:trPr>
          <w:trHeight w:val="986"/>
          <w:jc w:val="center"/>
        </w:trPr>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b/>
                <w:sz w:val="20"/>
                <w:szCs w:val="20"/>
              </w:rPr>
            </w:pPr>
            <w:del w:id="131" w:author="Georgios KATSAROS" w:date="2016-09-13T13:00:00Z">
              <w:r w:rsidDel="00936196">
                <w:rPr>
                  <w:b/>
                  <w:sz w:val="20"/>
                  <w:szCs w:val="20"/>
                </w:rPr>
                <w:delText>Task</w:delText>
              </w:r>
            </w:del>
            <w:ins w:id="132" w:author="Georgios KATSAROS" w:date="2016-09-13T13:00:00Z">
              <w:r w:rsidR="00936196">
                <w:rPr>
                  <w:b/>
                  <w:sz w:val="20"/>
                  <w:szCs w:val="20"/>
                </w:rPr>
                <w:t>Aims</w:t>
              </w:r>
            </w:ins>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1</w:t>
            </w:r>
            <w:r>
              <w:rPr>
                <w:sz w:val="20"/>
                <w:szCs w:val="20"/>
                <w:vertAlign w:val="superscript"/>
              </w:rPr>
              <w:t>st</w:t>
            </w:r>
            <w:r>
              <w:rPr>
                <w:sz w:val="20"/>
                <w:szCs w:val="20"/>
              </w:rPr>
              <w:t>-6</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7</w:t>
            </w:r>
            <w:r>
              <w:rPr>
                <w:sz w:val="20"/>
                <w:szCs w:val="20"/>
                <w:vertAlign w:val="superscript"/>
              </w:rPr>
              <w:t>th</w:t>
            </w:r>
            <w:r>
              <w:rPr>
                <w:sz w:val="20"/>
                <w:szCs w:val="20"/>
              </w:rPr>
              <w:t>-12</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13</w:t>
            </w:r>
            <w:r>
              <w:rPr>
                <w:sz w:val="20"/>
                <w:szCs w:val="20"/>
                <w:vertAlign w:val="superscript"/>
              </w:rPr>
              <w:t>th</w:t>
            </w:r>
            <w:r>
              <w:rPr>
                <w:sz w:val="20"/>
                <w:szCs w:val="20"/>
              </w:rPr>
              <w:t>-18</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19</w:t>
            </w:r>
            <w:r>
              <w:rPr>
                <w:sz w:val="20"/>
                <w:szCs w:val="20"/>
                <w:vertAlign w:val="superscript"/>
              </w:rPr>
              <w:t>th</w:t>
            </w:r>
            <w:r>
              <w:rPr>
                <w:sz w:val="20"/>
                <w:szCs w:val="20"/>
              </w:rPr>
              <w:t>-24</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25</w:t>
            </w:r>
            <w:r>
              <w:rPr>
                <w:sz w:val="20"/>
                <w:szCs w:val="20"/>
                <w:vertAlign w:val="superscript"/>
              </w:rPr>
              <w:t>th</w:t>
            </w:r>
            <w:r>
              <w:rPr>
                <w:sz w:val="20"/>
                <w:szCs w:val="20"/>
              </w:rPr>
              <w:t>- 31</w:t>
            </w:r>
            <w:r>
              <w:rPr>
                <w:sz w:val="20"/>
                <w:szCs w:val="20"/>
                <w:vertAlign w:val="superscript"/>
              </w:rPr>
              <w:t>st</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32</w:t>
            </w:r>
            <w:r>
              <w:rPr>
                <w:sz w:val="20"/>
                <w:szCs w:val="20"/>
                <w:vertAlign w:val="superscript"/>
              </w:rPr>
              <w:t>nd</w:t>
            </w:r>
            <w:r>
              <w:rPr>
                <w:sz w:val="20"/>
                <w:szCs w:val="20"/>
              </w:rPr>
              <w:t>- 36</w:t>
            </w:r>
            <w:r>
              <w:rPr>
                <w:sz w:val="20"/>
                <w:szCs w:val="20"/>
                <w:vertAlign w:val="superscript"/>
              </w:rPr>
              <w:t>th</w:t>
            </w:r>
            <w:r>
              <w:rPr>
                <w:sz w:val="20"/>
                <w:szCs w:val="20"/>
              </w:rPr>
              <w:t xml:space="preserve"> month</w:t>
            </w:r>
          </w:p>
        </w:tc>
      </w:tr>
      <w:tr w:rsidR="00E4427E"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p w:rsidR="00BC07E2" w:rsidRDefault="00BC07E2" w:rsidP="00BC07E2">
            <w:pPr>
              <w:pStyle w:val="ListParagraph"/>
              <w:numPr>
                <w:ilvl w:val="0"/>
                <w:numId w:val="25"/>
              </w:numPr>
              <w:jc w:val="center"/>
              <w:rPr>
                <w:sz w:val="20"/>
                <w:szCs w:val="20"/>
              </w:rPr>
            </w:pPr>
            <w:r>
              <w:rPr>
                <w:sz w:val="20"/>
                <w:szCs w:val="20"/>
              </w:rPr>
              <w:t>Second generation of the reflectometry setup</w:t>
            </w:r>
          </w:p>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r>
      <w:tr w:rsidR="00E4427E"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BC07E2" w:rsidDel="00E4427E" w:rsidRDefault="00BC07E2" w:rsidP="00BC07E2">
            <w:pPr>
              <w:pStyle w:val="ListParagraph"/>
              <w:numPr>
                <w:ilvl w:val="0"/>
                <w:numId w:val="25"/>
              </w:numPr>
              <w:jc w:val="center"/>
              <w:rPr>
                <w:del w:id="133" w:author="Georgios KATSAROS" w:date="2016-09-13T15:11:00Z"/>
                <w:sz w:val="20"/>
                <w:szCs w:val="20"/>
              </w:rPr>
            </w:pPr>
            <w:del w:id="134" w:author="Georgios KATSAROS" w:date="2016-09-13T15:11:00Z">
              <w:r w:rsidDel="00E4427E">
                <w:rPr>
                  <w:sz w:val="20"/>
                  <w:szCs w:val="20"/>
                </w:rPr>
                <w:delText>Moving to the gate reflectometry</w:delText>
              </w:r>
            </w:del>
          </w:p>
          <w:p w:rsidR="00BC07E2" w:rsidRDefault="00BC07E2" w:rsidP="00BC07E2">
            <w:pPr>
              <w:pStyle w:val="ListParagraph"/>
              <w:numPr>
                <w:ilvl w:val="0"/>
                <w:numId w:val="25"/>
              </w:numPr>
              <w:jc w:val="center"/>
              <w:rPr>
                <w:sz w:val="20"/>
                <w:szCs w:val="20"/>
              </w:rPr>
            </w:pPr>
            <w:del w:id="135" w:author="Georgios KATSAROS" w:date="2016-09-13T15:11:00Z">
              <w:r w:rsidDel="00E4427E">
                <w:rPr>
                  <w:sz w:val="20"/>
                  <w:szCs w:val="20"/>
                </w:rPr>
                <w:delText>Optimizing the gate reflectometry</w:delText>
              </w:r>
            </w:del>
            <w:ins w:id="136" w:author="Georgios KATSAROS" w:date="2016-09-13T15:11:00Z">
              <w:r w:rsidR="00E4427E">
                <w:rPr>
                  <w:sz w:val="20"/>
                  <w:szCs w:val="20"/>
                </w:rPr>
                <w:t xml:space="preserve">Gate Reflectometry and optimization </w:t>
              </w:r>
            </w:ins>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r>
      <w:tr w:rsidR="00E4427E"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p w:rsidR="00E4427E" w:rsidRDefault="00E4427E" w:rsidP="00E4427E">
            <w:pPr>
              <w:pStyle w:val="Heading6"/>
              <w:outlineLvl w:val="5"/>
              <w:rPr>
                <w:ins w:id="137" w:author="Georgios KATSAROS" w:date="2016-09-13T15:13:00Z"/>
              </w:rPr>
            </w:pPr>
            <w:ins w:id="138" w:author="Georgios KATSAROS" w:date="2016-09-13T15:13:00Z">
              <w:r>
                <w:t>Measuring the spin dephasing time T</w:t>
              </w:r>
              <w:r>
                <w:rPr>
                  <w:vertAlign w:val="subscript"/>
                </w:rPr>
                <w:t>2</w:t>
              </w:r>
              <w:r>
                <w:rPr>
                  <w:vertAlign w:val="superscript"/>
                </w:rPr>
                <w:t>*</w:t>
              </w:r>
              <w:r>
                <w:t xml:space="preserve">  </w:t>
              </w:r>
            </w:ins>
          </w:p>
          <w:p w:rsidR="00BC07E2" w:rsidDel="00E4427E" w:rsidRDefault="00BC07E2" w:rsidP="00BC07E2">
            <w:pPr>
              <w:pStyle w:val="ListParagraph"/>
              <w:numPr>
                <w:ilvl w:val="0"/>
                <w:numId w:val="25"/>
              </w:numPr>
              <w:jc w:val="center"/>
              <w:rPr>
                <w:del w:id="139" w:author="Georgios KATSAROS" w:date="2016-09-13T15:13:00Z"/>
                <w:sz w:val="20"/>
                <w:szCs w:val="20"/>
              </w:rPr>
            </w:pPr>
            <w:del w:id="140" w:author="Georgios KATSAROS" w:date="2016-09-13T15:13:00Z">
              <w:r w:rsidDel="00E4427E">
                <w:rPr>
                  <w:sz w:val="20"/>
                  <w:szCs w:val="20"/>
                </w:rPr>
                <w:delText>Measuring the spin relaxation time T</w:delText>
              </w:r>
              <w:r w:rsidDel="00E4427E">
                <w:rPr>
                  <w:sz w:val="20"/>
                  <w:szCs w:val="20"/>
                  <w:vertAlign w:val="subscript"/>
                </w:rPr>
                <w:delText>1</w:delText>
              </w:r>
            </w:del>
          </w:p>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E4427E">
            <w:pPr>
              <w:jc w:val="center"/>
              <w:rPr>
                <w:sz w:val="20"/>
                <w:szCs w:val="20"/>
              </w:rPr>
            </w:pPr>
            <w:ins w:id="141" w:author="Georgios KATSAROS" w:date="2016-09-13T15:15:00Z">
              <w:r>
                <w:rPr>
                  <w:sz w:val="20"/>
                  <w:szCs w:val="20"/>
                </w:rPr>
                <w:t>X</w:t>
              </w:r>
            </w:ins>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r>
      <w:tr w:rsidR="00E4427E"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tcPr>
          <w:p w:rsidR="00E4427E" w:rsidRPr="00E4427E" w:rsidRDefault="00E4427E">
            <w:pPr>
              <w:pStyle w:val="Heading7"/>
              <w:ind w:left="720"/>
              <w:outlineLvl w:val="6"/>
              <w:rPr>
                <w:ins w:id="142" w:author="Georgios KATSAROS" w:date="2016-09-13T15:14:00Z"/>
              </w:rPr>
              <w:pPrChange w:id="143" w:author="Georgios KATSAROS" w:date="2016-09-13T15:14:00Z">
                <w:pPr>
                  <w:pStyle w:val="Heading7"/>
                  <w:numPr>
                    <w:numId w:val="26"/>
                  </w:numPr>
                  <w:ind w:left="720" w:hanging="360"/>
                  <w:outlineLvl w:val="6"/>
                </w:pPr>
              </w:pPrChange>
            </w:pPr>
            <w:ins w:id="144" w:author="Georgios KATSAROS" w:date="2016-09-13T15:16:00Z">
              <w:r>
                <w:t xml:space="preserve">Measuring </w:t>
              </w:r>
            </w:ins>
            <w:ins w:id="145" w:author="Georgios KATSAROS" w:date="2016-09-13T15:14:00Z">
              <w:r>
                <w:t>Spin echo T</w:t>
              </w:r>
              <w:r>
                <w:rPr>
                  <w:vertAlign w:val="subscript"/>
                </w:rPr>
                <w:t>2</w:t>
              </w:r>
              <w:r>
                <w:rPr>
                  <w:vertAlign w:val="superscript"/>
                </w:rPr>
                <w:t>ECHO</w:t>
              </w:r>
            </w:ins>
            <w:ins w:id="146" w:author="Georgios KATSAROS" w:date="2016-09-13T15:16:00Z">
              <w:r>
                <w:rPr>
                  <w:vertAlign w:val="superscript"/>
                </w:rPr>
                <w:t xml:space="preserve"> </w:t>
              </w:r>
              <w:r>
                <w:t>and T</w:t>
              </w:r>
              <w:r>
                <w:rPr>
                  <w:vertAlign w:val="subscript"/>
                </w:rPr>
                <w:t>2</w:t>
              </w:r>
              <w:r>
                <w:rPr>
                  <w:vertAlign w:val="superscript"/>
                </w:rPr>
                <w:t>CPMG</w:t>
              </w:r>
            </w:ins>
          </w:p>
          <w:p w:rsidR="00BC07E2" w:rsidDel="00E4427E" w:rsidRDefault="00BC07E2" w:rsidP="00BC07E2">
            <w:pPr>
              <w:pStyle w:val="ListParagraph"/>
              <w:numPr>
                <w:ilvl w:val="0"/>
                <w:numId w:val="25"/>
              </w:numPr>
              <w:jc w:val="center"/>
              <w:rPr>
                <w:del w:id="147" w:author="Georgios KATSAROS" w:date="2016-09-13T15:14:00Z"/>
                <w:sz w:val="20"/>
                <w:szCs w:val="20"/>
              </w:rPr>
            </w:pPr>
            <w:del w:id="148" w:author="Georgios KATSAROS" w:date="2016-09-13T15:14:00Z">
              <w:r w:rsidDel="00E4427E">
                <w:rPr>
                  <w:sz w:val="20"/>
                  <w:szCs w:val="20"/>
                </w:rPr>
                <w:delText>Determining the various spin coherence times</w:delText>
              </w:r>
            </w:del>
          </w:p>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r>
    </w:tbl>
    <w:p w:rsidR="00BC07E2" w:rsidRDefault="00F37052" w:rsidP="00BC07E2">
      <w:ins w:id="149" w:author="Georgios KATSAROS" w:date="2016-09-13T13:00:00Z">
        <w:r>
          <w:t>Make the table that is does not appear unhomogeneous</w:t>
        </w:r>
      </w:ins>
      <w:ins w:id="150" w:author="Georgios KATSAROS" w:date="2016-09-13T13:02:00Z">
        <w:r w:rsidR="004228C1">
          <w:t xml:space="preserve"> (</w:t>
        </w:r>
      </w:ins>
      <w:ins w:id="151" w:author="Georgios KATSAROS" w:date="2016-09-13T17:31:00Z">
        <w:r w:rsidR="00D31084">
          <w:t xml:space="preserve">kink in </w:t>
        </w:r>
      </w:ins>
      <w:ins w:id="152" w:author="Georgios KATSAROS" w:date="2016-09-13T13:02:00Z">
        <w:r w:rsidR="004228C1">
          <w:t>first to second line)</w:t>
        </w:r>
        <w:r w:rsidR="0080071E">
          <w:t xml:space="preserve"> </w:t>
        </w:r>
      </w:ins>
    </w:p>
    <w:p w:rsidR="00BC07E2" w:rsidDel="00D31084" w:rsidRDefault="00BC07E2" w:rsidP="00BC07E2">
      <w:pPr>
        <w:rPr>
          <w:del w:id="153" w:author="Georgios KATSAROS" w:date="2016-09-13T17:31:00Z"/>
        </w:rPr>
      </w:pPr>
      <w:del w:id="154" w:author="Georgios KATSAROS" w:date="2016-09-13T17:31:00Z">
        <w:r w:rsidDel="00D31084">
          <w:lastRenderedPageBreak/>
          <w:delText xml:space="preserve">After each successful experiment a publication will be submitted to a high impact factor journal. </w:delText>
        </w:r>
      </w:del>
    </w:p>
    <w:p w:rsidR="00BC07E2" w:rsidRDefault="00BC07E2" w:rsidP="00BC07E2"/>
    <w:p w:rsidR="00BC07E2" w:rsidRDefault="00EA1118" w:rsidP="00BC07E2">
      <w:pPr>
        <w:pStyle w:val="Heading3"/>
      </w:pPr>
      <w:ins w:id="155" w:author="Georgios KATSAROS" w:date="2016-09-13T14:55:00Z">
        <w:r>
          <w:t>7.</w:t>
        </w:r>
      </w:ins>
      <w:r w:rsidR="00BC07E2">
        <w:t>Contingency plan:</w:t>
      </w:r>
    </w:p>
    <w:p w:rsidR="00BC07E2" w:rsidRDefault="00BC07E2" w:rsidP="00BC07E2">
      <w:pPr>
        <w:rPr>
          <w:i/>
        </w:rPr>
      </w:pPr>
      <w:r>
        <w:t xml:space="preserve">In case it turns out that the gate reflectometry technique is not sensitive/fast enough we are going to use ohmic reflectometry. For that reason a charge sensor proximate to the double QD should be added during the nanofabrication process of the samples. Charge sensing </w:t>
      </w:r>
      <w:r w:rsidR="005225BF">
        <w:t xml:space="preserve">in hut-wires </w:t>
      </w:r>
      <w:r>
        <w:t xml:space="preserve">has been recently demonstrated in our group [22]. For the charge sensor a single QD located very closely and capacitively coupled to the DQD is going to be used. Whenever the charge configuration in the DQD will change, the impedance of the charge sensor will change and thus the reflected signal amplitude. </w:t>
      </w:r>
    </w:p>
    <w:p w:rsidR="00BC07E2" w:rsidRDefault="00BC07E2" w:rsidP="00BC07E2"/>
    <w:p w:rsidR="00BC07E2" w:rsidRDefault="00EA1118" w:rsidP="000B60BE">
      <w:pPr>
        <w:pStyle w:val="Heading3"/>
      </w:pPr>
      <w:ins w:id="156" w:author="Georgios KATSAROS" w:date="2016-09-13T14:55:00Z">
        <w:r>
          <w:t>8.</w:t>
        </w:r>
      </w:ins>
      <w:r w:rsidR="000B60BE">
        <w:t>Personal qualification</w:t>
      </w:r>
      <w:ins w:id="157" w:author="Georgios KATSAROS" w:date="2016-09-13T17:34:00Z">
        <w:r w:rsidR="00D31084">
          <w:t>- matching of my profile with the demands of the project</w:t>
        </w:r>
      </w:ins>
    </w:p>
    <w:p w:rsidR="00BC07E2" w:rsidRDefault="00BC07E2" w:rsidP="00BC07E2">
      <w:r>
        <w:t xml:space="preserve">I performed my undergraduate studies at the faculty of electrical and computer engineering, at the University of Zagreb, Croatia. During my undergraduate studies </w:t>
      </w:r>
      <w:r w:rsidRPr="000B60BE">
        <w:t>I was a teaching assistant in the course “Electronics” which is the mandatory course for all students on the faculty. For my bachelor thesis I have been measuring ECL ring oscillators based on horizontal current transistor (HCBT). This allowed me to deepen my knowledge in electronic instrumentation.</w:t>
      </w:r>
      <w:r>
        <w:rPr>
          <w:i/>
        </w:rPr>
        <w:t xml:space="preserve"> </w:t>
      </w:r>
      <w:r>
        <w:t xml:space="preserve"> For my master thesis, performed with professor Tomislav Suligoj, I have focused on design and analysis of the RF circuits in 180 nm BiCMOS technology with the HCBT, which gave me a background in performing simulations, design and analysis of the electronics circuits.</w:t>
      </w:r>
    </w:p>
    <w:p w:rsidR="00BC07E2" w:rsidRDefault="00BC07E2" w:rsidP="00BC07E2">
      <w:r>
        <w:t xml:space="preserve">Fascinated by the idea of quantum computation, I moved in April to the Johannes Kepler University to work as a research assistant in the group of dr.sc. Georgios Katsaros. There I started working on the development of an ohmic reflectometry system for charge readout of SiGe QDs. The realization of printed circuit board designs, the development of python codes for controlling various DC and high frequency signal instruments were among my tasks. I also performed 4K measurements on </w:t>
      </w:r>
      <w:r w:rsidR="005225BF">
        <w:t>SHTs</w:t>
      </w:r>
      <w:r>
        <w:t xml:space="preserve"> based on </w:t>
      </w:r>
      <w:r w:rsidR="005225BF">
        <w:t xml:space="preserve">Ge hut-wire </w:t>
      </w:r>
      <w:r>
        <w:t xml:space="preserve">QDs fabricated in our group by Hannes Watzinger. During that time I had the chance to attend also an important conference in the field: SpinTech VIII in Basel, Switzerland, 10-13 </w:t>
      </w:r>
      <w:r w:rsidR="006516FE">
        <w:t xml:space="preserve">of </w:t>
      </w:r>
      <w:r>
        <w:t xml:space="preserve">August 2015. In October 2015, and for three months, I went on a research visit to the Center for Quantum Devices, Niels Bohr Institute, Copenhagen. I worked in the group of Ferdinand Kuemmeth. This group is developing spin based qubits in GaAs and Si/SiGe lithographically defined double and triple QDs. They are one of the biggest and most successful groups in the field of quantum computation. During my research stay, I learned about high end laboratory equipment including cryogen free dilution refrigerators, waveform and signal generators, RF equipment (amplifiers, filters, special type of coaxial cables… ). I was also following the </w:t>
      </w:r>
      <w:r>
        <w:lastRenderedPageBreak/>
        <w:t>experiment of Filip Malinowski – tuning the GaAs double and triple QD for coherent spin manipulation and readout using a charge sensor ohmic reflectometry setup.  Since 2016 I am a PhD student of the professor Georgios Katsaros, at the Institute of Science and Technology (IST), Austria, currently working on a second version of a</w:t>
      </w:r>
      <w:r w:rsidR="005225BF">
        <w:t>n ohmic</w:t>
      </w:r>
      <w:r>
        <w:t xml:space="preserve"> reflectometry readout system for spin relaxation experiments. </w:t>
      </w:r>
    </w:p>
    <w:p w:rsidR="00BC07E2" w:rsidRDefault="00BC07E2" w:rsidP="00BC07E2"/>
    <w:p w:rsidR="00BC07E2" w:rsidRDefault="00BC07E2" w:rsidP="00BC07E2"/>
    <w:p w:rsidR="0048735F" w:rsidRDefault="0048735F" w:rsidP="00BC07E2"/>
    <w:p w:rsidR="0048735F" w:rsidRDefault="0048735F" w:rsidP="00BC07E2"/>
    <w:p w:rsidR="00BC07E2" w:rsidRDefault="00BC07E2" w:rsidP="00BC07E2">
      <w:pPr>
        <w:pStyle w:val="Heading1"/>
      </w:pPr>
      <w:r>
        <w:t>References:</w:t>
      </w:r>
    </w:p>
    <w:p w:rsidR="00BC07E2" w:rsidRDefault="00BC07E2" w:rsidP="00BC07E2">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BC07E2" w:rsidRPr="00D76EC4" w:rsidRDefault="00BC07E2" w:rsidP="00BC07E2">
      <w:pPr>
        <w:pStyle w:val="ListParagraph"/>
        <w:numPr>
          <w:ilvl w:val="0"/>
          <w:numId w:val="8"/>
        </w:numPr>
        <w:rPr>
          <w:i/>
        </w:rPr>
      </w:pPr>
      <w:r w:rsidRPr="008435CA">
        <w:t>Jarryd J. Pla</w:t>
      </w:r>
      <w:r w:rsidR="000B7DB4">
        <w:t xml:space="preserve"> et al.</w:t>
      </w:r>
      <w:r>
        <w:t xml:space="preserve"> </w:t>
      </w:r>
      <w:r w:rsidRPr="00B34FD4">
        <w:rPr>
          <w:i/>
        </w:rPr>
        <w:t>Nature</w:t>
      </w:r>
      <w:r>
        <w:t xml:space="preserve"> </w:t>
      </w:r>
      <w:r>
        <w:rPr>
          <w:b/>
        </w:rPr>
        <w:t>2013</w:t>
      </w:r>
      <w:r>
        <w:t xml:space="preserve"> 496, </w:t>
      </w:r>
      <w:r w:rsidRPr="008435CA">
        <w:t>334–338</w:t>
      </w:r>
    </w:p>
    <w:p w:rsidR="00BC07E2" w:rsidRPr="00D76EC4" w:rsidRDefault="00BC07E2" w:rsidP="00BC07E2">
      <w:pPr>
        <w:pStyle w:val="ListParagraph"/>
        <w:numPr>
          <w:ilvl w:val="0"/>
          <w:numId w:val="8"/>
        </w:numPr>
      </w:pPr>
      <w:r w:rsidRPr="008435CA">
        <w:t>Jarryd J. Pla</w:t>
      </w:r>
      <w:r w:rsidR="000B7DB4">
        <w:t xml:space="preserve"> et al.</w:t>
      </w:r>
      <w:r>
        <w:t xml:space="preserve"> </w:t>
      </w:r>
      <w:r w:rsidRPr="00B34FD4">
        <w:rPr>
          <w:i/>
        </w:rPr>
        <w:t>Nature</w:t>
      </w:r>
      <w:r>
        <w:t xml:space="preserve"> </w:t>
      </w:r>
      <w:r>
        <w:rPr>
          <w:b/>
        </w:rPr>
        <w:t>2012</w:t>
      </w:r>
      <w:r>
        <w:t xml:space="preserve"> 489, </w:t>
      </w:r>
      <w:r w:rsidRPr="00D76EC4">
        <w:t>541–545</w:t>
      </w:r>
    </w:p>
    <w:p w:rsidR="00BC07E2" w:rsidRPr="007C7459" w:rsidRDefault="000B7DB4" w:rsidP="00BC07E2">
      <w:pPr>
        <w:pStyle w:val="ListParagraph"/>
        <w:numPr>
          <w:ilvl w:val="0"/>
          <w:numId w:val="8"/>
        </w:numPr>
        <w:rPr>
          <w:i/>
        </w:rPr>
      </w:pPr>
      <w:r>
        <w:t>A. Morello et al.</w:t>
      </w:r>
      <w:r w:rsidR="00BC07E2">
        <w:t xml:space="preserve"> </w:t>
      </w:r>
      <w:r w:rsidR="00BC07E2" w:rsidRPr="00B34FD4">
        <w:rPr>
          <w:i/>
        </w:rPr>
        <w:t>Nature</w:t>
      </w:r>
      <w:r w:rsidR="00BC07E2">
        <w:t xml:space="preserve"> </w:t>
      </w:r>
      <w:r w:rsidR="00BC07E2" w:rsidRPr="00B34FD4">
        <w:rPr>
          <w:b/>
        </w:rPr>
        <w:t>2010</w:t>
      </w:r>
      <w:r w:rsidR="00BC07E2">
        <w:t xml:space="preserve"> 467, 687</w:t>
      </w:r>
    </w:p>
    <w:p w:rsidR="00BC07E2" w:rsidRPr="004203FE" w:rsidRDefault="000B7DB4" w:rsidP="00BC07E2">
      <w:pPr>
        <w:pStyle w:val="ListParagraph"/>
        <w:numPr>
          <w:ilvl w:val="0"/>
          <w:numId w:val="8"/>
        </w:numPr>
        <w:rPr>
          <w:i/>
          <w:lang w:val="de-AT"/>
        </w:rPr>
      </w:pPr>
      <w:r>
        <w:rPr>
          <w:lang w:val="de-AT"/>
        </w:rPr>
        <w:t>Xiaobo Zhu1 et al.</w:t>
      </w:r>
      <w:r w:rsidR="00BC07E2" w:rsidRPr="004203FE">
        <w:rPr>
          <w:lang w:val="de-AT"/>
        </w:rPr>
        <w:t xml:space="preserve"> </w:t>
      </w:r>
      <w:r w:rsidR="00BC07E2" w:rsidRPr="004203FE">
        <w:rPr>
          <w:i/>
          <w:lang w:val="de-AT"/>
        </w:rPr>
        <w:t>Nature</w:t>
      </w:r>
      <w:r w:rsidR="00BC07E2" w:rsidRPr="004203FE">
        <w:rPr>
          <w:lang w:val="de-AT"/>
        </w:rPr>
        <w:t xml:space="preserve"> </w:t>
      </w:r>
      <w:r w:rsidR="00BC07E2" w:rsidRPr="004203FE">
        <w:rPr>
          <w:b/>
          <w:lang w:val="de-AT"/>
        </w:rPr>
        <w:t>2011</w:t>
      </w:r>
      <w:r w:rsidR="00BC07E2" w:rsidRPr="004203FE">
        <w:rPr>
          <w:rFonts w:ascii="Arial" w:hAnsi="Arial" w:cs="Arial"/>
          <w:color w:val="333333"/>
          <w:shd w:val="clear" w:color="auto" w:fill="FFFFFF"/>
          <w:lang w:val="de-AT"/>
        </w:rPr>
        <w:t xml:space="preserve"> </w:t>
      </w:r>
      <w:r w:rsidR="00BC07E2" w:rsidRPr="004203FE">
        <w:rPr>
          <w:lang w:val="de-AT"/>
        </w:rPr>
        <w:t>478, 221–224</w:t>
      </w:r>
    </w:p>
    <w:p w:rsidR="00BC07E2" w:rsidRPr="00C62C44" w:rsidRDefault="00BC07E2" w:rsidP="00BC07E2">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BC07E2" w:rsidRPr="00FA1753" w:rsidRDefault="000B7DB4" w:rsidP="00BC07E2">
      <w:pPr>
        <w:pStyle w:val="ListParagraph"/>
        <w:numPr>
          <w:ilvl w:val="0"/>
          <w:numId w:val="8"/>
        </w:numPr>
        <w:rPr>
          <w:i/>
        </w:rPr>
      </w:pPr>
      <w:r>
        <w:t>David P. DiVincenzo</w:t>
      </w:r>
      <w:r w:rsidR="00BC07E2">
        <w:t xml:space="preserve">  </w:t>
      </w:r>
      <w:hyperlink r:id="rId23" w:history="1">
        <w:r w:rsidR="00BC07E2" w:rsidRPr="00FA1753">
          <w:rPr>
            <w:i/>
          </w:rPr>
          <w:t>arXiv:quant-ph/0002077v3</w:t>
        </w:r>
      </w:hyperlink>
    </w:p>
    <w:p w:rsidR="00BC07E2" w:rsidRPr="007D24E4" w:rsidRDefault="00DA4978" w:rsidP="00BC07E2">
      <w:pPr>
        <w:pStyle w:val="ListParagraph"/>
        <w:numPr>
          <w:ilvl w:val="0"/>
          <w:numId w:val="8"/>
        </w:numPr>
        <w:rPr>
          <w:rStyle w:val="apple-converted-space"/>
          <w:i/>
        </w:rPr>
      </w:pPr>
      <w:hyperlink r:id="rId24" w:history="1">
        <w:r w:rsidR="00BC07E2" w:rsidRPr="00FA1753">
          <w:rPr>
            <w:rStyle w:val="Hyperlink"/>
            <w:rFonts w:cs="Helvetica"/>
            <w:color w:val="000000" w:themeColor="text1"/>
            <w:u w:val="none"/>
            <w:shd w:val="clear" w:color="auto" w:fill="FFFFFF"/>
          </w:rPr>
          <w:t>F. K. Malinowski</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5" w:history="1">
        <w:r w:rsidR="00BC07E2" w:rsidRPr="00FA1753">
          <w:rPr>
            <w:rStyle w:val="Hyperlink"/>
            <w:rFonts w:cs="Helvetica"/>
            <w:color w:val="000000" w:themeColor="text1"/>
            <w:u w:val="none"/>
            <w:shd w:val="clear" w:color="auto" w:fill="FFFFFF"/>
          </w:rPr>
          <w:t>F. Martins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6" w:history="1">
        <w:r w:rsidR="00BC07E2" w:rsidRPr="00FA1753">
          <w:rPr>
            <w:rStyle w:val="Hyperlink"/>
            <w:rFonts w:cs="Helvetica"/>
            <w:color w:val="000000" w:themeColor="text1"/>
            <w:u w:val="none"/>
            <w:shd w:val="clear" w:color="auto" w:fill="FFFFFF"/>
          </w:rPr>
          <w:t>P. D. Nissen</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7" w:history="1">
        <w:r w:rsidR="00BC07E2" w:rsidRPr="00FA1753">
          <w:rPr>
            <w:rStyle w:val="Hyperlink"/>
            <w:rFonts w:cs="Helvetica"/>
            <w:color w:val="000000" w:themeColor="text1"/>
            <w:u w:val="none"/>
            <w:shd w:val="clear" w:color="auto" w:fill="FFFFFF"/>
          </w:rPr>
          <w:t>E. Barnes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8" w:history="1">
        <w:r w:rsidR="00BC07E2" w:rsidRPr="00FA1753">
          <w:rPr>
            <w:rStyle w:val="Hyperlink"/>
            <w:rFonts w:cs="Helvetica"/>
            <w:color w:val="000000" w:themeColor="text1"/>
            <w:u w:val="none"/>
            <w:shd w:val="clear" w:color="auto" w:fill="FFFFFF"/>
          </w:rPr>
          <w:t>Ł. Cywiński</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9" w:history="1">
        <w:r w:rsidR="00BC07E2" w:rsidRPr="00FA1753">
          <w:rPr>
            <w:rStyle w:val="Hyperlink"/>
            <w:rFonts w:cs="Helvetica"/>
            <w:color w:val="000000" w:themeColor="text1"/>
            <w:u w:val="none"/>
            <w:shd w:val="clear" w:color="auto" w:fill="FFFFFF"/>
          </w:rPr>
          <w:t>M. S. Rudner</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0" w:history="1">
        <w:r w:rsidR="00BC07E2" w:rsidRPr="00FA1753">
          <w:rPr>
            <w:rStyle w:val="Hyperlink"/>
            <w:rFonts w:cs="Helvetica"/>
            <w:color w:val="000000" w:themeColor="text1"/>
            <w:u w:val="none"/>
            <w:shd w:val="clear" w:color="auto" w:fill="FFFFFF"/>
          </w:rPr>
          <w:t>S. Fallahi</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1" w:history="1">
        <w:r w:rsidR="00BC07E2" w:rsidRPr="00FA1753">
          <w:rPr>
            <w:rStyle w:val="Hyperlink"/>
            <w:rFonts w:cs="Helvetica"/>
            <w:color w:val="000000" w:themeColor="text1"/>
            <w:u w:val="none"/>
            <w:shd w:val="clear" w:color="auto" w:fill="FFFFFF"/>
          </w:rPr>
          <w:t>G. C. Gardner</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2" w:history="1">
        <w:r w:rsidR="00BC07E2" w:rsidRPr="00FA1753">
          <w:rPr>
            <w:rStyle w:val="Hyperlink"/>
            <w:rFonts w:cs="Helvetica"/>
            <w:color w:val="000000" w:themeColor="text1"/>
            <w:u w:val="none"/>
            <w:shd w:val="clear" w:color="auto" w:fill="FFFFFF"/>
          </w:rPr>
          <w:t>M. J. Manfra</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3" w:history="1">
        <w:r w:rsidR="00BC07E2" w:rsidRPr="00FA1753">
          <w:rPr>
            <w:rStyle w:val="Hyperlink"/>
            <w:rFonts w:cs="Helvetica"/>
            <w:color w:val="000000" w:themeColor="text1"/>
            <w:u w:val="none"/>
            <w:shd w:val="clear" w:color="auto" w:fill="FFFFFF"/>
          </w:rPr>
          <w:t>C. M. Marcus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4" w:history="1">
        <w:r w:rsidR="00BC07E2" w:rsidRPr="00FA1753">
          <w:rPr>
            <w:rStyle w:val="Hyperlink"/>
            <w:rFonts w:cs="Helvetica"/>
            <w:color w:val="000000" w:themeColor="text1"/>
            <w:u w:val="none"/>
            <w:shd w:val="clear" w:color="auto" w:fill="FFFFFF"/>
          </w:rPr>
          <w:t>F. Kuemmeth</w:t>
        </w:r>
      </w:hyperlink>
      <w:r w:rsidR="00BC07E2" w:rsidRPr="00FA1753">
        <w:rPr>
          <w:color w:val="000000" w:themeColor="text1"/>
        </w:rPr>
        <w:t xml:space="preserve"> </w:t>
      </w:r>
      <w:r w:rsidR="00BC07E2">
        <w:rPr>
          <w:color w:val="000000" w:themeColor="text1"/>
        </w:rPr>
        <w:t xml:space="preserve"> </w:t>
      </w:r>
      <w:hyperlink r:id="rId35" w:history="1">
        <w:r w:rsidR="00BC07E2" w:rsidRPr="00FA1753">
          <w:rPr>
            <w:i/>
          </w:rPr>
          <w:t>arXiv:1601.06677</w:t>
        </w:r>
      </w:hyperlink>
      <w:r w:rsidR="00BC07E2" w:rsidRPr="00FA1753">
        <w:rPr>
          <w:rStyle w:val="apple-converted-space"/>
          <w:rFonts w:ascii="Helvetica" w:hAnsi="Helvetica" w:cs="Helvetica"/>
          <w:b/>
          <w:bCs/>
          <w:color w:val="000000"/>
          <w:sz w:val="19"/>
          <w:szCs w:val="19"/>
        </w:rPr>
        <w:t> </w:t>
      </w:r>
    </w:p>
    <w:p w:rsidR="00BC07E2" w:rsidRPr="00360E81" w:rsidRDefault="00BC07E2" w:rsidP="00BC07E2">
      <w:pPr>
        <w:pStyle w:val="ListParagraph"/>
        <w:numPr>
          <w:ilvl w:val="0"/>
          <w:numId w:val="8"/>
        </w:numPr>
        <w:rPr>
          <w:i/>
        </w:rPr>
      </w:pPr>
      <w:r w:rsidRPr="007D24E4">
        <w:rPr>
          <w:shd w:val="clear" w:color="auto" w:fill="FFFFFF"/>
        </w:rPr>
        <w:t>J. R. Petta et al</w:t>
      </w:r>
      <w:r w:rsidR="000B7DB4">
        <w:rPr>
          <w:shd w:val="clear" w:color="auto" w:fill="FFFFFF"/>
        </w:rPr>
        <w:t>.</w:t>
      </w:r>
      <w:r w:rsidRPr="007D24E4">
        <w:t xml:space="preserve"> </w:t>
      </w:r>
      <w:hyperlink r:id="rId36" w:history="1">
        <w:r w:rsidRPr="007D24E4">
          <w:rPr>
            <w:i/>
          </w:rPr>
          <w:t>Science</w:t>
        </w:r>
        <w:r>
          <w:rPr>
            <w:i/>
          </w:rPr>
          <w:t xml:space="preserve"> </w:t>
        </w:r>
        <w:r w:rsidRPr="007D24E4">
          <w:rPr>
            <w:b/>
          </w:rPr>
          <w:t>2005 </w:t>
        </w:r>
        <w:r w:rsidRPr="007D24E4">
          <w:t>309, 2180</w:t>
        </w:r>
      </w:hyperlink>
    </w:p>
    <w:p w:rsidR="00BC07E2" w:rsidRPr="004203FE" w:rsidRDefault="00BC07E2" w:rsidP="00BC07E2">
      <w:pPr>
        <w:pStyle w:val="ListParagraph"/>
        <w:numPr>
          <w:ilvl w:val="0"/>
          <w:numId w:val="8"/>
        </w:numPr>
        <w:rPr>
          <w:i/>
          <w:lang w:val="de-AT"/>
        </w:rPr>
      </w:pPr>
      <w:r>
        <w:rPr>
          <w:shd w:val="clear" w:color="auto" w:fill="FFFFFF"/>
        </w:rPr>
        <w:t xml:space="preserve"> </w:t>
      </w:r>
      <w:r w:rsidRPr="004203FE">
        <w:rPr>
          <w:shd w:val="clear" w:color="auto" w:fill="FFFFFF"/>
          <w:lang w:val="de-AT"/>
        </w:rPr>
        <w:t xml:space="preserve">H. </w:t>
      </w:r>
      <w:r w:rsidR="000B7DB4">
        <w:rPr>
          <w:shd w:val="clear" w:color="auto" w:fill="FFFFFF"/>
          <w:lang w:val="de-AT"/>
        </w:rPr>
        <w:t>Watzinger et al.</w:t>
      </w:r>
      <w:r w:rsidRPr="004203FE">
        <w:rPr>
          <w:lang w:val="de-AT"/>
        </w:rPr>
        <w:t xml:space="preserve"> </w:t>
      </w:r>
      <w:r w:rsidR="00903FA8">
        <w:fldChar w:fldCharType="begin"/>
      </w:r>
      <w:r w:rsidR="00903FA8" w:rsidRPr="00334993">
        <w:rPr>
          <w:lang w:val="de-AT"/>
          <w:rPrChange w:id="158" w:author="Georgios KATSAROS" w:date="2016-09-12T09:12:00Z">
            <w:rPr/>
          </w:rPrChange>
        </w:rPr>
        <w:instrText xml:space="preserve"> HYPERLINK "https://arxiv.org/abs/1607.02977" </w:instrText>
      </w:r>
      <w:r w:rsidR="00903FA8">
        <w:fldChar w:fldCharType="separate"/>
      </w:r>
      <w:r w:rsidRPr="004203FE">
        <w:rPr>
          <w:i/>
          <w:lang w:val="de-AT"/>
        </w:rPr>
        <w:t>arXiv:1607.02977</w:t>
      </w:r>
      <w:r w:rsidR="00903FA8">
        <w:rPr>
          <w:i/>
          <w:lang w:val="de-AT"/>
        </w:rPr>
        <w:fldChar w:fldCharType="end"/>
      </w:r>
      <w:r w:rsidRPr="004203FE">
        <w:rPr>
          <w:i/>
          <w:lang w:val="de-AT"/>
        </w:rPr>
        <w:t xml:space="preserve"> </w:t>
      </w:r>
    </w:p>
    <w:p w:rsidR="00BC07E2" w:rsidRPr="009A4E1A" w:rsidRDefault="00BC07E2" w:rsidP="00BC07E2">
      <w:pPr>
        <w:pStyle w:val="ListParagraph"/>
        <w:numPr>
          <w:ilvl w:val="0"/>
          <w:numId w:val="8"/>
        </w:numPr>
        <w:rPr>
          <w:i/>
        </w:rPr>
      </w:pPr>
      <w:r w:rsidRPr="004203FE">
        <w:rPr>
          <w:shd w:val="clear" w:color="auto" w:fill="FFFFFF"/>
          <w:lang w:val="de-AT"/>
        </w:rPr>
        <w:t xml:space="preserve"> </w:t>
      </w:r>
      <w:r w:rsidR="000B7DB4">
        <w:rPr>
          <w:shd w:val="clear" w:color="auto" w:fill="FFFFFF"/>
        </w:rPr>
        <w:t>R. Maurand et al.</w:t>
      </w:r>
      <w:r w:rsidRPr="00D5323A">
        <w:rPr>
          <w:shd w:val="clear" w:color="auto" w:fill="FFFFFF"/>
        </w:rPr>
        <w:t xml:space="preserve">  </w:t>
      </w:r>
      <w:hyperlink r:id="rId37" w:history="1">
        <w:r w:rsidRPr="00D5323A">
          <w:rPr>
            <w:i/>
          </w:rPr>
          <w:t>arXiv:1605.07599</w:t>
        </w:r>
      </w:hyperlink>
    </w:p>
    <w:p w:rsidR="00BC07E2" w:rsidRPr="003D4446" w:rsidRDefault="00BC07E2" w:rsidP="00BC07E2">
      <w:pPr>
        <w:pStyle w:val="ListParagraph"/>
        <w:numPr>
          <w:ilvl w:val="0"/>
          <w:numId w:val="8"/>
        </w:numPr>
        <w:rPr>
          <w:i/>
        </w:rPr>
      </w:pPr>
      <w:r w:rsidRPr="004203FE">
        <w:rPr>
          <w:shd w:val="clear" w:color="auto" w:fill="FFFFFF"/>
          <w:lang w:val="de-AT"/>
        </w:rPr>
        <w:t xml:space="preserve"> </w:t>
      </w:r>
      <w:r w:rsidR="000B7DB4">
        <w:rPr>
          <w:lang w:val="de-AT"/>
        </w:rPr>
        <w:t>Gonzalez-Zalba, M. F. et al.</w:t>
      </w:r>
      <w:r w:rsidRPr="004203FE">
        <w:rPr>
          <w:lang w:val="de-AT"/>
        </w:rPr>
        <w:t xml:space="preserve"> </w:t>
      </w:r>
      <w:r w:rsidRPr="004203FE">
        <w:rPr>
          <w:i/>
          <w:lang w:val="de-AT"/>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0B7DB4">
        <w:rPr>
          <w:b/>
        </w:rPr>
        <w:t>2015</w:t>
      </w:r>
      <w:r>
        <w:t xml:space="preserve"> </w:t>
      </w:r>
      <w:r w:rsidRPr="009A4E1A">
        <w:t>6</w:t>
      </w:r>
      <w:r>
        <w:t>,</w:t>
      </w:r>
      <w:r w:rsidRPr="009A4E1A">
        <w:t xml:space="preserve"> 6084</w:t>
      </w:r>
    </w:p>
    <w:p w:rsidR="00BC07E2" w:rsidRPr="008D5CDA" w:rsidRDefault="000B7DB4" w:rsidP="00BC07E2">
      <w:pPr>
        <w:pStyle w:val="ListParagraph"/>
        <w:numPr>
          <w:ilvl w:val="0"/>
          <w:numId w:val="8"/>
        </w:numPr>
        <w:rPr>
          <w:i/>
        </w:rPr>
      </w:pPr>
      <w:r>
        <w:t xml:space="preserve"> N. Ares et al.</w:t>
      </w:r>
      <w:r w:rsidR="00BC07E2">
        <w:t xml:space="preserve">  </w:t>
      </w:r>
      <w:r w:rsidR="00BC07E2" w:rsidRPr="003D4446">
        <w:rPr>
          <w:i/>
        </w:rPr>
        <w:t xml:space="preserve">Phys. Rev. Applied </w:t>
      </w:r>
      <w:r w:rsidR="00BC07E2" w:rsidRPr="000B7DB4">
        <w:rPr>
          <w:b/>
        </w:rPr>
        <w:t>2016</w:t>
      </w:r>
      <w:r w:rsidR="00BC07E2" w:rsidRPr="003D4446">
        <w:t xml:space="preserve"> 5,</w:t>
      </w:r>
      <w:r w:rsidR="00BC07E2" w:rsidRPr="003D4446">
        <w:rPr>
          <w:rFonts w:ascii="Helvetica" w:hAnsi="Helvetica" w:cs="Helvetica"/>
          <w:b/>
          <w:bCs/>
          <w:color w:val="555555"/>
        </w:rPr>
        <w:t xml:space="preserve"> </w:t>
      </w:r>
      <w:r w:rsidR="00BC07E2" w:rsidRPr="003D4446">
        <w:t>034011</w:t>
      </w:r>
      <w:r w:rsidR="00BC07E2">
        <w:t xml:space="preserve"> </w:t>
      </w:r>
    </w:p>
    <w:p w:rsidR="00BC07E2" w:rsidRPr="00323823" w:rsidRDefault="000B7DB4" w:rsidP="00BC07E2">
      <w:pPr>
        <w:pStyle w:val="ListParagraph"/>
        <w:numPr>
          <w:ilvl w:val="0"/>
          <w:numId w:val="8"/>
        </w:numPr>
        <w:rPr>
          <w:i/>
        </w:rPr>
      </w:pPr>
      <w:r>
        <w:t xml:space="preserve"> J. I. Colless et al.</w:t>
      </w:r>
      <w:r w:rsidR="00BC07E2">
        <w:t xml:space="preserve"> </w:t>
      </w:r>
      <w:r w:rsidR="00BC07E2" w:rsidRPr="008D5CDA">
        <w:rPr>
          <w:i/>
        </w:rPr>
        <w:t xml:space="preserve">Phys. Rev. Lett. </w:t>
      </w:r>
      <w:r w:rsidR="00BC07E2" w:rsidRPr="008D5CDA">
        <w:rPr>
          <w:rStyle w:val="apple-converted-space"/>
          <w:rFonts w:ascii="Helvetica" w:hAnsi="Helvetica" w:cs="Helvetica"/>
          <w:b/>
          <w:bCs/>
          <w:color w:val="555555"/>
        </w:rPr>
        <w:t> </w:t>
      </w:r>
      <w:r w:rsidR="00BC07E2" w:rsidRPr="000B7DB4">
        <w:rPr>
          <w:b/>
        </w:rPr>
        <w:t>2013</w:t>
      </w:r>
      <w:r w:rsidR="00BC07E2" w:rsidRPr="008D5CDA">
        <w:t xml:space="preserve"> 110, 046805</w:t>
      </w:r>
    </w:p>
    <w:p w:rsidR="00BC07E2" w:rsidRPr="0053298E" w:rsidRDefault="000B7DB4" w:rsidP="00BC07E2">
      <w:pPr>
        <w:pStyle w:val="ListParagraph"/>
        <w:numPr>
          <w:ilvl w:val="0"/>
          <w:numId w:val="8"/>
        </w:numPr>
        <w:rPr>
          <w:i/>
        </w:rPr>
      </w:pPr>
      <w:r w:rsidRPr="009862DD">
        <w:rPr>
          <w:lang w:val="de-AT"/>
        </w:rPr>
        <w:t xml:space="preserve"> Juha T. Muhonen et al.</w:t>
      </w:r>
      <w:r w:rsidR="00BC07E2" w:rsidRPr="009862DD">
        <w:rPr>
          <w:lang w:val="de-AT"/>
        </w:rPr>
        <w:t xml:space="preserve"> </w:t>
      </w:r>
      <w:r w:rsidR="00BC07E2" w:rsidRPr="00323823">
        <w:rPr>
          <w:i/>
        </w:rPr>
        <w:t>Nature Nanotechnology</w:t>
      </w:r>
      <w:r w:rsidR="00BC07E2">
        <w:t xml:space="preserve"> </w:t>
      </w:r>
      <w:r w:rsidR="00BC07E2" w:rsidRPr="000B7DB4">
        <w:rPr>
          <w:b/>
        </w:rPr>
        <w:t>2014</w:t>
      </w:r>
      <w:r w:rsidR="00BC07E2">
        <w:t xml:space="preserve"> </w:t>
      </w:r>
      <w:r w:rsidR="00BC07E2" w:rsidRPr="00323823">
        <w:rPr>
          <w:bCs/>
        </w:rPr>
        <w:t>9</w:t>
      </w:r>
      <w:r w:rsidR="00BC07E2" w:rsidRPr="00323823">
        <w:t>,</w:t>
      </w:r>
      <w:r w:rsidR="00BC07E2">
        <w:t xml:space="preserve"> </w:t>
      </w:r>
      <w:r w:rsidR="00BC07E2" w:rsidRPr="00323823">
        <w:t>986–991</w:t>
      </w:r>
      <w:r w:rsidR="00BC07E2">
        <w:t xml:space="preserve"> </w:t>
      </w:r>
    </w:p>
    <w:p w:rsidR="00BC07E2" w:rsidRPr="00D415A9" w:rsidRDefault="000B7DB4" w:rsidP="00BC07E2">
      <w:pPr>
        <w:pStyle w:val="ListParagraph"/>
        <w:numPr>
          <w:ilvl w:val="0"/>
          <w:numId w:val="8"/>
        </w:numPr>
        <w:rPr>
          <w:i/>
        </w:rPr>
      </w:pPr>
      <w:r>
        <w:t xml:space="preserve"> C. Fasth et al.</w:t>
      </w:r>
      <w:r w:rsidR="00BC07E2">
        <w:t xml:space="preserve"> </w:t>
      </w:r>
      <w:r w:rsidR="00BC07E2" w:rsidRPr="0053298E">
        <w:rPr>
          <w:i/>
        </w:rPr>
        <w:t>Nanoletters</w:t>
      </w:r>
      <w:r w:rsidR="00BC07E2">
        <w:t xml:space="preserve"> </w:t>
      </w:r>
      <w:r w:rsidR="00BC07E2" w:rsidRPr="000B7DB4">
        <w:rPr>
          <w:b/>
        </w:rPr>
        <w:t>2005</w:t>
      </w:r>
      <w:r w:rsidR="00BC07E2">
        <w:t xml:space="preserve"> </w:t>
      </w:r>
      <w:r w:rsidR="00BC07E2" w:rsidRPr="0053298E">
        <w:rPr>
          <w:bCs/>
        </w:rPr>
        <w:t>5</w:t>
      </w:r>
      <w:r w:rsidR="00BC07E2">
        <w:t>, 1487-1490</w:t>
      </w:r>
    </w:p>
    <w:p w:rsidR="00BC07E2" w:rsidRPr="00D415A9" w:rsidRDefault="00BC07E2" w:rsidP="00BC07E2">
      <w:pPr>
        <w:pStyle w:val="ListParagraph"/>
        <w:numPr>
          <w:ilvl w:val="0"/>
          <w:numId w:val="8"/>
        </w:numPr>
        <w:rPr>
          <w:i/>
        </w:rPr>
      </w:pPr>
      <w:r>
        <w:t xml:space="preserve"> </w:t>
      </w:r>
      <w:hyperlink r:id="rId38" w:anchor="auth-1" w:history="1">
        <w:r w:rsidRPr="00D415A9">
          <w:t>M. Veldhorst</w:t>
        </w:r>
      </w:hyperlink>
      <w:r>
        <w:t>.</w:t>
      </w:r>
      <w:r w:rsidRPr="00D415A9">
        <w:t xml:space="preserve"> </w:t>
      </w:r>
      <w:r w:rsidRPr="00D415A9">
        <w:rPr>
          <w:i/>
          <w:iCs/>
        </w:rPr>
        <w:t xml:space="preserve">Nature </w:t>
      </w:r>
      <w:r w:rsidRPr="000B7DB4">
        <w:rPr>
          <w:b/>
          <w:iCs/>
        </w:rPr>
        <w:t>2015</w:t>
      </w:r>
      <w:r w:rsidRPr="00D415A9">
        <w:rPr>
          <w:i/>
          <w:iCs/>
        </w:rPr>
        <w:t xml:space="preserve"> </w:t>
      </w:r>
      <w:r w:rsidRPr="00D415A9">
        <w:t>52,</w:t>
      </w:r>
      <w:r w:rsidRPr="00D415A9">
        <w:rPr>
          <w:i/>
          <w:iCs/>
        </w:rPr>
        <w:t xml:space="preserve"> </w:t>
      </w:r>
      <w:r w:rsidRPr="00D415A9">
        <w:t>410–414</w:t>
      </w:r>
    </w:p>
    <w:p w:rsidR="00BC07E2" w:rsidRPr="0083550D" w:rsidRDefault="00BC07E2" w:rsidP="00BC07E2">
      <w:pPr>
        <w:pStyle w:val="ListParagraph"/>
        <w:numPr>
          <w:ilvl w:val="0"/>
          <w:numId w:val="8"/>
        </w:numPr>
        <w:rPr>
          <w:i/>
        </w:rPr>
      </w:pPr>
      <w:r w:rsidRPr="009862DD">
        <w:t xml:space="preserve"> </w:t>
      </w:r>
      <w:hyperlink r:id="rId39" w:anchor="auth-1" w:history="1">
        <w:r w:rsidRPr="009862DD">
          <w:t>E. Kawakami</w:t>
        </w:r>
      </w:hyperlink>
      <w:r w:rsidR="000B7DB4" w:rsidRPr="009862DD">
        <w:t xml:space="preserve"> et al.</w:t>
      </w:r>
      <w:r w:rsidRPr="009862DD">
        <w:t xml:space="preserve"> </w:t>
      </w:r>
      <w:r w:rsidRPr="009862DD">
        <w:rPr>
          <w:i/>
          <w:iCs/>
        </w:rPr>
        <w:t xml:space="preserve">Nat. </w:t>
      </w:r>
      <w:r w:rsidRPr="00D415A9">
        <w:rPr>
          <w:i/>
          <w:iCs/>
        </w:rPr>
        <w:t xml:space="preserve">Nanotechnology </w:t>
      </w:r>
      <w:r w:rsidRPr="000B7DB4">
        <w:rPr>
          <w:b/>
        </w:rPr>
        <w:t>2014</w:t>
      </w:r>
      <w:r>
        <w:t xml:space="preserve"> </w:t>
      </w:r>
      <w:r w:rsidRPr="00D415A9">
        <w:t>9</w:t>
      </w:r>
      <w:r>
        <w:t xml:space="preserve">, </w:t>
      </w:r>
      <w:r w:rsidRPr="00D415A9">
        <w:t>666–670</w:t>
      </w:r>
    </w:p>
    <w:p w:rsidR="00BC07E2" w:rsidRPr="006E20BD" w:rsidRDefault="00BC07E2" w:rsidP="00BC07E2">
      <w:pPr>
        <w:pStyle w:val="ListParagraph"/>
        <w:numPr>
          <w:ilvl w:val="0"/>
          <w:numId w:val="8"/>
        </w:numPr>
        <w:rPr>
          <w:rStyle w:val="apple-converted-space"/>
          <w:i/>
        </w:rPr>
      </w:pPr>
      <w:r>
        <w:t xml:space="preserve"> </w:t>
      </w:r>
      <w:hyperlink r:id="rId40" w:history="1">
        <w:r w:rsidRPr="0083550D">
          <w:t>D. J. Reilly</w:t>
        </w:r>
      </w:hyperlink>
      <w:r w:rsidR="000B7DB4">
        <w:t xml:space="preserve"> et al.</w:t>
      </w:r>
      <w:r>
        <w:t xml:space="preserve"> </w:t>
      </w:r>
      <w:r w:rsidRPr="006E20BD">
        <w:rPr>
          <w:i/>
        </w:rPr>
        <w:t>Appl. Phys. Lett.</w:t>
      </w:r>
      <w:r w:rsidRPr="006E20BD">
        <w:t xml:space="preserve"> </w:t>
      </w:r>
      <w:r w:rsidRPr="000B7DB4">
        <w:rPr>
          <w:b/>
        </w:rPr>
        <w:t>2007</w:t>
      </w:r>
      <w:r w:rsidRPr="006E20BD">
        <w:t> 91, 162101</w:t>
      </w:r>
      <w:r w:rsidRPr="0083550D">
        <w:rPr>
          <w:rStyle w:val="apple-converted-space"/>
          <w:rFonts w:ascii="Verdana" w:hAnsi="Verdana"/>
          <w:color w:val="333333"/>
          <w:sz w:val="17"/>
          <w:szCs w:val="17"/>
          <w:shd w:val="clear" w:color="auto" w:fill="FFFFFF"/>
        </w:rPr>
        <w:t> </w:t>
      </w:r>
    </w:p>
    <w:p w:rsidR="00BC07E2" w:rsidRPr="008E727A" w:rsidRDefault="00BC07E2" w:rsidP="00BC07E2">
      <w:pPr>
        <w:pStyle w:val="ListParagraph"/>
        <w:numPr>
          <w:ilvl w:val="0"/>
          <w:numId w:val="8"/>
        </w:numPr>
        <w:rPr>
          <w:i/>
          <w:lang w:val="de-AT"/>
        </w:rPr>
      </w:pPr>
      <w:r w:rsidRPr="008E727A">
        <w:rPr>
          <w:rStyle w:val="apple-converted-space"/>
          <w:rFonts w:ascii="Verdana" w:hAnsi="Verdana"/>
          <w:color w:val="333333"/>
          <w:sz w:val="17"/>
          <w:szCs w:val="17"/>
          <w:shd w:val="clear" w:color="auto" w:fill="FFFFFF"/>
          <w:lang w:val="de-AT"/>
        </w:rPr>
        <w:t xml:space="preserve"> </w:t>
      </w:r>
      <w:r w:rsidR="000B7DB4">
        <w:rPr>
          <w:shd w:val="clear" w:color="auto" w:fill="FFFFFF"/>
          <w:lang w:val="de-AT"/>
        </w:rPr>
        <w:t>F. H. L. Koppens et al.</w:t>
      </w:r>
      <w:r w:rsidRPr="008E727A">
        <w:rPr>
          <w:shd w:val="clear" w:color="auto" w:fill="FFFFFF"/>
          <w:lang w:val="de-AT"/>
        </w:rPr>
        <w:t xml:space="preserve"> </w:t>
      </w:r>
      <w:r w:rsidRPr="008E727A">
        <w:rPr>
          <w:i/>
          <w:lang w:val="de-AT"/>
        </w:rPr>
        <w:t>Nature</w:t>
      </w:r>
      <w:r w:rsidRPr="008E727A">
        <w:rPr>
          <w:lang w:val="de-AT"/>
        </w:rPr>
        <w:t> </w:t>
      </w:r>
      <w:r w:rsidRPr="000B7DB4">
        <w:rPr>
          <w:b/>
          <w:lang w:val="de-AT"/>
        </w:rPr>
        <w:t>2006</w:t>
      </w:r>
      <w:r w:rsidRPr="008E727A">
        <w:rPr>
          <w:lang w:val="de-AT"/>
        </w:rPr>
        <w:t xml:space="preserve"> 442, 766-771</w:t>
      </w:r>
    </w:p>
    <w:p w:rsidR="00BC07E2" w:rsidRPr="00C14BB2" w:rsidRDefault="00BC07E2" w:rsidP="00BC07E2">
      <w:pPr>
        <w:pStyle w:val="ListParagraph"/>
        <w:numPr>
          <w:ilvl w:val="0"/>
          <w:numId w:val="8"/>
        </w:numPr>
        <w:rPr>
          <w:i/>
        </w:rPr>
      </w:pPr>
      <w:r w:rsidRPr="008E727A">
        <w:rPr>
          <w:rStyle w:val="apple-converted-space"/>
          <w:rFonts w:ascii="Verdana" w:hAnsi="Verdana"/>
          <w:color w:val="333333"/>
          <w:sz w:val="17"/>
          <w:szCs w:val="17"/>
          <w:shd w:val="clear" w:color="auto" w:fill="FFFFFF"/>
          <w:lang w:val="de-AT"/>
        </w:rPr>
        <w:t xml:space="preserve"> </w:t>
      </w:r>
      <w:r w:rsidRPr="001C7C33">
        <w:t>Jan Fischer and Daniel Loss</w:t>
      </w:r>
      <w:r w:rsidR="000B7DB4">
        <w:t xml:space="preserve"> </w:t>
      </w:r>
      <w:r>
        <w:t xml:space="preserve"> </w:t>
      </w:r>
      <w:r w:rsidRPr="001C7C33">
        <w:rPr>
          <w:i/>
        </w:rPr>
        <w:t>Phys. Rev. Lett.</w:t>
      </w:r>
      <w:r w:rsidRPr="001C7C33">
        <w:t> </w:t>
      </w:r>
      <w:r w:rsidRPr="000B7DB4">
        <w:rPr>
          <w:b/>
        </w:rPr>
        <w:t>2010</w:t>
      </w:r>
      <w:r>
        <w:t xml:space="preserve"> 105, 266603 </w:t>
      </w:r>
    </w:p>
    <w:p w:rsidR="000B7DB4" w:rsidRPr="000B7DB4" w:rsidRDefault="000B7DB4" w:rsidP="000B7DB4">
      <w:pPr>
        <w:pStyle w:val="ListParagraph"/>
        <w:numPr>
          <w:ilvl w:val="0"/>
          <w:numId w:val="8"/>
        </w:numPr>
        <w:rPr>
          <w:i/>
        </w:rPr>
      </w:pPr>
      <w:r>
        <w:lastRenderedPageBreak/>
        <w:t xml:space="preserve"> L. Vukusic et al.</w:t>
      </w:r>
      <w:r w:rsidR="00BC07E2">
        <w:t xml:space="preserve"> </w:t>
      </w:r>
      <w:r w:rsidR="00BC07E2" w:rsidRPr="000B7DB4">
        <w:rPr>
          <w:i/>
        </w:rPr>
        <w:t>unpublished data</w:t>
      </w:r>
    </w:p>
    <w:p w:rsidR="0012147D" w:rsidRPr="0012147D" w:rsidRDefault="000B7DB4" w:rsidP="0012147D">
      <w:pPr>
        <w:pStyle w:val="ListParagraph"/>
        <w:numPr>
          <w:ilvl w:val="0"/>
          <w:numId w:val="8"/>
        </w:numPr>
        <w:rPr>
          <w:i/>
        </w:rPr>
      </w:pPr>
      <w:r>
        <w:t xml:space="preserve"> </w:t>
      </w:r>
      <w:r w:rsidRPr="009862DD">
        <w:rPr>
          <w:lang w:val="de-AT"/>
        </w:rPr>
        <w:t xml:space="preserve">Zwanenburg, F. A.  </w:t>
      </w:r>
      <w:r w:rsidRPr="009862DD">
        <w:rPr>
          <w:i/>
          <w:lang w:val="de-AT"/>
        </w:rPr>
        <w:t xml:space="preserve">Rev. Mod. </w:t>
      </w:r>
      <w:r w:rsidRPr="000B7DB4">
        <w:rPr>
          <w:i/>
        </w:rPr>
        <w:t>Phys.</w:t>
      </w:r>
      <w:r w:rsidRPr="000B7DB4">
        <w:t xml:space="preserve"> </w:t>
      </w:r>
      <w:r w:rsidRPr="000B7DB4">
        <w:rPr>
          <w:b/>
        </w:rPr>
        <w:t>2013</w:t>
      </w:r>
      <w:r w:rsidRPr="000B7DB4">
        <w:t>, 85, 961.</w:t>
      </w:r>
    </w:p>
    <w:p w:rsidR="005C085D" w:rsidRPr="005C085D" w:rsidRDefault="0012147D" w:rsidP="005C085D">
      <w:pPr>
        <w:pStyle w:val="ListParagraph"/>
        <w:numPr>
          <w:ilvl w:val="0"/>
          <w:numId w:val="8"/>
        </w:numPr>
        <w:rPr>
          <w:i/>
        </w:rPr>
      </w:pPr>
      <w:r>
        <w:t xml:space="preserve"> Y. Kato, R. C. Myers, D. Driscol, A. C. Gossar</w:t>
      </w:r>
      <w:r w:rsidR="007327B8">
        <w:t>d, J. Levy, and D. D. Awschalom</w:t>
      </w:r>
      <w:r>
        <w:t xml:space="preserve"> </w:t>
      </w:r>
      <w:r w:rsidRPr="007327B8">
        <w:rPr>
          <w:i/>
        </w:rPr>
        <w:t>Science</w:t>
      </w:r>
      <w:r>
        <w:t xml:space="preserve"> </w:t>
      </w:r>
      <w:r w:rsidR="007327B8" w:rsidRPr="007327B8">
        <w:rPr>
          <w:b/>
        </w:rPr>
        <w:t>2003</w:t>
      </w:r>
      <w:r w:rsidR="007327B8">
        <w:rPr>
          <w:b/>
        </w:rPr>
        <w:t>,</w:t>
      </w:r>
      <w:r w:rsidR="007327B8">
        <w:t xml:space="preserve"> 299, 1201</w:t>
      </w:r>
    </w:p>
    <w:p w:rsidR="00BF21CF" w:rsidRPr="00BF21CF" w:rsidRDefault="005C085D" w:rsidP="00BF21CF">
      <w:pPr>
        <w:pStyle w:val="ListParagraph"/>
        <w:numPr>
          <w:ilvl w:val="0"/>
          <w:numId w:val="8"/>
        </w:numPr>
        <w:rPr>
          <w:i/>
        </w:rPr>
      </w:pPr>
      <w:r>
        <w:t xml:space="preserve"> J. Mason et al. </w:t>
      </w:r>
      <w:r w:rsidRPr="005C085D">
        <w:rPr>
          <w:b/>
        </w:rPr>
        <w:t>2010</w:t>
      </w:r>
      <w:r>
        <w:t xml:space="preserve"> “Low-dimensional Systems and Nanostructures” 42, 813, 18th International Conference on Electron Properties of Two-Dimensional Systems</w:t>
      </w:r>
    </w:p>
    <w:p w:rsidR="00BF21CF" w:rsidRPr="00BF21CF" w:rsidRDefault="00BF21CF" w:rsidP="00BF21CF">
      <w:pPr>
        <w:pStyle w:val="ListParagraph"/>
        <w:numPr>
          <w:ilvl w:val="0"/>
          <w:numId w:val="8"/>
        </w:numPr>
        <w:rPr>
          <w:i/>
        </w:rPr>
      </w:pPr>
      <w:r>
        <w:t xml:space="preserve"> H. Brenning et al.</w:t>
      </w:r>
      <w:r>
        <w:t xml:space="preserve"> </w:t>
      </w:r>
      <w:r w:rsidRPr="00BF21CF">
        <w:rPr>
          <w:i/>
        </w:rPr>
        <w:t>Journal of Applied Physics</w:t>
      </w:r>
      <w:r>
        <w:rPr>
          <w:i/>
        </w:rPr>
        <w:t xml:space="preserve"> </w:t>
      </w:r>
      <w:r w:rsidRPr="00BF21CF">
        <w:rPr>
          <w:b/>
        </w:rPr>
        <w:t>2006</w:t>
      </w:r>
      <w:r>
        <w:t xml:space="preserve"> 100, 114321 </w:t>
      </w:r>
    </w:p>
    <w:p w:rsidR="00BC07E2" w:rsidRDefault="00BC07E2" w:rsidP="00F663DE"/>
    <w:p w:rsidR="00A03474" w:rsidRDefault="00E469D0" w:rsidP="0070019A">
      <w:pPr>
        <w:rPr>
          <w:sz w:val="48"/>
          <w:szCs w:val="48"/>
        </w:rPr>
      </w:pPr>
      <w:r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sectPr w:rsidR="00A03474" w:rsidSect="008F3989">
      <w:pgSz w:w="12240" w:h="15840"/>
      <w:pgMar w:top="1276" w:right="1440" w:bottom="851"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4978" w:rsidRDefault="00DA4978" w:rsidP="007436F6">
      <w:pPr>
        <w:spacing w:after="0" w:line="240" w:lineRule="auto"/>
      </w:pPr>
      <w:r>
        <w:separator/>
      </w:r>
    </w:p>
  </w:endnote>
  <w:endnote w:type="continuationSeparator" w:id="0">
    <w:p w:rsidR="00DA4978" w:rsidRDefault="00DA4978"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4978" w:rsidRDefault="00DA4978" w:rsidP="007436F6">
      <w:pPr>
        <w:spacing w:after="0" w:line="240" w:lineRule="auto"/>
      </w:pPr>
      <w:r>
        <w:separator/>
      </w:r>
    </w:p>
  </w:footnote>
  <w:footnote w:type="continuationSeparator" w:id="0">
    <w:p w:rsidR="00DA4978" w:rsidRDefault="00DA4978"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5183F"/>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F90D12"/>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B56D3D"/>
    <w:multiLevelType w:val="hybridMultilevel"/>
    <w:tmpl w:val="C0C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2"/>
  </w:num>
  <w:num w:numId="2">
    <w:abstractNumId w:val="11"/>
  </w:num>
  <w:num w:numId="3">
    <w:abstractNumId w:val="2"/>
  </w:num>
  <w:num w:numId="4">
    <w:abstractNumId w:val="1"/>
  </w:num>
  <w:num w:numId="5">
    <w:abstractNumId w:val="19"/>
  </w:num>
  <w:num w:numId="6">
    <w:abstractNumId w:val="0"/>
  </w:num>
  <w:num w:numId="7">
    <w:abstractNumId w:val="6"/>
  </w:num>
  <w:num w:numId="8">
    <w:abstractNumId w:val="24"/>
  </w:num>
  <w:num w:numId="9">
    <w:abstractNumId w:val="16"/>
  </w:num>
  <w:num w:numId="10">
    <w:abstractNumId w:val="20"/>
  </w:num>
  <w:num w:numId="11">
    <w:abstractNumId w:val="12"/>
  </w:num>
  <w:num w:numId="12">
    <w:abstractNumId w:val="3"/>
  </w:num>
  <w:num w:numId="13">
    <w:abstractNumId w:val="17"/>
  </w:num>
  <w:num w:numId="14">
    <w:abstractNumId w:val="10"/>
  </w:num>
  <w:num w:numId="15">
    <w:abstractNumId w:val="4"/>
  </w:num>
  <w:num w:numId="16">
    <w:abstractNumId w:val="18"/>
  </w:num>
  <w:num w:numId="17">
    <w:abstractNumId w:val="5"/>
  </w:num>
  <w:num w:numId="18">
    <w:abstractNumId w:val="14"/>
  </w:num>
  <w:num w:numId="19">
    <w:abstractNumId w:val="15"/>
  </w:num>
  <w:num w:numId="20">
    <w:abstractNumId w:val="8"/>
  </w:num>
  <w:num w:numId="21">
    <w:abstractNumId w:val="23"/>
  </w:num>
  <w:num w:numId="22">
    <w:abstractNumId w:val="21"/>
  </w:num>
  <w:num w:numId="23">
    <w:abstractNumId w:val="13"/>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sip KUKUCKA">
    <w15:presenceInfo w15:providerId="AD" w15:userId="S-1-5-21-1803390964-2587139858-4034935123-4111"/>
  </w15:person>
  <w15:person w15:author="Georgios KATSAROS">
    <w15:presenceInfo w15:providerId="AD" w15:userId="S-1-5-21-1803390964-2587139858-4034935123-20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1664"/>
    <w:rsid w:val="00004330"/>
    <w:rsid w:val="00007E8F"/>
    <w:rsid w:val="00011959"/>
    <w:rsid w:val="00012A85"/>
    <w:rsid w:val="00015D5A"/>
    <w:rsid w:val="00024D67"/>
    <w:rsid w:val="00025028"/>
    <w:rsid w:val="0002626F"/>
    <w:rsid w:val="000308A7"/>
    <w:rsid w:val="0003295A"/>
    <w:rsid w:val="00035244"/>
    <w:rsid w:val="00035BE3"/>
    <w:rsid w:val="00040C0F"/>
    <w:rsid w:val="0004154C"/>
    <w:rsid w:val="00045DC6"/>
    <w:rsid w:val="00046077"/>
    <w:rsid w:val="000473C6"/>
    <w:rsid w:val="0005015D"/>
    <w:rsid w:val="00051423"/>
    <w:rsid w:val="00051B95"/>
    <w:rsid w:val="0005550C"/>
    <w:rsid w:val="00062FD8"/>
    <w:rsid w:val="00064BA8"/>
    <w:rsid w:val="00065FB6"/>
    <w:rsid w:val="00067A20"/>
    <w:rsid w:val="00067E06"/>
    <w:rsid w:val="0007064F"/>
    <w:rsid w:val="000726DD"/>
    <w:rsid w:val="00073A9B"/>
    <w:rsid w:val="0007448F"/>
    <w:rsid w:val="00080792"/>
    <w:rsid w:val="00080A79"/>
    <w:rsid w:val="00090FE0"/>
    <w:rsid w:val="0009103D"/>
    <w:rsid w:val="000940E2"/>
    <w:rsid w:val="00096EBE"/>
    <w:rsid w:val="000A4559"/>
    <w:rsid w:val="000B60BE"/>
    <w:rsid w:val="000B669C"/>
    <w:rsid w:val="000B7841"/>
    <w:rsid w:val="000B7DB4"/>
    <w:rsid w:val="000C0306"/>
    <w:rsid w:val="000C4C17"/>
    <w:rsid w:val="000E0517"/>
    <w:rsid w:val="000E1B4D"/>
    <w:rsid w:val="000E3043"/>
    <w:rsid w:val="000F1C60"/>
    <w:rsid w:val="000F44F9"/>
    <w:rsid w:val="000F70ED"/>
    <w:rsid w:val="001061D6"/>
    <w:rsid w:val="00111A47"/>
    <w:rsid w:val="00113566"/>
    <w:rsid w:val="00117FED"/>
    <w:rsid w:val="0012147D"/>
    <w:rsid w:val="001220CA"/>
    <w:rsid w:val="00123F38"/>
    <w:rsid w:val="0012600E"/>
    <w:rsid w:val="001302F9"/>
    <w:rsid w:val="00130575"/>
    <w:rsid w:val="001331AA"/>
    <w:rsid w:val="00133981"/>
    <w:rsid w:val="001374AA"/>
    <w:rsid w:val="00137A84"/>
    <w:rsid w:val="00141D13"/>
    <w:rsid w:val="00146C1E"/>
    <w:rsid w:val="001528A0"/>
    <w:rsid w:val="00153E5D"/>
    <w:rsid w:val="00157590"/>
    <w:rsid w:val="00164403"/>
    <w:rsid w:val="00165BDB"/>
    <w:rsid w:val="00170E42"/>
    <w:rsid w:val="001775B9"/>
    <w:rsid w:val="00177C29"/>
    <w:rsid w:val="00177C9D"/>
    <w:rsid w:val="00180D54"/>
    <w:rsid w:val="001823D0"/>
    <w:rsid w:val="001825E7"/>
    <w:rsid w:val="0018270F"/>
    <w:rsid w:val="00182A03"/>
    <w:rsid w:val="001860D4"/>
    <w:rsid w:val="0018642C"/>
    <w:rsid w:val="001933BB"/>
    <w:rsid w:val="001A1E15"/>
    <w:rsid w:val="001A3413"/>
    <w:rsid w:val="001A39ED"/>
    <w:rsid w:val="001A521D"/>
    <w:rsid w:val="001A7B80"/>
    <w:rsid w:val="001B1922"/>
    <w:rsid w:val="001B5F57"/>
    <w:rsid w:val="001B77CB"/>
    <w:rsid w:val="001C0BA2"/>
    <w:rsid w:val="001C19B2"/>
    <w:rsid w:val="001C24CF"/>
    <w:rsid w:val="001C26DD"/>
    <w:rsid w:val="001C30F2"/>
    <w:rsid w:val="001C3410"/>
    <w:rsid w:val="001D54F4"/>
    <w:rsid w:val="001D6031"/>
    <w:rsid w:val="001E5AC6"/>
    <w:rsid w:val="001E79EC"/>
    <w:rsid w:val="001E7BBA"/>
    <w:rsid w:val="001F6E03"/>
    <w:rsid w:val="0020264C"/>
    <w:rsid w:val="0020343A"/>
    <w:rsid w:val="00204BEF"/>
    <w:rsid w:val="00204E97"/>
    <w:rsid w:val="00207CC3"/>
    <w:rsid w:val="00213FA0"/>
    <w:rsid w:val="0021406A"/>
    <w:rsid w:val="00215B54"/>
    <w:rsid w:val="00224C13"/>
    <w:rsid w:val="00230272"/>
    <w:rsid w:val="00230C88"/>
    <w:rsid w:val="0023130B"/>
    <w:rsid w:val="00236249"/>
    <w:rsid w:val="00241783"/>
    <w:rsid w:val="00247FB4"/>
    <w:rsid w:val="00255505"/>
    <w:rsid w:val="00256EF2"/>
    <w:rsid w:val="00260340"/>
    <w:rsid w:val="002617CB"/>
    <w:rsid w:val="00262716"/>
    <w:rsid w:val="00262D48"/>
    <w:rsid w:val="00265E38"/>
    <w:rsid w:val="00272FE7"/>
    <w:rsid w:val="00275E67"/>
    <w:rsid w:val="002814DB"/>
    <w:rsid w:val="00282A4F"/>
    <w:rsid w:val="00286930"/>
    <w:rsid w:val="002905FB"/>
    <w:rsid w:val="00293741"/>
    <w:rsid w:val="0029509A"/>
    <w:rsid w:val="0029588B"/>
    <w:rsid w:val="002A148F"/>
    <w:rsid w:val="002A3227"/>
    <w:rsid w:val="002A4E48"/>
    <w:rsid w:val="002A6168"/>
    <w:rsid w:val="002B32BE"/>
    <w:rsid w:val="002B614E"/>
    <w:rsid w:val="002C5A46"/>
    <w:rsid w:val="002C6E20"/>
    <w:rsid w:val="002C7A51"/>
    <w:rsid w:val="002D43A4"/>
    <w:rsid w:val="002E05D3"/>
    <w:rsid w:val="002E0869"/>
    <w:rsid w:val="002E0D24"/>
    <w:rsid w:val="002E1DFA"/>
    <w:rsid w:val="002E3C90"/>
    <w:rsid w:val="002E40CA"/>
    <w:rsid w:val="002F4FF1"/>
    <w:rsid w:val="002F569D"/>
    <w:rsid w:val="002F62F4"/>
    <w:rsid w:val="002F7BCB"/>
    <w:rsid w:val="00303DF3"/>
    <w:rsid w:val="00311FF0"/>
    <w:rsid w:val="003142F1"/>
    <w:rsid w:val="0031474A"/>
    <w:rsid w:val="00315E2B"/>
    <w:rsid w:val="00321003"/>
    <w:rsid w:val="00323823"/>
    <w:rsid w:val="003327F8"/>
    <w:rsid w:val="0033444E"/>
    <w:rsid w:val="00334797"/>
    <w:rsid w:val="00334993"/>
    <w:rsid w:val="00337E3C"/>
    <w:rsid w:val="00340C1D"/>
    <w:rsid w:val="0034307F"/>
    <w:rsid w:val="00350C01"/>
    <w:rsid w:val="00351A14"/>
    <w:rsid w:val="00353A47"/>
    <w:rsid w:val="00354C61"/>
    <w:rsid w:val="0035532A"/>
    <w:rsid w:val="00355A27"/>
    <w:rsid w:val="003562C0"/>
    <w:rsid w:val="00360A4E"/>
    <w:rsid w:val="00360E81"/>
    <w:rsid w:val="00363628"/>
    <w:rsid w:val="00365E1B"/>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C1E"/>
    <w:rsid w:val="003A1A27"/>
    <w:rsid w:val="003A1A3B"/>
    <w:rsid w:val="003A696D"/>
    <w:rsid w:val="003B702D"/>
    <w:rsid w:val="003C0C66"/>
    <w:rsid w:val="003C2A81"/>
    <w:rsid w:val="003C3873"/>
    <w:rsid w:val="003C3C5A"/>
    <w:rsid w:val="003C7AD5"/>
    <w:rsid w:val="003D4446"/>
    <w:rsid w:val="003D485C"/>
    <w:rsid w:val="003D63F7"/>
    <w:rsid w:val="003E2347"/>
    <w:rsid w:val="003E2388"/>
    <w:rsid w:val="003E6BC9"/>
    <w:rsid w:val="003F24EB"/>
    <w:rsid w:val="003F7D72"/>
    <w:rsid w:val="00405B2C"/>
    <w:rsid w:val="00406363"/>
    <w:rsid w:val="0041250F"/>
    <w:rsid w:val="004203FE"/>
    <w:rsid w:val="00421ECE"/>
    <w:rsid w:val="0042208A"/>
    <w:rsid w:val="004228C1"/>
    <w:rsid w:val="00424C70"/>
    <w:rsid w:val="00425DF3"/>
    <w:rsid w:val="004265A6"/>
    <w:rsid w:val="00430CA9"/>
    <w:rsid w:val="00431A43"/>
    <w:rsid w:val="004328F8"/>
    <w:rsid w:val="004338D5"/>
    <w:rsid w:val="00442A6C"/>
    <w:rsid w:val="00444F18"/>
    <w:rsid w:val="004451EC"/>
    <w:rsid w:val="00451C71"/>
    <w:rsid w:val="00453777"/>
    <w:rsid w:val="00456D15"/>
    <w:rsid w:val="00457011"/>
    <w:rsid w:val="00457EBC"/>
    <w:rsid w:val="00460091"/>
    <w:rsid w:val="004610C8"/>
    <w:rsid w:val="0046208B"/>
    <w:rsid w:val="00462D16"/>
    <w:rsid w:val="00464463"/>
    <w:rsid w:val="00465F0E"/>
    <w:rsid w:val="0046709D"/>
    <w:rsid w:val="00467658"/>
    <w:rsid w:val="00472268"/>
    <w:rsid w:val="0047570B"/>
    <w:rsid w:val="00475744"/>
    <w:rsid w:val="00483B72"/>
    <w:rsid w:val="0048735F"/>
    <w:rsid w:val="00491539"/>
    <w:rsid w:val="004917E7"/>
    <w:rsid w:val="00491E10"/>
    <w:rsid w:val="00496712"/>
    <w:rsid w:val="00496C5A"/>
    <w:rsid w:val="004A00C1"/>
    <w:rsid w:val="004A01F5"/>
    <w:rsid w:val="004A0A4B"/>
    <w:rsid w:val="004A2491"/>
    <w:rsid w:val="004A3B7F"/>
    <w:rsid w:val="004A4B7F"/>
    <w:rsid w:val="004A6D69"/>
    <w:rsid w:val="004B1812"/>
    <w:rsid w:val="004B2FDB"/>
    <w:rsid w:val="004B3405"/>
    <w:rsid w:val="004B48ED"/>
    <w:rsid w:val="004B4FA2"/>
    <w:rsid w:val="004B713A"/>
    <w:rsid w:val="004B72FD"/>
    <w:rsid w:val="004C4869"/>
    <w:rsid w:val="004C5B53"/>
    <w:rsid w:val="004C6CA0"/>
    <w:rsid w:val="004C7864"/>
    <w:rsid w:val="004D036D"/>
    <w:rsid w:val="004D1C95"/>
    <w:rsid w:val="004D4908"/>
    <w:rsid w:val="004D52AB"/>
    <w:rsid w:val="004D6D7B"/>
    <w:rsid w:val="004D7FE8"/>
    <w:rsid w:val="004F008E"/>
    <w:rsid w:val="004F3DAD"/>
    <w:rsid w:val="004F4AAD"/>
    <w:rsid w:val="004F5ACB"/>
    <w:rsid w:val="005028B0"/>
    <w:rsid w:val="00510622"/>
    <w:rsid w:val="00510727"/>
    <w:rsid w:val="00512FD8"/>
    <w:rsid w:val="00513967"/>
    <w:rsid w:val="00515C88"/>
    <w:rsid w:val="005225BF"/>
    <w:rsid w:val="0052422F"/>
    <w:rsid w:val="0052558A"/>
    <w:rsid w:val="00525A02"/>
    <w:rsid w:val="00530490"/>
    <w:rsid w:val="00532073"/>
    <w:rsid w:val="0053298E"/>
    <w:rsid w:val="00533A2B"/>
    <w:rsid w:val="00534ED8"/>
    <w:rsid w:val="00536253"/>
    <w:rsid w:val="0053730E"/>
    <w:rsid w:val="00553EBF"/>
    <w:rsid w:val="00556B7F"/>
    <w:rsid w:val="005619A0"/>
    <w:rsid w:val="00561A01"/>
    <w:rsid w:val="005648E2"/>
    <w:rsid w:val="005671CD"/>
    <w:rsid w:val="005708E7"/>
    <w:rsid w:val="005710A5"/>
    <w:rsid w:val="0057285B"/>
    <w:rsid w:val="00573BFB"/>
    <w:rsid w:val="00577FEC"/>
    <w:rsid w:val="00580D5B"/>
    <w:rsid w:val="005A23A8"/>
    <w:rsid w:val="005A3627"/>
    <w:rsid w:val="005A3F64"/>
    <w:rsid w:val="005A3FDC"/>
    <w:rsid w:val="005A4128"/>
    <w:rsid w:val="005A6C04"/>
    <w:rsid w:val="005A7B36"/>
    <w:rsid w:val="005B2830"/>
    <w:rsid w:val="005B6B72"/>
    <w:rsid w:val="005C085D"/>
    <w:rsid w:val="005C16AB"/>
    <w:rsid w:val="005C2ED5"/>
    <w:rsid w:val="005C4F53"/>
    <w:rsid w:val="005C5359"/>
    <w:rsid w:val="005C72D2"/>
    <w:rsid w:val="005D44F9"/>
    <w:rsid w:val="005D591A"/>
    <w:rsid w:val="005D6464"/>
    <w:rsid w:val="005D6991"/>
    <w:rsid w:val="005E2F77"/>
    <w:rsid w:val="005F08B7"/>
    <w:rsid w:val="005F3523"/>
    <w:rsid w:val="00600F2F"/>
    <w:rsid w:val="00602137"/>
    <w:rsid w:val="006032FF"/>
    <w:rsid w:val="00604DE7"/>
    <w:rsid w:val="00605679"/>
    <w:rsid w:val="006058CE"/>
    <w:rsid w:val="006065D9"/>
    <w:rsid w:val="006066ED"/>
    <w:rsid w:val="00610755"/>
    <w:rsid w:val="00612B4F"/>
    <w:rsid w:val="00612DFC"/>
    <w:rsid w:val="00614BB9"/>
    <w:rsid w:val="00624284"/>
    <w:rsid w:val="00625327"/>
    <w:rsid w:val="00625A0B"/>
    <w:rsid w:val="00626652"/>
    <w:rsid w:val="00626F0C"/>
    <w:rsid w:val="00627A48"/>
    <w:rsid w:val="00627C54"/>
    <w:rsid w:val="00630F1C"/>
    <w:rsid w:val="00632E07"/>
    <w:rsid w:val="00633EEC"/>
    <w:rsid w:val="00633EF0"/>
    <w:rsid w:val="00635827"/>
    <w:rsid w:val="00635909"/>
    <w:rsid w:val="00636C7C"/>
    <w:rsid w:val="00642867"/>
    <w:rsid w:val="00643EA6"/>
    <w:rsid w:val="006516FE"/>
    <w:rsid w:val="00651FC3"/>
    <w:rsid w:val="00652C53"/>
    <w:rsid w:val="00652CB2"/>
    <w:rsid w:val="00654870"/>
    <w:rsid w:val="00655099"/>
    <w:rsid w:val="00655F7C"/>
    <w:rsid w:val="0065656C"/>
    <w:rsid w:val="00662B77"/>
    <w:rsid w:val="00671BA0"/>
    <w:rsid w:val="00671E19"/>
    <w:rsid w:val="006768CC"/>
    <w:rsid w:val="00684213"/>
    <w:rsid w:val="00690945"/>
    <w:rsid w:val="00690A9C"/>
    <w:rsid w:val="006932B5"/>
    <w:rsid w:val="006A4B8F"/>
    <w:rsid w:val="006A60FD"/>
    <w:rsid w:val="006A795A"/>
    <w:rsid w:val="006B2AAA"/>
    <w:rsid w:val="006B4BDC"/>
    <w:rsid w:val="006B5390"/>
    <w:rsid w:val="006C3B94"/>
    <w:rsid w:val="006D225E"/>
    <w:rsid w:val="006D44E9"/>
    <w:rsid w:val="006E1AD6"/>
    <w:rsid w:val="006E5852"/>
    <w:rsid w:val="006E5B4E"/>
    <w:rsid w:val="006E7887"/>
    <w:rsid w:val="006E79C9"/>
    <w:rsid w:val="006F1623"/>
    <w:rsid w:val="006F2409"/>
    <w:rsid w:val="006F38B3"/>
    <w:rsid w:val="006F611D"/>
    <w:rsid w:val="006F65FC"/>
    <w:rsid w:val="006F7697"/>
    <w:rsid w:val="0070019A"/>
    <w:rsid w:val="00700736"/>
    <w:rsid w:val="00700B39"/>
    <w:rsid w:val="00703648"/>
    <w:rsid w:val="0070710B"/>
    <w:rsid w:val="00711862"/>
    <w:rsid w:val="007167DF"/>
    <w:rsid w:val="00722974"/>
    <w:rsid w:val="007326AD"/>
    <w:rsid w:val="007327B8"/>
    <w:rsid w:val="0073362E"/>
    <w:rsid w:val="00734710"/>
    <w:rsid w:val="007360E2"/>
    <w:rsid w:val="0074003F"/>
    <w:rsid w:val="0074069F"/>
    <w:rsid w:val="007416F8"/>
    <w:rsid w:val="00741801"/>
    <w:rsid w:val="0074260B"/>
    <w:rsid w:val="007436F6"/>
    <w:rsid w:val="00744666"/>
    <w:rsid w:val="00747652"/>
    <w:rsid w:val="007536FB"/>
    <w:rsid w:val="007566BF"/>
    <w:rsid w:val="00760ED5"/>
    <w:rsid w:val="007649FD"/>
    <w:rsid w:val="00766160"/>
    <w:rsid w:val="00770A77"/>
    <w:rsid w:val="00770F04"/>
    <w:rsid w:val="00772BBF"/>
    <w:rsid w:val="00775845"/>
    <w:rsid w:val="00776062"/>
    <w:rsid w:val="00776A92"/>
    <w:rsid w:val="00780B80"/>
    <w:rsid w:val="00781319"/>
    <w:rsid w:val="00784829"/>
    <w:rsid w:val="00784C06"/>
    <w:rsid w:val="00785174"/>
    <w:rsid w:val="007900B4"/>
    <w:rsid w:val="00792A40"/>
    <w:rsid w:val="0079533E"/>
    <w:rsid w:val="007A33DC"/>
    <w:rsid w:val="007A4BFA"/>
    <w:rsid w:val="007B0C9D"/>
    <w:rsid w:val="007B31E0"/>
    <w:rsid w:val="007B4243"/>
    <w:rsid w:val="007B7DD1"/>
    <w:rsid w:val="007C2475"/>
    <w:rsid w:val="007C2D78"/>
    <w:rsid w:val="007C7459"/>
    <w:rsid w:val="007D24E4"/>
    <w:rsid w:val="007D3D0E"/>
    <w:rsid w:val="007D57D9"/>
    <w:rsid w:val="007D670C"/>
    <w:rsid w:val="007E48A5"/>
    <w:rsid w:val="007F2BBB"/>
    <w:rsid w:val="007F36EB"/>
    <w:rsid w:val="0080071E"/>
    <w:rsid w:val="00801743"/>
    <w:rsid w:val="008025CE"/>
    <w:rsid w:val="00803996"/>
    <w:rsid w:val="00804B7C"/>
    <w:rsid w:val="00804CA9"/>
    <w:rsid w:val="008109AB"/>
    <w:rsid w:val="008114B1"/>
    <w:rsid w:val="00811EB4"/>
    <w:rsid w:val="00827538"/>
    <w:rsid w:val="008363C5"/>
    <w:rsid w:val="00837E71"/>
    <w:rsid w:val="00841043"/>
    <w:rsid w:val="0084329E"/>
    <w:rsid w:val="008435CA"/>
    <w:rsid w:val="00843ED2"/>
    <w:rsid w:val="00851326"/>
    <w:rsid w:val="00852331"/>
    <w:rsid w:val="0085272A"/>
    <w:rsid w:val="00855CF5"/>
    <w:rsid w:val="00856250"/>
    <w:rsid w:val="008567CB"/>
    <w:rsid w:val="00856ABB"/>
    <w:rsid w:val="008600A8"/>
    <w:rsid w:val="00861F9B"/>
    <w:rsid w:val="008649B3"/>
    <w:rsid w:val="0086755F"/>
    <w:rsid w:val="00873914"/>
    <w:rsid w:val="0087593F"/>
    <w:rsid w:val="00882C49"/>
    <w:rsid w:val="00886416"/>
    <w:rsid w:val="008867C7"/>
    <w:rsid w:val="008918FC"/>
    <w:rsid w:val="008921CA"/>
    <w:rsid w:val="00892536"/>
    <w:rsid w:val="00895A14"/>
    <w:rsid w:val="00896017"/>
    <w:rsid w:val="008B50BB"/>
    <w:rsid w:val="008B584D"/>
    <w:rsid w:val="008B58B5"/>
    <w:rsid w:val="008C1ECE"/>
    <w:rsid w:val="008C2BB5"/>
    <w:rsid w:val="008D2C1E"/>
    <w:rsid w:val="008D5CDA"/>
    <w:rsid w:val="008D74A7"/>
    <w:rsid w:val="008E2449"/>
    <w:rsid w:val="008E561B"/>
    <w:rsid w:val="008F1241"/>
    <w:rsid w:val="008F207B"/>
    <w:rsid w:val="008F3989"/>
    <w:rsid w:val="009019EE"/>
    <w:rsid w:val="009031E2"/>
    <w:rsid w:val="0090395E"/>
    <w:rsid w:val="00903FA8"/>
    <w:rsid w:val="009047D1"/>
    <w:rsid w:val="00911251"/>
    <w:rsid w:val="00912C96"/>
    <w:rsid w:val="009136C4"/>
    <w:rsid w:val="009136E6"/>
    <w:rsid w:val="00913F64"/>
    <w:rsid w:val="00920460"/>
    <w:rsid w:val="009221DD"/>
    <w:rsid w:val="00925077"/>
    <w:rsid w:val="009251B7"/>
    <w:rsid w:val="009258A8"/>
    <w:rsid w:val="009318DF"/>
    <w:rsid w:val="00933EE6"/>
    <w:rsid w:val="00936196"/>
    <w:rsid w:val="009423BD"/>
    <w:rsid w:val="009434A8"/>
    <w:rsid w:val="00952319"/>
    <w:rsid w:val="00953F1E"/>
    <w:rsid w:val="009548B4"/>
    <w:rsid w:val="00955E6B"/>
    <w:rsid w:val="00961F10"/>
    <w:rsid w:val="009626B0"/>
    <w:rsid w:val="00962F2E"/>
    <w:rsid w:val="00963E43"/>
    <w:rsid w:val="00966187"/>
    <w:rsid w:val="00971924"/>
    <w:rsid w:val="0097347B"/>
    <w:rsid w:val="00977361"/>
    <w:rsid w:val="00984292"/>
    <w:rsid w:val="009862DD"/>
    <w:rsid w:val="009938E2"/>
    <w:rsid w:val="00995B83"/>
    <w:rsid w:val="0099768B"/>
    <w:rsid w:val="009A0E9B"/>
    <w:rsid w:val="009A4E1A"/>
    <w:rsid w:val="009B288C"/>
    <w:rsid w:val="009B2A25"/>
    <w:rsid w:val="009B33CE"/>
    <w:rsid w:val="009B639D"/>
    <w:rsid w:val="009C0FA8"/>
    <w:rsid w:val="009C4526"/>
    <w:rsid w:val="009C6ADE"/>
    <w:rsid w:val="009D170E"/>
    <w:rsid w:val="009D17AE"/>
    <w:rsid w:val="009D1C10"/>
    <w:rsid w:val="009D5487"/>
    <w:rsid w:val="009E00FA"/>
    <w:rsid w:val="009E0DF0"/>
    <w:rsid w:val="009E7BE2"/>
    <w:rsid w:val="00A018F0"/>
    <w:rsid w:val="00A03474"/>
    <w:rsid w:val="00A11815"/>
    <w:rsid w:val="00A13125"/>
    <w:rsid w:val="00A25502"/>
    <w:rsid w:val="00A263F9"/>
    <w:rsid w:val="00A317FB"/>
    <w:rsid w:val="00A3357E"/>
    <w:rsid w:val="00A4605E"/>
    <w:rsid w:val="00A51B2E"/>
    <w:rsid w:val="00A5397D"/>
    <w:rsid w:val="00A55DCD"/>
    <w:rsid w:val="00A561AD"/>
    <w:rsid w:val="00A57EA4"/>
    <w:rsid w:val="00A6218B"/>
    <w:rsid w:val="00A644DA"/>
    <w:rsid w:val="00A6610D"/>
    <w:rsid w:val="00A67585"/>
    <w:rsid w:val="00A71E8A"/>
    <w:rsid w:val="00A74988"/>
    <w:rsid w:val="00A773D9"/>
    <w:rsid w:val="00A827AF"/>
    <w:rsid w:val="00A87AD4"/>
    <w:rsid w:val="00A91CE1"/>
    <w:rsid w:val="00A96C26"/>
    <w:rsid w:val="00AA041B"/>
    <w:rsid w:val="00AA1619"/>
    <w:rsid w:val="00AA19C2"/>
    <w:rsid w:val="00AA46FA"/>
    <w:rsid w:val="00AA7551"/>
    <w:rsid w:val="00AB1A5C"/>
    <w:rsid w:val="00AB3B6B"/>
    <w:rsid w:val="00AB580B"/>
    <w:rsid w:val="00AB5B68"/>
    <w:rsid w:val="00AC4D90"/>
    <w:rsid w:val="00AC4E94"/>
    <w:rsid w:val="00AC56ED"/>
    <w:rsid w:val="00AD0F5D"/>
    <w:rsid w:val="00AD13EC"/>
    <w:rsid w:val="00AD357D"/>
    <w:rsid w:val="00AD5C8A"/>
    <w:rsid w:val="00AE2C8B"/>
    <w:rsid w:val="00AE45B0"/>
    <w:rsid w:val="00AF0DE8"/>
    <w:rsid w:val="00AF534A"/>
    <w:rsid w:val="00B00503"/>
    <w:rsid w:val="00B035E6"/>
    <w:rsid w:val="00B11CFC"/>
    <w:rsid w:val="00B148E8"/>
    <w:rsid w:val="00B20665"/>
    <w:rsid w:val="00B218E6"/>
    <w:rsid w:val="00B22CAC"/>
    <w:rsid w:val="00B253D1"/>
    <w:rsid w:val="00B26387"/>
    <w:rsid w:val="00B27864"/>
    <w:rsid w:val="00B30BEE"/>
    <w:rsid w:val="00B34FD4"/>
    <w:rsid w:val="00B35266"/>
    <w:rsid w:val="00B35FB9"/>
    <w:rsid w:val="00B37647"/>
    <w:rsid w:val="00B40584"/>
    <w:rsid w:val="00B4186F"/>
    <w:rsid w:val="00B45D80"/>
    <w:rsid w:val="00B46619"/>
    <w:rsid w:val="00B54C9E"/>
    <w:rsid w:val="00B56FD7"/>
    <w:rsid w:val="00B57594"/>
    <w:rsid w:val="00B62CC7"/>
    <w:rsid w:val="00B734B6"/>
    <w:rsid w:val="00B738BF"/>
    <w:rsid w:val="00B740CF"/>
    <w:rsid w:val="00B74216"/>
    <w:rsid w:val="00B80735"/>
    <w:rsid w:val="00B80CDB"/>
    <w:rsid w:val="00B85245"/>
    <w:rsid w:val="00B8645C"/>
    <w:rsid w:val="00B8756A"/>
    <w:rsid w:val="00B87682"/>
    <w:rsid w:val="00B9176C"/>
    <w:rsid w:val="00BA1C89"/>
    <w:rsid w:val="00BA3315"/>
    <w:rsid w:val="00BA4158"/>
    <w:rsid w:val="00BA5BF5"/>
    <w:rsid w:val="00BA6A6F"/>
    <w:rsid w:val="00BB6371"/>
    <w:rsid w:val="00BB6DB1"/>
    <w:rsid w:val="00BC07E2"/>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E50B3"/>
    <w:rsid w:val="00BF21CF"/>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36145"/>
    <w:rsid w:val="00C45E2C"/>
    <w:rsid w:val="00C50CB8"/>
    <w:rsid w:val="00C52443"/>
    <w:rsid w:val="00C52FD1"/>
    <w:rsid w:val="00C543D6"/>
    <w:rsid w:val="00C544EA"/>
    <w:rsid w:val="00C5562C"/>
    <w:rsid w:val="00C62C44"/>
    <w:rsid w:val="00C66AC0"/>
    <w:rsid w:val="00C74E8E"/>
    <w:rsid w:val="00C75AF7"/>
    <w:rsid w:val="00C84E50"/>
    <w:rsid w:val="00C86B6F"/>
    <w:rsid w:val="00C90129"/>
    <w:rsid w:val="00C90BC5"/>
    <w:rsid w:val="00C93FF1"/>
    <w:rsid w:val="00CB119C"/>
    <w:rsid w:val="00CB2F1D"/>
    <w:rsid w:val="00CB4F9C"/>
    <w:rsid w:val="00CB6E74"/>
    <w:rsid w:val="00CB7A4C"/>
    <w:rsid w:val="00CC2675"/>
    <w:rsid w:val="00CC5B1A"/>
    <w:rsid w:val="00CC79F8"/>
    <w:rsid w:val="00CD1D6E"/>
    <w:rsid w:val="00CD5415"/>
    <w:rsid w:val="00CD7288"/>
    <w:rsid w:val="00CE04E4"/>
    <w:rsid w:val="00CE399C"/>
    <w:rsid w:val="00CE4A72"/>
    <w:rsid w:val="00CE5D56"/>
    <w:rsid w:val="00CF0FE1"/>
    <w:rsid w:val="00CF4C1F"/>
    <w:rsid w:val="00CF69F0"/>
    <w:rsid w:val="00D018F1"/>
    <w:rsid w:val="00D11084"/>
    <w:rsid w:val="00D119AB"/>
    <w:rsid w:val="00D11F93"/>
    <w:rsid w:val="00D13254"/>
    <w:rsid w:val="00D13955"/>
    <w:rsid w:val="00D13F7A"/>
    <w:rsid w:val="00D22515"/>
    <w:rsid w:val="00D22D63"/>
    <w:rsid w:val="00D24D70"/>
    <w:rsid w:val="00D30B7B"/>
    <w:rsid w:val="00D30B87"/>
    <w:rsid w:val="00D31084"/>
    <w:rsid w:val="00D415A9"/>
    <w:rsid w:val="00D45339"/>
    <w:rsid w:val="00D47F9B"/>
    <w:rsid w:val="00D5323A"/>
    <w:rsid w:val="00D539E8"/>
    <w:rsid w:val="00D6113B"/>
    <w:rsid w:val="00D653A3"/>
    <w:rsid w:val="00D676E2"/>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BC3"/>
    <w:rsid w:val="00DA0C15"/>
    <w:rsid w:val="00DA4978"/>
    <w:rsid w:val="00DA6C9B"/>
    <w:rsid w:val="00DA706F"/>
    <w:rsid w:val="00DB0406"/>
    <w:rsid w:val="00DB312E"/>
    <w:rsid w:val="00DC050A"/>
    <w:rsid w:val="00DC119F"/>
    <w:rsid w:val="00DC2744"/>
    <w:rsid w:val="00DC66F7"/>
    <w:rsid w:val="00DD1A5F"/>
    <w:rsid w:val="00DD1BB1"/>
    <w:rsid w:val="00DD253D"/>
    <w:rsid w:val="00DD4A7E"/>
    <w:rsid w:val="00DD74DE"/>
    <w:rsid w:val="00DE07B5"/>
    <w:rsid w:val="00DE336E"/>
    <w:rsid w:val="00DE3FEF"/>
    <w:rsid w:val="00DE5558"/>
    <w:rsid w:val="00DE6B4A"/>
    <w:rsid w:val="00DF1F42"/>
    <w:rsid w:val="00DF4316"/>
    <w:rsid w:val="00DF4CBE"/>
    <w:rsid w:val="00E016A3"/>
    <w:rsid w:val="00E05506"/>
    <w:rsid w:val="00E07224"/>
    <w:rsid w:val="00E1029A"/>
    <w:rsid w:val="00E14CBF"/>
    <w:rsid w:val="00E15B1F"/>
    <w:rsid w:val="00E1733A"/>
    <w:rsid w:val="00E27BE6"/>
    <w:rsid w:val="00E301AF"/>
    <w:rsid w:val="00E36205"/>
    <w:rsid w:val="00E42705"/>
    <w:rsid w:val="00E4427E"/>
    <w:rsid w:val="00E469D0"/>
    <w:rsid w:val="00E47945"/>
    <w:rsid w:val="00E50E18"/>
    <w:rsid w:val="00E543B1"/>
    <w:rsid w:val="00E547D4"/>
    <w:rsid w:val="00E5561A"/>
    <w:rsid w:val="00E74997"/>
    <w:rsid w:val="00E76EE8"/>
    <w:rsid w:val="00E800DB"/>
    <w:rsid w:val="00E81006"/>
    <w:rsid w:val="00E83011"/>
    <w:rsid w:val="00E838E2"/>
    <w:rsid w:val="00E86687"/>
    <w:rsid w:val="00E918ED"/>
    <w:rsid w:val="00E921B3"/>
    <w:rsid w:val="00E9528E"/>
    <w:rsid w:val="00E95417"/>
    <w:rsid w:val="00E958CA"/>
    <w:rsid w:val="00E97A4B"/>
    <w:rsid w:val="00E97AC9"/>
    <w:rsid w:val="00EA1118"/>
    <w:rsid w:val="00EA56F3"/>
    <w:rsid w:val="00EB3520"/>
    <w:rsid w:val="00EB4622"/>
    <w:rsid w:val="00EB5BF7"/>
    <w:rsid w:val="00EC3239"/>
    <w:rsid w:val="00EC4B67"/>
    <w:rsid w:val="00ED3D43"/>
    <w:rsid w:val="00ED4509"/>
    <w:rsid w:val="00ED47A8"/>
    <w:rsid w:val="00ED565B"/>
    <w:rsid w:val="00ED56D2"/>
    <w:rsid w:val="00EE40D6"/>
    <w:rsid w:val="00EE78EE"/>
    <w:rsid w:val="00EF0693"/>
    <w:rsid w:val="00EF15B1"/>
    <w:rsid w:val="00EF26A8"/>
    <w:rsid w:val="00EF66DB"/>
    <w:rsid w:val="00EF74E8"/>
    <w:rsid w:val="00F018F4"/>
    <w:rsid w:val="00F02425"/>
    <w:rsid w:val="00F02685"/>
    <w:rsid w:val="00F12938"/>
    <w:rsid w:val="00F143FC"/>
    <w:rsid w:val="00F16AB5"/>
    <w:rsid w:val="00F17CE4"/>
    <w:rsid w:val="00F17DAC"/>
    <w:rsid w:val="00F21C13"/>
    <w:rsid w:val="00F22441"/>
    <w:rsid w:val="00F250CC"/>
    <w:rsid w:val="00F27A03"/>
    <w:rsid w:val="00F3057B"/>
    <w:rsid w:val="00F31402"/>
    <w:rsid w:val="00F32C52"/>
    <w:rsid w:val="00F33280"/>
    <w:rsid w:val="00F33A4D"/>
    <w:rsid w:val="00F34B9B"/>
    <w:rsid w:val="00F37052"/>
    <w:rsid w:val="00F450BE"/>
    <w:rsid w:val="00F46A7D"/>
    <w:rsid w:val="00F56E7F"/>
    <w:rsid w:val="00F61DA7"/>
    <w:rsid w:val="00F663DE"/>
    <w:rsid w:val="00F7250B"/>
    <w:rsid w:val="00F73FFA"/>
    <w:rsid w:val="00F744FA"/>
    <w:rsid w:val="00F74543"/>
    <w:rsid w:val="00F77324"/>
    <w:rsid w:val="00F800EF"/>
    <w:rsid w:val="00F812BB"/>
    <w:rsid w:val="00F8177D"/>
    <w:rsid w:val="00F83497"/>
    <w:rsid w:val="00F943B0"/>
    <w:rsid w:val="00F95CE3"/>
    <w:rsid w:val="00FA1753"/>
    <w:rsid w:val="00FA5DA0"/>
    <w:rsid w:val="00FA7742"/>
    <w:rsid w:val="00FB2635"/>
    <w:rsid w:val="00FB661C"/>
    <w:rsid w:val="00FC3EEB"/>
    <w:rsid w:val="00FC46D0"/>
    <w:rsid w:val="00FC5271"/>
    <w:rsid w:val="00FC7AF8"/>
    <w:rsid w:val="00FD0465"/>
    <w:rsid w:val="00FD08C8"/>
    <w:rsid w:val="00FD41A0"/>
    <w:rsid w:val="00FD4915"/>
    <w:rsid w:val="00FD6886"/>
    <w:rsid w:val="00FD7154"/>
    <w:rsid w:val="00FE49C0"/>
    <w:rsid w:val="00FE7FD5"/>
    <w:rsid w:val="00FF0ABE"/>
    <w:rsid w:val="00FF12B9"/>
    <w:rsid w:val="00FF247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C07E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C07E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 w:type="character" w:customStyle="1" w:styleId="Heading6Char">
    <w:name w:val="Heading 6 Char"/>
    <w:basedOn w:val="DefaultParagraphFont"/>
    <w:link w:val="Heading6"/>
    <w:uiPriority w:val="9"/>
    <w:rsid w:val="00BC07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C07E2"/>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BC07E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78422875">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arxiv.org/find/cond-mat/1/au:+Nissen_P/0/1/0/all/0/1" TargetMode="External"/><Relationship Id="rId39" Type="http://schemas.openxmlformats.org/officeDocument/2006/relationships/hyperlink" Target="http://www.nature.com/nnano/journal/v9/n9/abs/nnano.2014.153.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arxiv.org/find/cond-mat/1/au:+Kuemmeth_F/0/1/0/all/0/1" TargetMode="External"/><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arxiv.org/find/cond-mat/1/au:+Martins_F/0/1/0/all/0/1" TargetMode="External"/><Relationship Id="rId33" Type="http://schemas.openxmlformats.org/officeDocument/2006/relationships/hyperlink" Target="https://arxiv.org/find/cond-mat/1/au:+Marcus_C/0/1/0/all/0/1" TargetMode="External"/><Relationship Id="rId38" Type="http://schemas.openxmlformats.org/officeDocument/2006/relationships/hyperlink" Target="http://www.nature.com/nature/journal/v526/n7573/abs/nature15263.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arxiv.org/find/cond-mat/1/au:+Rudner_M/0/1/0/all/0/1"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tiff"/><Relationship Id="rId24" Type="http://schemas.openxmlformats.org/officeDocument/2006/relationships/hyperlink" Target="https://arxiv.org/find/cond-mat/1/au:+Malinowski_F/0/1/0/all/0/1" TargetMode="External"/><Relationship Id="rId32" Type="http://schemas.openxmlformats.org/officeDocument/2006/relationships/hyperlink" Target="https://arxiv.org/find/cond-mat/1/au:+Manfra_M/0/1/0/all/0/1" TargetMode="External"/><Relationship Id="rId37" Type="http://schemas.openxmlformats.org/officeDocument/2006/relationships/hyperlink" Target="https://arxiv.org/abs/1605.07599" TargetMode="External"/><Relationship Id="rId40" Type="http://schemas.openxmlformats.org/officeDocument/2006/relationships/hyperlink" Target="http://scitation.aip.org/content/contributor/AU0359152;jsessionid=0v5VY-bGXJiQk8fx_SoWO4Dw.x-aip-live-0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arxiv.org/abs/quant-ph/0002077v3" TargetMode="External"/><Relationship Id="rId28" Type="http://schemas.openxmlformats.org/officeDocument/2006/relationships/hyperlink" Target="https://arxiv.org/find/cond-mat/1/au:+Cywinski_L/0/1/0/all/0/1" TargetMode="External"/><Relationship Id="rId36" Type="http://schemas.openxmlformats.org/officeDocument/2006/relationships/hyperlink" Target="http://pettagroup.princeton.edu/publications/2005/Science_309_2180_2005.pdf" TargetMode="External"/><Relationship Id="rId10" Type="http://schemas.openxmlformats.org/officeDocument/2006/relationships/image" Target="media/image3.tiff"/><Relationship Id="rId19" Type="http://schemas.openxmlformats.org/officeDocument/2006/relationships/hyperlink" Target="https://github.com/nanoelectronics-new/qtlab" TargetMode="External"/><Relationship Id="rId31" Type="http://schemas.openxmlformats.org/officeDocument/2006/relationships/hyperlink" Target="https://arxiv.org/find/cond-mat/1/au:+Gardner_G/0/1/0/all/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hyperlink" Target="https://arxiv.org/find/cond-mat/1/au:+Barnes_E/0/1/0/all/0/1" TargetMode="External"/><Relationship Id="rId30" Type="http://schemas.openxmlformats.org/officeDocument/2006/relationships/hyperlink" Target="https://arxiv.org/find/cond-mat/1/au:+Fallahi_S/0/1/0/all/0/1" TargetMode="External"/><Relationship Id="rId35" Type="http://schemas.openxmlformats.org/officeDocument/2006/relationships/hyperlink" Target="https://arxiv.org/abs/1601.06677"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93BAC-9B66-4D74-8FB5-E7B0E30C2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1834</TotalTime>
  <Pages>25</Pages>
  <Words>7103</Words>
  <Characters>40493</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47501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22</cp:revision>
  <dcterms:created xsi:type="dcterms:W3CDTF">2016-09-12T07:12:00Z</dcterms:created>
  <dcterms:modified xsi:type="dcterms:W3CDTF">2016-09-14T10:10:00Z</dcterms:modified>
</cp:coreProperties>
</file>