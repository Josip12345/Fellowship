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5C2ED5">
        <w:t>solid state implementations</w:t>
      </w:r>
      <w:r w:rsidR="00C84E50">
        <w:t xml:space="preserve"> 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3C0C6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r>
        <w:t xml:space="preserve">A few years after the Loss-DiVincenzo proposal for the realization of a scalable </w:t>
      </w:r>
      <w:r>
        <w:lastRenderedPageBreak/>
        <w:t xml:space="preserve">quantum computer,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w:t>
      </w:r>
      <w:r w:rsidR="001C30F2">
        <w:t xml:space="preserve">necessary </w:t>
      </w:r>
      <w:r>
        <w:t>criteria are:</w:t>
      </w:r>
      <w:ins w:id="0" w:author="Georgios KATSAROS" w:date="2016-08-27T00:23:00Z">
        <w:r w:rsidR="00457EBC">
          <w:t xml:space="preserve"> </w:t>
        </w:r>
      </w:ins>
    </w:p>
    <w:p w:rsidR="00A03474" w:rsidRDefault="009318DF" w:rsidP="002C4E62">
      <w:pPr>
        <w:pStyle w:val="ListParagraph"/>
        <w:numPr>
          <w:ilvl w:val="0"/>
          <w:numId w:val="3"/>
        </w:numPr>
      </w:pPr>
      <w:r w:rsidRPr="00A03474">
        <w:rPr>
          <w:b/>
          <w:shd w:val="clear" w:color="auto" w:fill="FFFFFF"/>
        </w:rPr>
        <w:t>I</w:t>
      </w:r>
      <w:r w:rsidR="00841043" w:rsidRPr="00A03474">
        <w:rPr>
          <w:b/>
          <w:shd w:val="clear" w:color="auto" w:fill="FFFFFF"/>
        </w:rPr>
        <w:t>dentification of well-defined qubits</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9318DF" w:rsidP="002C4E62">
      <w:pPr>
        <w:pStyle w:val="ListParagraph"/>
        <w:numPr>
          <w:ilvl w:val="0"/>
          <w:numId w:val="3"/>
        </w:numPr>
      </w:pPr>
      <w:r w:rsidRPr="00A03474">
        <w:rPr>
          <w:b/>
        </w:rPr>
        <w:t>R</w:t>
      </w:r>
      <w:r w:rsidR="003C0C66" w:rsidRPr="00A03474">
        <w:rPr>
          <w:b/>
        </w:rPr>
        <w:t>eliable state preparation</w:t>
      </w:r>
      <w:r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DE336E" w:rsidP="00DE336E">
      <w:pPr>
        <w:pStyle w:val="ListParagraph"/>
        <w:numPr>
          <w:ilvl w:val="0"/>
          <w:numId w:val="3"/>
        </w:numPr>
      </w:pPr>
      <w:r w:rsidRPr="00F143FC">
        <w:rPr>
          <w:b/>
        </w:rPr>
        <w:t>Low</w:t>
      </w:r>
      <w:r w:rsidR="003C0C66" w:rsidRPr="00F143FC">
        <w:rPr>
          <w:b/>
        </w:rPr>
        <w:t xml:space="preserve"> decoherence</w:t>
      </w:r>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 xml:space="preserve">Because of the several noise sources </w:t>
      </w:r>
      <w:r w:rsidR="00457EBC">
        <w:t xml:space="preserve">to which the qubit is exposed </w:t>
      </w:r>
      <w:r>
        <w:t>its initially prepared state is lost (</w:t>
      </w:r>
      <w:r w:rsidR="001C30F2">
        <w:t xml:space="preserve">it does </w:t>
      </w:r>
      <w:r>
        <w:t xml:space="preserve">decohere) with the time. It is desirable to have </w:t>
      </w:r>
      <w:r w:rsidR="001C30F2">
        <w:t xml:space="preserve">as long as possible </w:t>
      </w:r>
      <w:r>
        <w:t>coherence time</w:t>
      </w:r>
      <w:r w:rsidR="001C30F2">
        <w:t>s</w:t>
      </w:r>
      <w:r>
        <w:t xml:space="preserve">. </w:t>
      </w:r>
    </w:p>
    <w:p w:rsidR="003C3C5A" w:rsidRDefault="000940E2" w:rsidP="00961F10">
      <w:pPr>
        <w:pStyle w:val="ListParagraph"/>
        <w:numPr>
          <w:ilvl w:val="0"/>
          <w:numId w:val="3"/>
        </w:num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w:t>
      </w:r>
      <w:bookmarkStart w:id="1" w:name="_GoBack"/>
      <w:bookmarkEnd w:id="1"/>
      <w:r w:rsidR="004A0A4B" w:rsidRPr="003C3C5A">
        <w:rPr>
          <w:b/>
        </w:rPr>
        <w:t>state manipulation)</w:t>
      </w:r>
      <w:r w:rsidR="00DE336E" w:rsidRPr="003C3C5A">
        <w:rPr>
          <w:b/>
        </w:rPr>
        <w:t>:</w:t>
      </w:r>
      <w:r w:rsidR="00DE336E">
        <w:t xml:space="preserve"> </w:t>
      </w:r>
      <w:r w:rsidR="003A696D">
        <w:t>Quantu</w:t>
      </w:r>
      <w:r w:rsidR="00321003">
        <w:t>m logic gate state is represented by the qubits spin directions</w:t>
      </w:r>
      <w:r w:rsidR="003A696D">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0F70ED">
        <w:t>achieved by applying</w:t>
      </w:r>
      <w:r w:rsidR="003C3C5A">
        <w:t xml:space="preserve"> pulses which duration define rotati</w:t>
      </w:r>
      <w:r w:rsidR="000F70ED">
        <w:t>on angles.</w:t>
      </w:r>
    </w:p>
    <w:p w:rsidR="00224C13" w:rsidRDefault="004B4FA2" w:rsidP="00C80454">
      <w:pPr>
        <w:pStyle w:val="ListParagraph"/>
        <w:numPr>
          <w:ilvl w:val="0"/>
          <w:numId w:val="3"/>
        </w:numPr>
      </w:pPr>
      <w:r w:rsidRPr="007B0C9D">
        <w:rPr>
          <w:b/>
        </w:rPr>
        <w:t>S</w:t>
      </w:r>
      <w:r w:rsidR="003C0C66" w:rsidRPr="007B0C9D">
        <w:rPr>
          <w:b/>
        </w:rPr>
        <w:t>trong quantum measurements</w:t>
      </w:r>
      <w:r w:rsidR="008E561B" w:rsidRPr="007B0C9D">
        <w:rPr>
          <w:b/>
        </w:rPr>
        <w:t xml:space="preserve"> (state readout)</w:t>
      </w:r>
      <w:ins w:id="2" w:author="Georgios KATSAROS" w:date="2016-08-27T00:22:00Z">
        <w:r w:rsidR="00457EBC" w:rsidRPr="007B0C9D">
          <w:rPr>
            <w:b/>
          </w:rPr>
          <w:t xml:space="preserve"> (still I do not like the strong quantum measurement word, in which source did you find it?</w:t>
        </w:r>
      </w:ins>
      <w:ins w:id="3" w:author="Georgios KATSAROS" w:date="2016-08-27T00:25:00Z">
        <w:r w:rsidR="00457EBC" w:rsidRPr="007B0C9D">
          <w:rPr>
            <w:b/>
          </w:rPr>
          <w:t xml:space="preserve"> What about Quantum measurement of qubit state?</w:t>
        </w:r>
      </w:ins>
      <w:ins w:id="4" w:author="Georgios KATSAROS" w:date="2016-08-27T00:22:00Z">
        <w:r w:rsidR="00457EBC" w:rsidRPr="007B0C9D">
          <w:rPr>
            <w:b/>
          </w:rPr>
          <w:t>)</w:t>
        </w:r>
      </w:ins>
      <w:r w:rsidRPr="007B0C9D">
        <w:rPr>
          <w:b/>
        </w:rPr>
        <w:t>:</w:t>
      </w:r>
      <w:r>
        <w:t xml:space="preserve"> Quantum measurement is </w:t>
      </w:r>
      <w:r w:rsidR="00561A01">
        <w:t xml:space="preserve">a </w:t>
      </w:r>
      <w:r w:rsidR="007B0C9D">
        <w:t xml:space="preserve">process of getting the information about spin vector position. </w:t>
      </w:r>
    </w:p>
    <w:p w:rsidR="00D11084" w:rsidRPr="00D11084" w:rsidRDefault="00457EBC" w:rsidP="00457EBC">
      <w:pPr>
        <w:rPr>
          <w:b/>
          <w:vertAlign w:val="subscript"/>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coherence time on the other side. For making a set of quantum operation</w:t>
      </w:r>
      <w:r>
        <w:rPr>
          <w:b/>
        </w:rPr>
        <w:t>s</w:t>
      </w:r>
      <w:r w:rsidR="00D11084" w:rsidRPr="00E74997">
        <w:rPr>
          <w:b/>
        </w:rPr>
        <w:t xml:space="preserve"> correctly, </w:t>
      </w:r>
      <w:r w:rsidR="00D11084">
        <w:rPr>
          <w:b/>
        </w:rPr>
        <w:t xml:space="preserve">the </w:t>
      </w:r>
      <w:r w:rsidR="00D11084" w:rsidRPr="00E74997">
        <w:rPr>
          <w:b/>
        </w:rPr>
        <w:t>manipulation time for one operation need</w:t>
      </w:r>
      <w:r>
        <w:rPr>
          <w:b/>
        </w:rPr>
        <w:t>s</w:t>
      </w:r>
      <w:r w:rsidR="00D11084" w:rsidRPr="00E74997">
        <w:rPr>
          <w:b/>
        </w:rPr>
        <w:t xml:space="preserve"> to be much shorter than </w:t>
      </w:r>
      <w:r w:rsidR="00D11084">
        <w:rPr>
          <w:b/>
        </w:rPr>
        <w:t xml:space="preserve">the </w:t>
      </w:r>
      <w:r w:rsidR="00D11084" w:rsidRPr="00E74997">
        <w:rPr>
          <w:b/>
        </w:rPr>
        <w:t xml:space="preserve">coherence time. </w:t>
      </w:r>
      <w:r w:rsidR="00D11084">
        <w:rPr>
          <w:b/>
        </w:rPr>
        <w:t xml:space="preserve"> Benchmark for the manipulation time is </w:t>
      </w:r>
      <w:r>
        <w:rPr>
          <w:b/>
        </w:rPr>
        <w:t xml:space="preserve">the </w:t>
      </w:r>
      <w:r w:rsidR="00D11084">
        <w:rPr>
          <w:b/>
        </w:rPr>
        <w:t xml:space="preserve">minimum time needed </w:t>
      </w:r>
      <w:r w:rsidR="00D775CF">
        <w:rPr>
          <w:b/>
        </w:rPr>
        <w:t xml:space="preserve">for </w:t>
      </w:r>
      <w:r w:rsidR="00D775CF">
        <w:rPr>
          <w:b/>
        </w:rPr>
        <w:t>going from the one</w:t>
      </w:r>
      <w:r w:rsidR="00D775CF">
        <w:rPr>
          <w:b/>
        </w:rPr>
        <w:t xml:space="preserve"> spin</w:t>
      </w:r>
      <w:r w:rsidR="00D775CF">
        <w:rPr>
          <w:b/>
        </w:rPr>
        <w:t xml:space="preserve"> state to the other</w:t>
      </w:r>
      <w:r w:rsidR="00D11084">
        <w:rPr>
          <w:b/>
        </w:rPr>
        <w:t xml:space="preserve">. </w:t>
      </w:r>
    </w:p>
    <w:p w:rsidR="008109AB" w:rsidRDefault="008109AB" w:rsidP="009D17AE"/>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lastRenderedPageBreak/>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doping</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D11084">
        <w:t xml:space="preserve"> </w:t>
      </w:r>
      <w:r w:rsidR="00D775CF">
        <w:t>(</w:t>
      </w:r>
      <w:r w:rsidR="00D11084" w:rsidRPr="001A521D">
        <w:t>π</w:t>
      </w:r>
      <w:r w:rsidR="00671E19">
        <w:t xml:space="preserve"> spin rotation</w:t>
      </w:r>
      <w:r w:rsidR="00D775CF">
        <w:t>)</w:t>
      </w:r>
      <w:ins w:id="5" w:author="Georgios KATSAROS" w:date="2016-08-27T00:39:00Z">
        <w:r w:rsidR="00A5397D">
          <w:t xml:space="preserve"> (let’s discuss the definition of a pulse)</w:t>
        </w:r>
      </w:ins>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 of 60</w:t>
      </w:r>
      <w:r w:rsidR="00671E19">
        <w:t xml:space="preserve"> </w:t>
      </w:r>
      <w:r w:rsidR="00207CC3">
        <w:t>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of around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the </w:t>
      </w:r>
      <w:r w:rsidR="0039664B" w:rsidRPr="001A521D">
        <w:t>π</w:t>
      </w:r>
      <w:r w:rsidR="00671E19">
        <w:t xml:space="preserve"> rotation</w:t>
      </w:r>
      <w:r w:rsidR="0039664B">
        <w:t xml:space="preserve"> duration</w:t>
      </w:r>
      <w:r w:rsidR="00DF4CBE">
        <w:t xml:space="preserve"> time</w:t>
      </w:r>
      <w:r w:rsidR="00843ED2">
        <w:t xml:space="preserve"> for that case </w:t>
      </w:r>
      <w:r w:rsidR="00AD13EC">
        <w:t>was</w:t>
      </w:r>
      <w:r w:rsidR="0039664B">
        <w:t xml:space="preserve">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the </w:t>
      </w:r>
      <w:r w:rsidR="00971924">
        <w:t>coherence time using</w:t>
      </w:r>
      <w:r w:rsidR="00843ED2">
        <w:t xml:space="preserve"> the</w:t>
      </w:r>
      <w:r w:rsidR="00971924">
        <w:t xml:space="preserve"> Hahn-echo pulse sequence</w:t>
      </w:r>
      <w:r w:rsidR="00843ED2">
        <w:t xml:space="preserve"> </w:t>
      </w:r>
      <w:r w:rsidR="00971924">
        <w:t>T</w:t>
      </w:r>
      <w:r w:rsidR="00971924">
        <w:rPr>
          <w:vertAlign w:val="subscript"/>
        </w:rPr>
        <w:t>2</w:t>
      </w:r>
      <w:r w:rsidR="00671E19">
        <w:rPr>
          <w:vertAlign w:val="superscript"/>
        </w:rPr>
        <w:t>ECHO</w:t>
      </w:r>
      <w:r w:rsidR="00671E19">
        <w:t xml:space="preserve"> = 40 μs, while </w:t>
      </w:r>
      <w:r w:rsidR="00671E19" w:rsidRPr="001A521D">
        <w:t>π</w:t>
      </w:r>
      <w:r w:rsidR="00671E19">
        <w:t xml:space="preserve"> rotation duration</w:t>
      </w:r>
      <w:r w:rsidR="00671E19">
        <w:t xml:space="preserve"> </w:t>
      </w:r>
      <w:r w:rsidR="00671E19">
        <w:t>was</w:t>
      </w:r>
      <w:r>
        <w:t xml:space="preserve"> </w:t>
      </w:r>
      <w:r w:rsidR="00780B80">
        <w:t>around</w:t>
      </w:r>
      <w:r w:rsidR="00971924">
        <w:t xml:space="preserv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ins w:id="6" w:author="Josip KUKUCKA" w:date="2016-08-30T14:05:00Z">
        <w:r w:rsidR="00671E19">
          <w:t>(can we find the same coherence time (method) in each paper?)</w:t>
        </w:r>
        <w:r w:rsidR="00671E19">
          <w:t xml:space="preserve"> – Veldhorst does just CPMG</w:t>
        </w:r>
      </w:ins>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section</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B035E6" w:rsidRDefault="00961F10" w:rsidP="00C86B6F">
      <w:r>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ins w:id="7" w:author="Georgios KATSAROS" w:date="2016-08-27T00:51:00Z">
        <w:r w:rsidR="00624284">
          <w:t xml:space="preserve"> In addition, for purely heavy-hole (HH) states the dephasing time should be very long.</w:t>
        </w:r>
      </w:ins>
      <w:ins w:id="8" w:author="Georgios KATSAROS" w:date="2016-08-27T00:53:00Z">
        <w:r w:rsidR="00624284">
          <w:t xml:space="preserve"> In our group we study such qubits</w:t>
        </w:r>
      </w:ins>
      <w:ins w:id="9" w:author="Georgios KATSAROS" w:date="2016-08-27T00:55:00Z">
        <w:r w:rsidR="00387E18">
          <w:t>, in Ge self-assembled nanostructures</w:t>
        </w:r>
      </w:ins>
      <w:r w:rsidR="001B77CB">
        <w:t xml:space="preserve"> </w:t>
      </w:r>
      <w:ins w:id="10" w:author="Georgios KATSAROS" w:date="2016-08-27T00:55:00Z">
        <w:r w:rsidR="00387E18">
          <w:t>[10]</w:t>
        </w:r>
      </w:ins>
      <w:ins w:id="11" w:author="Georgios KATSAROS" w:date="2016-08-27T00:53:00Z">
        <w:r w:rsidR="00624284">
          <w:t xml:space="preserve">. </w:t>
        </w:r>
      </w:ins>
      <w:ins w:id="12" w:author="Georgios KATSAROS" w:date="2016-08-27T00:56:00Z">
        <w:r w:rsidR="00387E18">
          <w:t xml:space="preserve">Such nanostructures are created by epitaxial growth of Ge on Si. Such a growth leads, due to the different lattice constant, to various type of nanostructures. </w:t>
        </w:r>
      </w:ins>
      <w:ins w:id="13" w:author="Georgios KATSAROS" w:date="2016-08-27T00:57:00Z">
        <w:r w:rsidR="00387E18">
          <w:t xml:space="preserve">In this project the so-called Ge hut-wires are going to be studied. Very recently </w:t>
        </w:r>
      </w:ins>
      <w:r w:rsidR="001E79EC">
        <w:t>magnetotransport measurement</w:t>
      </w:r>
      <w:r w:rsidR="009251B7">
        <w:t xml:space="preserve"> have shown that 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indicating long coherence times for this material system.</w:t>
      </w:r>
      <w:r w:rsidR="00387E18">
        <w:rPr>
          <w:b/>
        </w:rPr>
        <w:t xml:space="preserve"> </w:t>
      </w:r>
      <w:del w:id="14" w:author="Georgios KATSAROS" w:date="2016-08-27T00:58:00Z">
        <w:r w:rsidR="009251B7" w:rsidRPr="00785174" w:rsidDel="00387E18">
          <w:rPr>
            <w:b/>
          </w:rPr>
          <w:delText xml:space="preserve"> type </w:delText>
        </w:r>
        <w:r w:rsidR="009251B7" w:rsidDel="00387E18">
          <w:delText xml:space="preserve">what leads to the </w:delText>
        </w:r>
        <w:r w:rsidR="009251B7" w:rsidRPr="00785174" w:rsidDel="00387E18">
          <w:rPr>
            <w:b/>
          </w:rPr>
          <w:delText>longer</w:delText>
        </w:r>
        <w:r w:rsidR="009251B7" w:rsidDel="00387E18">
          <w:delText xml:space="preserve"> dephasing and thus longer </w:delText>
        </w:r>
        <w:r w:rsidR="009251B7" w:rsidRPr="00785174" w:rsidDel="00387E18">
          <w:rPr>
            <w:b/>
          </w:rPr>
          <w:delText>coherence times</w:delText>
        </w:r>
        <w:r w:rsidR="009251B7" w:rsidDel="00387E18">
          <w:delText>.</w:delText>
        </w:r>
      </w:del>
    </w:p>
    <w:p w:rsidR="00CC2675" w:rsidRDefault="00785174" w:rsidP="009D17AE">
      <w:r w:rsidRPr="00C23830">
        <w:rPr>
          <w:noProof/>
        </w:rPr>
        <w:lastRenderedPageBreak/>
        <w:drawing>
          <wp:anchor distT="0" distB="0" distL="114300" distR="114300" simplePos="0" relativeHeight="251677696" behindDoc="0" locked="0" layoutInCell="1" allowOverlap="1" wp14:anchorId="34C8D646" wp14:editId="17D11A84">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SiGe nanowire</w:t>
      </w:r>
      <w:r w:rsidR="00C23830">
        <w:t xml:space="preserve"> contacted by palladium Pd source and drain electrodes</w:t>
      </w:r>
      <w:r w:rsidR="00744666">
        <w:t xml:space="preserve"> [10]</w:t>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24284" w:rsidP="009D17AE">
      <w:pPr>
        <w:rPr>
          <w:b/>
        </w:rPr>
      </w:pPr>
      <w:r w:rsidRPr="006C3B94">
        <w:rPr>
          <w:noProof/>
        </w:rPr>
        <w:drawing>
          <wp:anchor distT="0" distB="0" distL="114300" distR="114300" simplePos="0" relativeHeight="251676672" behindDoc="0" locked="0" layoutInCell="1" allowOverlap="1" wp14:anchorId="17B5030E" wp14:editId="1642F193">
            <wp:simplePos x="0" y="0"/>
            <wp:positionH relativeFrom="margin">
              <wp:posOffset>1432181</wp:posOffset>
            </wp:positionH>
            <wp:positionV relativeFrom="page">
              <wp:posOffset>434160</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w:t>
      </w:r>
      <w:ins w:id="15" w:author="Georgios KATSAROS" w:date="2016-08-27T00:58:00Z">
        <w:r w:rsidR="00387E18">
          <w:t xml:space="preserve">Here I would put a stability diagram of a single QD and combine Fig. 1 and Fig. 2 in one. </w:t>
        </w:r>
      </w:ins>
      <w:r>
        <w:t>Stability diagram of a SiGe nanowire double quant</w:t>
      </w:r>
      <w:r w:rsidR="00744666">
        <w:t>um dot</w:t>
      </w: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are applied in order to measure the state of a spin qubit and </w:t>
      </w:r>
      <w:r w:rsidR="00387E18">
        <w:t xml:space="preserve">to </w:t>
      </w:r>
      <w:r>
        <w:t xml:space="preserve">extract the coherence times: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C86B6F" w:rsidRDefault="00334797" w:rsidP="001B77CB">
      <w:pPr>
        <w:pStyle w:val="ListParagraph"/>
        <w:numPr>
          <w:ilvl w:val="0"/>
          <w:numId w:val="22"/>
        </w:numPr>
      </w:pPr>
      <w:r>
        <w:t>D</w:t>
      </w:r>
      <w:r w:rsidR="001860D4">
        <w:t xml:space="preserve">ifferential measurement (AC current readout) </w:t>
      </w:r>
      <w:r w:rsidR="00C86B6F">
        <w:t xml:space="preserve">: The </w:t>
      </w:r>
      <w:r w:rsidR="00C86B6F">
        <w:t>d</w:t>
      </w:r>
      <w:r w:rsidR="00C86B6F">
        <w:t xml:space="preserve">ifferential measurement (AC current readout) has the same drawbacks as DC current readout. It is typically done with </w:t>
      </w:r>
      <w:r w:rsidR="00C86B6F">
        <w:t xml:space="preserve">a </w:t>
      </w:r>
      <w:r w:rsidR="00C86B6F">
        <w:t xml:space="preserve">low frequency lock in technique. Because of the low frequency noise, </w:t>
      </w:r>
      <w:r w:rsidR="00C86B6F">
        <w:t xml:space="preserve">a </w:t>
      </w:r>
      <w:r w:rsidR="00C86B6F">
        <w:t xml:space="preserve">lock in amplifier usually operates on </w:t>
      </w:r>
      <w:r w:rsidR="00C86B6F">
        <w:t xml:space="preserve">a </w:t>
      </w:r>
      <w:r w:rsidR="00C86B6F">
        <w:lastRenderedPageBreak/>
        <w:t xml:space="preserve">very narrow </w:t>
      </w:r>
      <w:r w:rsidR="00C86B6F">
        <w:t>BW</w:t>
      </w:r>
      <w:r w:rsidR="00C86B6F">
        <w:t xml:space="preserve"> around </w:t>
      </w:r>
      <w:r w:rsidR="00C86B6F">
        <w:t xml:space="preserve">the </w:t>
      </w:r>
      <w:r w:rsidR="00801743">
        <w:t xml:space="preserve">measurement </w:t>
      </w:r>
      <w:r w:rsidR="00C86B6F">
        <w:t>frequency, which lead</w:t>
      </w:r>
      <w:r w:rsidR="00C86B6F">
        <w:t>s</w:t>
      </w:r>
      <w:r w:rsidR="00C86B6F">
        <w:t xml:space="preserve"> to long measurement time</w:t>
      </w:r>
      <w:ins w:id="16" w:author="Georgios KATSAROS" w:date="2016-08-27T01:06:00Z">
        <w:r w:rsidR="00801743">
          <w:t>s (let’s discuss this)</w:t>
        </w:r>
      </w:ins>
      <w:r w:rsidR="00C86B6F">
        <w:t>.</w:t>
      </w:r>
    </w:p>
    <w:p w:rsidR="001860D4" w:rsidRDefault="001860D4">
      <w:pPr>
        <w:pStyle w:val="ListParagraph"/>
        <w:pPrChange w:id="17" w:author="Georgios KATSAROS" w:date="2016-08-27T01:10:00Z">
          <w:pPr>
            <w:pStyle w:val="ListParagraph"/>
            <w:numPr>
              <w:numId w:val="5"/>
            </w:numPr>
            <w:ind w:hanging="360"/>
          </w:pPr>
        </w:pPrChange>
      </w:pP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ED3D43" w:rsidRDefault="00E5561A" w:rsidP="00BC0EAE">
      <w:pPr>
        <w:rPr>
          <w:b/>
        </w:rPr>
      </w:pPr>
      <w:r w:rsidRPr="00E5561A">
        <w:rPr>
          <w:b/>
          <w:noProof/>
        </w:rPr>
        <w:lastRenderedPageBreak/>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340" cy="2065909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340" cy="2065909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18"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9"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20" w:author="Georgios KATSAROS" w:date="2016-08-27T01:50:00Z">
                              <w:r w:rsidRPr="00E5561A">
                                <w:rPr>
                                  <w:rFonts w:eastAsiaTheme="minorEastAsia"/>
                                  <w:sz w:val="18"/>
                                  <w:szCs w:val="18"/>
                                </w:rPr>
                                <w:t xml:space="preserve">Maybe already here you should say sth about the </w:t>
                              </w:r>
                            </w:ins>
                            <w:ins w:id="21" w:author="Georgios KATSAROS" w:date="2016-08-27T02:38:00Z">
                              <w:r w:rsidRPr="00E5561A">
                                <w:rPr>
                                  <w:rFonts w:eastAsiaTheme="minorEastAsia"/>
                                  <w:sz w:val="18"/>
                                  <w:szCs w:val="18"/>
                                </w:rPr>
                                <w:t>sensitivity</w:t>
                              </w:r>
                            </w:ins>
                            <w:ins w:id="22" w:author="Georgios KATSAROS" w:date="2016-08-27T01:50:00Z">
                              <w:r w:rsidRPr="00E5561A">
                                <w:rPr>
                                  <w:rFonts w:eastAsiaTheme="minorEastAsia"/>
                                  <w:sz w:val="18"/>
                                  <w:szCs w:val="18"/>
                                </w:rPr>
                                <w:t>?</w:t>
                              </w:r>
                            </w:ins>
                            <w:r w:rsidR="00711862">
                              <w:rPr>
                                <w:rFonts w:eastAsiaTheme="minorEastAsia"/>
                                <w:sz w:val="18"/>
                                <w:szCs w:val="18"/>
                              </w:rPr>
                              <w:t xml:space="preserve"> </w:t>
                            </w:r>
                            <w:ins w:id="23" w:author="Josip KUKUCKA" w:date="2016-08-30T14:37:00Z">
                              <w:r w:rsidR="00711862">
                                <w:rPr>
                                  <w:rFonts w:eastAsiaTheme="minorEastAsia"/>
                                  <w:sz w:val="18"/>
                                  <w:szCs w:val="18"/>
                                </w:rPr>
                                <w:t xml:space="preserve">– </w:t>
                              </w:r>
                            </w:ins>
                            <w:del w:id="24"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pt;height:1626.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25"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26"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27" w:author="Georgios KATSAROS" w:date="2016-08-27T01:50:00Z">
                        <w:r w:rsidRPr="00E5561A">
                          <w:rPr>
                            <w:rFonts w:eastAsiaTheme="minorEastAsia"/>
                            <w:sz w:val="18"/>
                            <w:szCs w:val="18"/>
                          </w:rPr>
                          <w:t xml:space="preserve">Maybe already here you should say sth about the </w:t>
                        </w:r>
                      </w:ins>
                      <w:ins w:id="28" w:author="Georgios KATSAROS" w:date="2016-08-27T02:38:00Z">
                        <w:r w:rsidRPr="00E5561A">
                          <w:rPr>
                            <w:rFonts w:eastAsiaTheme="minorEastAsia"/>
                            <w:sz w:val="18"/>
                            <w:szCs w:val="18"/>
                          </w:rPr>
                          <w:t>sensitivity</w:t>
                        </w:r>
                      </w:ins>
                      <w:ins w:id="29" w:author="Georgios KATSAROS" w:date="2016-08-27T01:50:00Z">
                        <w:r w:rsidRPr="00E5561A">
                          <w:rPr>
                            <w:rFonts w:eastAsiaTheme="minorEastAsia"/>
                            <w:sz w:val="18"/>
                            <w:szCs w:val="18"/>
                          </w:rPr>
                          <w:t>?</w:t>
                        </w:r>
                      </w:ins>
                      <w:r w:rsidR="00711862">
                        <w:rPr>
                          <w:rFonts w:eastAsiaTheme="minorEastAsia"/>
                          <w:sz w:val="18"/>
                          <w:szCs w:val="18"/>
                        </w:rPr>
                        <w:t xml:space="preserve"> </w:t>
                      </w:r>
                      <w:ins w:id="30" w:author="Josip KUKUCKA" w:date="2016-08-30T14:37:00Z">
                        <w:r w:rsidR="00711862">
                          <w:rPr>
                            <w:rFonts w:eastAsiaTheme="minorEastAsia"/>
                            <w:sz w:val="18"/>
                            <w:szCs w:val="18"/>
                          </w:rPr>
                          <w:t xml:space="preserve">– </w:t>
                        </w:r>
                      </w:ins>
                      <w:del w:id="31"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v:textbox>
                <w10:wrap type="square"/>
              </v:shape>
            </w:pict>
          </mc:Fallback>
        </mc:AlternateContent>
      </w:r>
    </w:p>
    <w:p w:rsidR="00ED3D43" w:rsidRDefault="00ED3D43" w:rsidP="00BC0EAE">
      <w:pPr>
        <w:rPr>
          <w:b/>
        </w:rPr>
      </w:pPr>
    </w:p>
    <w:p w:rsidR="004D4908" w:rsidRPr="004D4908" w:rsidRDefault="004D4908" w:rsidP="004D4908"/>
    <w:p w:rsidR="00A11815" w:rsidRDefault="000F44F9" w:rsidP="00776062">
      <w:pPr>
        <w:pStyle w:val="Heading3"/>
        <w:rPr>
          <w:ins w:id="32" w:author="Georgios KATSAROS" w:date="2016-08-27T01:05:00Z"/>
        </w:rPr>
      </w:pPr>
      <w:r>
        <w:t>Definition of the problem:</w:t>
      </w:r>
    </w:p>
    <w:p w:rsidR="00801743" w:rsidRDefault="00801743">
      <w:pPr>
        <w:rPr>
          <w:ins w:id="33" w:author="Georgios KATSAROS" w:date="2016-08-27T01:05:00Z"/>
        </w:rPr>
        <w:pPrChange w:id="34" w:author="Georgios KATSAROS" w:date="2016-08-27T01:05:00Z">
          <w:pPr>
            <w:pStyle w:val="Heading3"/>
          </w:pPr>
        </w:pPrChange>
      </w:pPr>
    </w:p>
    <w:p w:rsidR="00801743" w:rsidRPr="00801743" w:rsidDel="00165BDB" w:rsidRDefault="00801743">
      <w:pPr>
        <w:rPr>
          <w:del w:id="35" w:author="Georgios KATSAROS" w:date="2016-08-27T02:19:00Z"/>
        </w:rPr>
        <w:pPrChange w:id="36" w:author="Georgios KATSAROS" w:date="2016-08-27T01:05:00Z">
          <w:pPr>
            <w:pStyle w:val="Heading3"/>
          </w:pPr>
        </w:pPrChange>
      </w:pPr>
    </w:p>
    <w:p w:rsidR="006D225E" w:rsidRPr="007E48A5" w:rsidDel="004D6D7B" w:rsidRDefault="00626F0C" w:rsidP="009D17AE">
      <w:pPr>
        <w:rPr>
          <w:del w:id="37" w:author="Georgios KATSAROS" w:date="2016-08-27T02:14:00Z"/>
          <w:b/>
        </w:rPr>
      </w:pPr>
      <w:r w:rsidRPr="00605679">
        <w:rPr>
          <w:b/>
        </w:rPr>
        <w:t xml:space="preserve">Since </w:t>
      </w:r>
      <w:del w:id="38" w:author="Georgios KATSAROS" w:date="2016-08-27T02:09:00Z">
        <w:r w:rsidRPr="00605679" w:rsidDel="004D6D7B">
          <w:rPr>
            <w:b/>
          </w:rPr>
          <w:delText xml:space="preserve">the </w:delText>
        </w:r>
      </w:del>
      <w:r w:rsidRPr="00605679">
        <w:rPr>
          <w:b/>
        </w:rPr>
        <w:t>charge transport</w:t>
      </w:r>
      <w:r w:rsidR="0005550C">
        <w:rPr>
          <w:b/>
        </w:rPr>
        <w:t xml:space="preserve"> through the </w:t>
      </w:r>
      <w:ins w:id="39" w:author="Georgios KATSAROS" w:date="2016-08-27T02:09:00Z">
        <w:r w:rsidR="004D6D7B">
          <w:rPr>
            <w:b/>
          </w:rPr>
          <w:t xml:space="preserve">QD hosting the </w:t>
        </w:r>
      </w:ins>
      <w:r w:rsidR="0005550C">
        <w:rPr>
          <w:b/>
        </w:rPr>
        <w:t xml:space="preserve">qubit, </w:t>
      </w:r>
      <w:ins w:id="40" w:author="Georgios KATSAROS" w:date="2016-08-27T02:10:00Z">
        <w:r w:rsidR="004D6D7B">
          <w:rPr>
            <w:b/>
          </w:rPr>
          <w:t xml:space="preserve">is </w:t>
        </w:r>
      </w:ins>
      <w:r w:rsidR="0005550C">
        <w:rPr>
          <w:b/>
        </w:rPr>
        <w:t xml:space="preserve">in </w:t>
      </w:r>
      <w:ins w:id="41" w:author="Georgios KATSAROS" w:date="2016-08-27T02:22:00Z">
        <w:r w:rsidR="00165BDB">
          <w:rPr>
            <w:b/>
          </w:rPr>
          <w:t xml:space="preserve">many </w:t>
        </w:r>
      </w:ins>
      <w:del w:id="42" w:author="Georgios KATSAROS" w:date="2016-08-27T02:22:00Z">
        <w:r w:rsidR="0005550C" w:rsidDel="00165BDB">
          <w:rPr>
            <w:b/>
          </w:rPr>
          <w:delText>majority of</w:delText>
        </w:r>
      </w:del>
      <w:r w:rsidR="0005550C">
        <w:rPr>
          <w:b/>
        </w:rPr>
        <w:t xml:space="preserve"> </w:t>
      </w:r>
      <w:del w:id="43" w:author="Georgios KATSAROS" w:date="2016-08-27T02:13:00Z">
        <w:r w:rsidR="0005550C" w:rsidDel="004D6D7B">
          <w:rPr>
            <w:b/>
          </w:rPr>
          <w:delText>our experiments</w:delText>
        </w:r>
      </w:del>
      <w:ins w:id="44" w:author="Georgios KATSAROS" w:date="2016-08-27T02:13:00Z">
        <w:r w:rsidR="004D6D7B">
          <w:rPr>
            <w:b/>
          </w:rPr>
          <w:t>qubit experiments</w:t>
        </w:r>
      </w:ins>
      <w:r w:rsidR="0005550C">
        <w:rPr>
          <w:b/>
        </w:rPr>
        <w:t xml:space="preserve"> </w:t>
      </w:r>
      <w:ins w:id="45" w:author="Georgios KATSAROS" w:date="2016-08-27T02:10:00Z">
        <w:r w:rsidR="004D6D7B">
          <w:rPr>
            <w:b/>
          </w:rPr>
          <w:t xml:space="preserve">unwanted because it is an invasive method, </w:t>
        </w:r>
      </w:ins>
      <w:ins w:id="46" w:author="Georgios KATSAROS" w:date="2016-08-27T02:12:00Z">
        <w:r w:rsidR="004D6D7B">
          <w:rPr>
            <w:b/>
          </w:rPr>
          <w:t xml:space="preserve">alternative methods have been looked for. </w:t>
        </w:r>
      </w:ins>
      <w:del w:id="47" w:author="Georgios KATSAROS" w:date="2016-08-27T02:10:00Z">
        <w:r w:rsidR="0005550C" w:rsidDel="004D6D7B">
          <w:rPr>
            <w:b/>
          </w:rPr>
          <w:delText>is not allowed</w:delText>
        </w:r>
        <w:r w:rsidR="00262D48" w:rsidRPr="00605679" w:rsidDel="004D6D7B">
          <w:rPr>
            <w:b/>
          </w:rPr>
          <w:delText>,</w:delText>
        </w:r>
        <w:r w:rsidR="006D225E" w:rsidRPr="00605679" w:rsidDel="004D6D7B">
          <w:rPr>
            <w:b/>
          </w:rPr>
          <w:delText xml:space="preserve"> </w:delText>
        </w:r>
      </w:del>
      <w:del w:id="48" w:author="Georgios KATSAROS" w:date="2016-08-27T02:14:00Z">
        <w:r w:rsidR="006D225E" w:rsidRPr="00605679" w:rsidDel="004D6D7B">
          <w:rPr>
            <w:b/>
          </w:rPr>
          <w:delText>all readout</w:delText>
        </w:r>
        <w:r w:rsidR="006D225E" w:rsidRPr="007E48A5" w:rsidDel="004D6D7B">
          <w:rPr>
            <w:b/>
          </w:rPr>
          <w:delText xml:space="preserve"> techniques based on charg</w:delText>
        </w:r>
        <w:r w:rsidR="00367501" w:rsidRPr="007E48A5" w:rsidDel="004D6D7B">
          <w:rPr>
            <w:b/>
          </w:rPr>
          <w:delText xml:space="preserve">e transport </w:delText>
        </w:r>
        <w:r w:rsidR="006D225E" w:rsidRPr="007E48A5" w:rsidDel="004D6D7B">
          <w:rPr>
            <w:b/>
          </w:rPr>
          <w:delText>are not</w:delText>
        </w:r>
        <w:r w:rsidR="0079533E" w:rsidRPr="007E48A5" w:rsidDel="004D6D7B">
          <w:rPr>
            <w:b/>
          </w:rPr>
          <w:delText xml:space="preserve"> </w:delText>
        </w:r>
        <w:r w:rsidR="00DF4316" w:rsidDel="004D6D7B">
          <w:rPr>
            <w:b/>
          </w:rPr>
          <w:delText xml:space="preserve">applicable since no current is flowing. </w:delText>
        </w:r>
        <w:r w:rsidR="00605679" w:rsidDel="004D6D7B">
          <w:rPr>
            <w:b/>
          </w:rPr>
          <w:delText xml:space="preserve">Readout techniques in this category are </w:delText>
        </w:r>
        <w:r w:rsidR="0079533E" w:rsidRPr="007E48A5" w:rsidDel="004D6D7B">
          <w:rPr>
            <w:b/>
          </w:rPr>
          <w:delText>DC current readout, AC current readout and ohmic reflectometry.</w:delText>
        </w:r>
      </w:del>
    </w:p>
    <w:p w:rsidR="0079533E" w:rsidRDefault="00DF4316" w:rsidP="009D17AE">
      <w:r>
        <w:t xml:space="preserve">A usual </w:t>
      </w:r>
      <w:r w:rsidR="0079533E">
        <w:t>solution to this problem is t</w:t>
      </w:r>
      <w:r w:rsidR="00BE1763">
        <w:t xml:space="preserve">o place </w:t>
      </w:r>
      <w:r w:rsidR="0005550C">
        <w:t xml:space="preserve">next to a measured qubit an </w:t>
      </w:r>
      <w:r w:rsidR="00BE1763">
        <w:t xml:space="preserve">additional, separated </w:t>
      </w:r>
      <w:del w:id="49" w:author="Georgios KATSAROS" w:date="2016-08-27T02:14:00Z">
        <w:r w:rsidR="00BE1763" w:rsidDel="004D6D7B">
          <w:delText>quantum dot</w:delText>
        </w:r>
      </w:del>
      <w:ins w:id="50" w:author="Georgios KATSAROS" w:date="2016-08-27T02:14:00Z">
        <w:r w:rsidR="004D6D7B">
          <w:t>QD</w:t>
        </w:r>
      </w:ins>
      <w:r w:rsidR="004D4908">
        <w:t xml:space="preserve"> in </w:t>
      </w:r>
      <w:r>
        <w:t xml:space="preserve">the </w:t>
      </w:r>
      <w:r w:rsidR="004D4908">
        <w:t xml:space="preserve">form of </w:t>
      </w:r>
      <w:r>
        <w:t xml:space="preserve">a </w:t>
      </w:r>
      <w:r w:rsidR="004D4908">
        <w:t>single electron</w:t>
      </w:r>
      <w:r w:rsidR="009221DD">
        <w:t xml:space="preserve"> (hole)</w:t>
      </w:r>
      <w:r w:rsidR="004D4908">
        <w:t xml:space="preserve"> transistor</w:t>
      </w:r>
      <w:r w:rsidR="00BE1763">
        <w:t xml:space="preserve"> or </w:t>
      </w:r>
      <w:ins w:id="51" w:author="Georgios KATSAROS" w:date="2016-08-27T02:14:00Z">
        <w:r w:rsidR="004D6D7B">
          <w:t xml:space="preserve">a </w:t>
        </w:r>
      </w:ins>
      <w:r w:rsidR="00BE1763">
        <w:t>quantum point contact</w:t>
      </w:r>
      <w:r w:rsidR="00632E07">
        <w:t>, called charge sensor</w:t>
      </w:r>
      <w:r>
        <w:t xml:space="preserve">. The charge sensor is </w:t>
      </w:r>
      <w:r w:rsidR="0079533E">
        <w:t>electrostatically coupled and thus sensitive</w:t>
      </w:r>
      <w:r w:rsidR="00133981">
        <w:t xml:space="preserve"> to </w:t>
      </w:r>
      <w:r>
        <w:t xml:space="preserve">the </w:t>
      </w:r>
      <w:r w:rsidR="00133981">
        <w:t xml:space="preserve">charge configuration in </w:t>
      </w:r>
      <w:r>
        <w:t>the</w:t>
      </w:r>
      <w:r w:rsidR="0005550C">
        <w:t xml:space="preserve"> qubit</w:t>
      </w:r>
      <w:r w:rsidR="00632E07">
        <w:t xml:space="preserve">. </w:t>
      </w:r>
      <w:r>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ins w:id="52" w:author="Georgios KATSAROS" w:date="2016-08-27T02:14:00Z">
        <w:r w:rsidR="004D6D7B">
          <w:t xml:space="preserve"> (DC current readout, AC current readout)</w:t>
        </w:r>
      </w:ins>
      <w:r w:rsidR="0079533E">
        <w:t xml:space="preserve"> and ohmic reflectometry.</w:t>
      </w:r>
      <w:r w:rsidR="00007E8F">
        <w:t xml:space="preserve"> </w:t>
      </w:r>
    </w:p>
    <w:p w:rsidR="00165BDB" w:rsidRDefault="00DF4316" w:rsidP="00512FD8">
      <w:pPr>
        <w:rPr>
          <w:ins w:id="53" w:author="Georgios KATSAROS" w:date="2016-08-27T02:24:00Z"/>
        </w:rPr>
      </w:pPr>
      <w:r>
        <w:rPr>
          <w:b/>
        </w:rPr>
        <w:t>However, c</w:t>
      </w:r>
      <w:r w:rsidR="00BE1763" w:rsidRPr="00512FD8">
        <w:rPr>
          <w:b/>
        </w:rPr>
        <w:t>harge</w:t>
      </w:r>
      <w:r w:rsidR="0007448F" w:rsidRPr="00512FD8">
        <w:rPr>
          <w:b/>
        </w:rPr>
        <w:t xml:space="preserve"> sensors</w:t>
      </w:r>
      <w:r w:rsidR="00E14CBF" w:rsidRPr="00512FD8">
        <w:rPr>
          <w:b/>
        </w:rPr>
        <w:t xml:space="preserve"> suffer from </w:t>
      </w:r>
      <w:del w:id="54" w:author="Georgios KATSAROS" w:date="2016-08-27T02:15:00Z">
        <w:r w:rsidR="00E14CBF" w:rsidRPr="00512FD8" w:rsidDel="004D6D7B">
          <w:rPr>
            <w:b/>
          </w:rPr>
          <w:delText xml:space="preserve">conductance profile </w:delText>
        </w:r>
      </w:del>
      <w:r w:rsidR="00E14CBF" w:rsidRPr="00512FD8">
        <w:rPr>
          <w:b/>
        </w:rPr>
        <w:t xml:space="preserve">thermal broadening </w:t>
      </w:r>
      <w:ins w:id="55" w:author="Georgios KATSAROS" w:date="2016-08-27T02:16:00Z">
        <w:r w:rsidR="004D6D7B">
          <w:rPr>
            <w:b/>
          </w:rPr>
          <w:t xml:space="preserve">of the conductance features (coulomb peaks, conductance plateaus) </w:t>
        </w:r>
      </w:ins>
      <w:del w:id="56" w:author="Georgios KATSAROS" w:date="2016-08-27T02:16:00Z">
        <w:r w:rsidR="00E14CBF" w:rsidRPr="00512FD8" w:rsidDel="004D6D7B">
          <w:rPr>
            <w:b/>
          </w:rPr>
          <w:delText xml:space="preserve">what </w:delText>
        </w:r>
      </w:del>
      <w:ins w:id="57" w:author="Georgios KATSAROS" w:date="2016-08-27T02:16:00Z">
        <w:r w:rsidR="004D6D7B" w:rsidRPr="00512FD8">
          <w:rPr>
            <w:b/>
          </w:rPr>
          <w:t>wh</w:t>
        </w:r>
        <w:r w:rsidR="004D6D7B">
          <w:rPr>
            <w:b/>
          </w:rPr>
          <w:t xml:space="preserve">ich </w:t>
        </w:r>
      </w:ins>
      <w:r w:rsidR="00E14CBF" w:rsidRPr="00512FD8">
        <w:rPr>
          <w:b/>
        </w:rPr>
        <w:t>lowers the sensitiv</w:t>
      </w:r>
      <w:r w:rsidR="0007448F" w:rsidRPr="00512FD8">
        <w:rPr>
          <w:b/>
        </w:rPr>
        <w:t xml:space="preserve">ity </w:t>
      </w:r>
      <w:ins w:id="58" w:author="Georgios KATSAROS" w:date="2016-08-27T02:16:00Z">
        <w:r w:rsidR="004D6D7B">
          <w:rPr>
            <w:b/>
          </w:rPr>
          <w:t xml:space="preserve">and </w:t>
        </w:r>
      </w:ins>
      <w:r w:rsidR="0007448F" w:rsidRPr="00512FD8">
        <w:rPr>
          <w:b/>
        </w:rPr>
        <w:t xml:space="preserve">thus </w:t>
      </w:r>
      <w:ins w:id="59" w:author="Georgios KATSAROS" w:date="2016-08-27T02:16:00Z">
        <w:r w:rsidR="004D6D7B">
          <w:rPr>
            <w:b/>
          </w:rPr>
          <w:t xml:space="preserve">the </w:t>
        </w:r>
      </w:ins>
      <w:ins w:id="60" w:author="Georgios KATSAROS" w:date="2016-08-27T02:29:00Z">
        <w:r w:rsidR="009626B0">
          <w:rPr>
            <w:b/>
          </w:rPr>
          <w:t xml:space="preserve">readout </w:t>
        </w:r>
      </w:ins>
      <w:r w:rsidR="0007448F" w:rsidRPr="00512FD8">
        <w:rPr>
          <w:b/>
        </w:rPr>
        <w:t>speed</w:t>
      </w:r>
      <w:del w:id="61" w:author="Georgios KATSAROS" w:date="2016-08-27T02:29:00Z">
        <w:r w:rsidR="0007448F" w:rsidRPr="00512FD8" w:rsidDel="009626B0">
          <w:rPr>
            <w:b/>
          </w:rPr>
          <w:delText xml:space="preserve"> of readout</w:delText>
        </w:r>
      </w:del>
      <w:r w:rsidR="00E14CBF" w:rsidRPr="00512FD8">
        <w:rPr>
          <w:b/>
        </w:rPr>
        <w:t>.</w:t>
      </w:r>
      <w:r w:rsidR="0007448F" w:rsidRPr="00512FD8">
        <w:rPr>
          <w:b/>
        </w:rPr>
        <w:t xml:space="preserve"> </w:t>
      </w:r>
      <w:ins w:id="62" w:author="Georgios KATSAROS" w:date="2016-08-27T02:23:00Z">
        <w:r w:rsidR="00165BDB">
          <w:rPr>
            <w:b/>
          </w:rPr>
          <w:t xml:space="preserve">In addition, </w:t>
        </w:r>
      </w:ins>
      <w:del w:id="63" w:author="Georgios KATSAROS" w:date="2016-08-27T02:23:00Z">
        <w:r w:rsidR="0007448F" w:rsidRPr="00512FD8" w:rsidDel="00165BDB">
          <w:rPr>
            <w:b/>
          </w:rPr>
          <w:delText>T</w:delText>
        </w:r>
      </w:del>
      <w:ins w:id="64" w:author="Georgios KATSAROS" w:date="2016-08-27T02:23:00Z">
        <w:r w:rsidR="00165BDB">
          <w:rPr>
            <w:b/>
          </w:rPr>
          <w:t>t</w:t>
        </w:r>
      </w:ins>
      <w:r w:rsidR="0007448F" w:rsidRPr="00512FD8">
        <w:rPr>
          <w:b/>
        </w:rPr>
        <w:t>he</w:t>
      </w:r>
      <w:ins w:id="65" w:author="Georgios KATSAROS" w:date="2016-08-27T02:18:00Z">
        <w:r w:rsidR="004D6D7B">
          <w:rPr>
            <w:b/>
          </w:rPr>
          <w:t xml:space="preserve">ir gate voltage needs also to be continuously adapted in order to compensate the </w:t>
        </w:r>
      </w:ins>
      <w:ins w:id="66" w:author="Georgios KATSAROS" w:date="2016-08-27T02:19:00Z">
        <w:r w:rsidR="004D6D7B">
          <w:rPr>
            <w:b/>
          </w:rPr>
          <w:t>influence</w:t>
        </w:r>
      </w:ins>
      <w:ins w:id="67" w:author="Georgios KATSAROS" w:date="2016-08-27T02:18:00Z">
        <w:r w:rsidR="004D6D7B">
          <w:rPr>
            <w:b/>
          </w:rPr>
          <w:t xml:space="preserve"> of the </w:t>
        </w:r>
      </w:ins>
      <w:del w:id="68" w:author="Georgios KATSAROS" w:date="2016-08-27T02:19:00Z">
        <w:r w:rsidR="0007448F" w:rsidRPr="00512FD8" w:rsidDel="004D6D7B">
          <w:rPr>
            <w:b/>
          </w:rPr>
          <w:delText>y</w:delText>
        </w:r>
        <w:r w:rsidR="00E14CBF" w:rsidRPr="00512FD8" w:rsidDel="004D6D7B">
          <w:rPr>
            <w:b/>
          </w:rPr>
          <w:delText xml:space="preserve"> also need </w:delText>
        </w:r>
        <w:r w:rsidR="0005550C" w:rsidDel="004D6D7B">
          <w:rPr>
            <w:b/>
          </w:rPr>
          <w:delText xml:space="preserve">an </w:delText>
        </w:r>
        <w:r w:rsidR="00E14CBF" w:rsidRPr="00512FD8" w:rsidDel="004D6D7B">
          <w:rPr>
            <w:b/>
          </w:rPr>
          <w:delText>additional compensation gates to</w:delText>
        </w:r>
        <w:r w:rsidR="0007448F" w:rsidRPr="00512FD8" w:rsidDel="004D6D7B">
          <w:rPr>
            <w:b/>
          </w:rPr>
          <w:delText xml:space="preserve"> substract</w:delText>
        </w:r>
        <w:r w:rsidR="007E48A5" w:rsidRPr="00512FD8" w:rsidDel="004D6D7B">
          <w:rPr>
            <w:b/>
          </w:rPr>
          <w:delText xml:space="preserve"> the influence of the </w:delText>
        </w:r>
      </w:del>
      <w:r w:rsidR="0005550C">
        <w:rPr>
          <w:b/>
        </w:rPr>
        <w:t xml:space="preserve">qubit </w:t>
      </w:r>
      <w:r w:rsidR="007E48A5" w:rsidRPr="00512FD8">
        <w:rPr>
          <w:b/>
        </w:rPr>
        <w:t>gates</w:t>
      </w:r>
      <w:r w:rsidR="00E14CBF" w:rsidRPr="00512FD8">
        <w:rPr>
          <w:b/>
        </w:rPr>
        <w:t xml:space="preserve"> on their conductance. </w:t>
      </w:r>
      <w:del w:id="69" w:author="Georgios KATSAROS" w:date="2016-08-27T02:23:00Z">
        <w:r w:rsidR="00DD74DE" w:rsidDel="00165BDB">
          <w:rPr>
            <w:b/>
          </w:rPr>
          <w:delText>Also</w:delText>
        </w:r>
      </w:del>
      <w:ins w:id="70" w:author="Georgios KATSAROS" w:date="2016-08-27T02:23:00Z">
        <w:r w:rsidR="00165BDB">
          <w:rPr>
            <w:b/>
          </w:rPr>
          <w:t>Finally</w:t>
        </w:r>
      </w:ins>
      <w:r w:rsidR="00DD74DE">
        <w:rPr>
          <w:b/>
        </w:rPr>
        <w:t>, by looking into the future,</w:t>
      </w:r>
      <w:r w:rsidR="0007448F" w:rsidRPr="00512FD8">
        <w:rPr>
          <w:b/>
        </w:rPr>
        <w:t xml:space="preserve"> </w:t>
      </w:r>
      <w:r w:rsidR="00DD74DE">
        <w:rPr>
          <w:b/>
        </w:rPr>
        <w:t xml:space="preserve">for </w:t>
      </w:r>
      <w:r w:rsidR="00DD253D">
        <w:rPr>
          <w:b/>
        </w:rPr>
        <w:t>the realizatio</w:t>
      </w:r>
      <w:del w:id="71" w:author="Georgios KATSAROS" w:date="2016-08-27T02:23:00Z">
        <w:r w:rsidR="00DD253D" w:rsidDel="00165BDB">
          <w:rPr>
            <w:b/>
          </w:rPr>
          <w:delText>i</w:delText>
        </w:r>
      </w:del>
      <w:r w:rsidR="00DD253D">
        <w:rPr>
          <w:b/>
        </w:rPr>
        <w:t xml:space="preserve">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ins w:id="72" w:author="Georgios KATSAROS" w:date="2016-08-27T02:29:00Z">
        <w:r w:rsidR="00A6218B">
          <w:rPr>
            <w:b/>
          </w:rPr>
          <w:t xml:space="preserve">. Adding charge sensors next to each qubit </w:t>
        </w:r>
      </w:ins>
      <w:ins w:id="73" w:author="Georgios KATSAROS" w:date="2016-08-27T02:31:00Z">
        <w:r w:rsidR="00513967">
          <w:rPr>
            <w:b/>
          </w:rPr>
          <w:t xml:space="preserve">will </w:t>
        </w:r>
      </w:ins>
      <w:ins w:id="74" w:author="Georgios KATSAROS" w:date="2016-08-27T02:32:00Z">
        <w:r w:rsidR="00513967">
          <w:rPr>
            <w:b/>
          </w:rPr>
          <w:t xml:space="preserve">lead to </w:t>
        </w:r>
      </w:ins>
      <w:ins w:id="75" w:author="Georgios KATSAROS" w:date="2016-08-27T02:31:00Z">
        <w:r w:rsidR="00513967">
          <w:rPr>
            <w:b/>
          </w:rPr>
          <w:t>additional complexity.</w:t>
        </w:r>
      </w:ins>
      <w:del w:id="76" w:author="Georgios KATSAROS" w:date="2016-08-27T02:24:00Z">
        <w:r w:rsidR="0007448F" w:rsidRPr="00512FD8" w:rsidDel="00165BDB">
          <w:rPr>
            <w:b/>
          </w:rPr>
          <w:delText xml:space="preserve"> to achieve </w:delText>
        </w:r>
        <w:r w:rsidR="00DD253D" w:rsidDel="00165BDB">
          <w:rPr>
            <w:b/>
          </w:rPr>
          <w:delText xml:space="preserve">a large </w:delText>
        </w:r>
        <w:r w:rsidR="0007448F" w:rsidRPr="00512FD8" w:rsidDel="00165BDB">
          <w:rPr>
            <w:b/>
          </w:rPr>
          <w:delText xml:space="preserve">enough number </w:delText>
        </w:r>
        <w:r w:rsidR="00DD253D" w:rsidDel="00165BDB">
          <w:rPr>
            <w:b/>
          </w:rPr>
          <w:delText xml:space="preserve">as </w:delText>
        </w:r>
        <w:r w:rsidR="0007448F" w:rsidRPr="00512FD8" w:rsidDel="00165BDB">
          <w:rPr>
            <w:b/>
          </w:rPr>
          <w:delText>required by quantum algorithms.</w:delText>
        </w:r>
        <w:r w:rsidR="0007448F" w:rsidDel="00165BDB">
          <w:delText xml:space="preserve"> </w:delText>
        </w:r>
      </w:del>
    </w:p>
    <w:p w:rsidR="00510727" w:rsidDel="00165BDB" w:rsidRDefault="007E48A5" w:rsidP="00512FD8">
      <w:pPr>
        <w:rPr>
          <w:del w:id="77" w:author="Georgios KATSAROS" w:date="2016-08-27T02:26:00Z"/>
          <w:b/>
        </w:rPr>
      </w:pPr>
      <w:r w:rsidRPr="00512FD8">
        <w:rPr>
          <w:b/>
        </w:rPr>
        <w:t>Gate reflectometry</w:t>
      </w:r>
      <w:r w:rsidR="0007448F" w:rsidRPr="00512FD8">
        <w:rPr>
          <w:b/>
        </w:rPr>
        <w:t xml:space="preserve"> does not suffer from </w:t>
      </w:r>
      <w:ins w:id="78" w:author="Georgios KATSAROS" w:date="2016-08-27T02:26:00Z">
        <w:r w:rsidR="00165BDB">
          <w:rPr>
            <w:b/>
          </w:rPr>
          <w:t xml:space="preserve">the </w:t>
        </w:r>
      </w:ins>
      <w:r w:rsidR="0007448F" w:rsidRPr="00512FD8">
        <w:rPr>
          <w:b/>
        </w:rPr>
        <w:t>previously listed problems</w:t>
      </w:r>
      <w:ins w:id="79" w:author="Georgios KATSAROS" w:date="2016-08-27T02:33:00Z">
        <w:r w:rsidR="00513967">
          <w:rPr>
            <w:b/>
          </w:rPr>
          <w:t>.</w:t>
        </w:r>
      </w:ins>
      <w:del w:id="80" w:author="Georgios KATSAROS" w:date="2016-08-27T02:33:00Z">
        <w:r w:rsidR="0007448F" w:rsidRPr="00512FD8" w:rsidDel="00513967">
          <w:rPr>
            <w:b/>
          </w:rPr>
          <w:delText xml:space="preserve"> and since it is using already defined </w:delText>
        </w:r>
        <w:r w:rsidRPr="00512FD8" w:rsidDel="00513967">
          <w:rPr>
            <w:b/>
          </w:rPr>
          <w:delText xml:space="preserve">electrostatic </w:delText>
        </w:r>
        <w:r w:rsidR="0007448F" w:rsidRPr="00512FD8" w:rsidDel="00513967">
          <w:rPr>
            <w:b/>
          </w:rPr>
          <w:delText xml:space="preserve">gates </w:delText>
        </w:r>
      </w:del>
      <w:del w:id="81" w:author="Georgios KATSAROS" w:date="2016-08-27T02:26:00Z">
        <w:r w:rsidR="0007448F" w:rsidRPr="00512FD8" w:rsidDel="00165BDB">
          <w:rPr>
            <w:b/>
          </w:rPr>
          <w:delText>it</w:delText>
        </w:r>
        <w:r w:rsidRPr="00512FD8" w:rsidDel="00165BDB">
          <w:rPr>
            <w:b/>
          </w:rPr>
          <w:delText xml:space="preserve"> does not need </w:delText>
        </w:r>
        <w:r w:rsidR="00DD253D" w:rsidDel="00165BDB">
          <w:rPr>
            <w:b/>
          </w:rPr>
          <w:delText xml:space="preserve">a </w:delText>
        </w:r>
        <w:r w:rsidRPr="00512FD8" w:rsidDel="00165BDB">
          <w:rPr>
            <w:b/>
          </w:rPr>
          <w:delText>charge sensor, thus</w:delText>
        </w:r>
        <w:r w:rsidR="0007448F" w:rsidRPr="00512FD8" w:rsidDel="00165BDB">
          <w:rPr>
            <w:b/>
          </w:rPr>
          <w:delText xml:space="preserve"> has a big potential to address </w:delText>
        </w:r>
        <w:r w:rsidR="00DD253D" w:rsidDel="00165BDB">
          <w:rPr>
            <w:b/>
          </w:rPr>
          <w:delText xml:space="preserve">the </w:delText>
        </w:r>
        <w:r w:rsidR="0007448F" w:rsidRPr="00512FD8" w:rsidDel="00165BDB">
          <w:rPr>
            <w:b/>
          </w:rPr>
          <w:delText xml:space="preserve">scalability problem. </w:delText>
        </w:r>
      </w:del>
    </w:p>
    <w:p w:rsidR="00892536" w:rsidDel="00462D16" w:rsidRDefault="00510727" w:rsidP="00512FD8">
      <w:pPr>
        <w:rPr>
          <w:del w:id="82" w:author="Georgios KATSAROS" w:date="2016-08-27T02:36:00Z"/>
        </w:rPr>
      </w:pPr>
      <w:del w:id="83" w:author="Georgios KATSAROS" w:date="2016-08-27T02:34:00Z">
        <w:r w:rsidRPr="00510727" w:rsidDel="00513967">
          <w:delText xml:space="preserve">Using </w:delText>
        </w:r>
      </w:del>
      <w:ins w:id="84" w:author="Georgios KATSAROS" w:date="2016-08-27T02:34:00Z">
        <w:r w:rsidR="00513967">
          <w:t>By connecting</w:t>
        </w:r>
        <w:r w:rsidR="00513967" w:rsidRPr="00510727">
          <w:t xml:space="preserve"> </w:t>
        </w:r>
      </w:ins>
      <w:del w:id="85" w:author="Georgios KATSAROS" w:date="2016-08-27T02:33:00Z">
        <w:r w:rsidRPr="00510727" w:rsidDel="00513967">
          <w:delText>in-situ</w:delText>
        </w:r>
      </w:del>
      <w:ins w:id="86" w:author="Georgios KATSAROS" w:date="2016-08-27T02:33:00Z">
        <w:r w:rsidR="00513967">
          <w:t xml:space="preserve">the </w:t>
        </w:r>
      </w:ins>
      <w:del w:id="87" w:author="Georgios KATSAROS" w:date="2016-08-27T02:33:00Z">
        <w:r w:rsidDel="00513967">
          <w:delText xml:space="preserve"> </w:delText>
        </w:r>
      </w:del>
      <w:r>
        <w:t xml:space="preserve">gate electrodes </w:t>
      </w:r>
      <w:del w:id="88" w:author="Georgios KATSAROS" w:date="2016-08-27T02:35:00Z">
        <w:r w:rsidDel="00513967">
          <w:delText xml:space="preserve">already </w:delText>
        </w:r>
      </w:del>
      <w:r>
        <w:t xml:space="preserve">defined for </w:t>
      </w:r>
      <w:ins w:id="89" w:author="Georgios KATSAROS" w:date="2016-08-27T02:33:00Z">
        <w:r w:rsidR="00513967">
          <w:t xml:space="preserve">creating and </w:t>
        </w:r>
      </w:ins>
      <w:r>
        <w:t xml:space="preserve">tuning </w:t>
      </w:r>
      <w:ins w:id="90" w:author="Georgios KATSAROS" w:date="2016-08-27T02:34:00Z">
        <w:r w:rsidR="00513967">
          <w:t xml:space="preserve">a DQD </w:t>
        </w:r>
      </w:ins>
      <w:del w:id="91" w:author="Georgios KATSAROS" w:date="2016-08-27T02:34:00Z">
        <w:r w:rsidDel="00513967">
          <w:delText xml:space="preserve">double quantum dot in </w:delText>
        </w:r>
      </w:del>
      <w:r>
        <w:t xml:space="preserve">GaAs/AlGaAs heterostrucure </w:t>
      </w:r>
      <w:del w:id="92" w:author="Georgios KATSAROS" w:date="2016-08-27T02:34:00Z">
        <w:r w:rsidDel="00513967">
          <w:delText xml:space="preserve">connected </w:delText>
        </w:r>
      </w:del>
      <w:r>
        <w:t xml:space="preserve">to </w:t>
      </w:r>
      <w:del w:id="93" w:author="Georgios KATSAROS" w:date="2016-08-27T02:34:00Z">
        <w:r w:rsidDel="00513967">
          <w:delText>the</w:delText>
        </w:r>
      </w:del>
      <w:ins w:id="94" w:author="Georgios KATSAROS" w:date="2016-08-27T02:34:00Z">
        <w:r w:rsidR="00513967">
          <w:t>a</w:t>
        </w:r>
      </w:ins>
      <w:r w:rsidR="00892536">
        <w:t xml:space="preserve"> lumped element resonator </w:t>
      </w:r>
      <w:ins w:id="95" w:author="Georgios KATSAROS" w:date="2016-08-27T02:35:00Z">
        <w:r w:rsidR="00462D16">
          <w:t xml:space="preserve">acting </w:t>
        </w:r>
      </w:ins>
      <w:r w:rsidR="00892536">
        <w:t>as a gate reflectometry circuit</w:t>
      </w:r>
      <w:r>
        <w:t>, J. I. Colless et al. from D. J. Reilly group</w:t>
      </w:r>
      <w:r w:rsidR="00892536">
        <w:t>,</w:t>
      </w:r>
      <w:r>
        <w:t xml:space="preserve"> achieved </w:t>
      </w:r>
      <w:ins w:id="96" w:author="Georgios KATSAROS" w:date="2016-08-27T02:36:00Z">
        <w:r w:rsidR="00462D16">
          <w:t xml:space="preserve">a </w:t>
        </w:r>
      </w:ins>
      <w:r w:rsidR="00892536">
        <w:t>charge sensitivity of 6.3 meHz</w:t>
      </w:r>
      <w:r w:rsidR="00892536">
        <w:rPr>
          <w:vertAlign w:val="superscript"/>
        </w:rPr>
        <w:t>-1/2</w:t>
      </w:r>
      <w:r w:rsidR="00892536">
        <w:t xml:space="preserve"> (smaller is better)</w:t>
      </w:r>
      <w:r w:rsidR="0038243A">
        <w:t xml:space="preserve"> [14]</w:t>
      </w:r>
      <w:r w:rsidR="00892536">
        <w:t>.</w:t>
      </w:r>
      <w:r>
        <w:t xml:space="preserve"> </w:t>
      </w:r>
    </w:p>
    <w:p w:rsidR="00A11815" w:rsidRDefault="0009103D" w:rsidP="00512FD8">
      <w:r>
        <w:lastRenderedPageBreak/>
        <w:t xml:space="preserve">Last year, </w:t>
      </w:r>
      <w:r w:rsidR="00A11815">
        <w:t xml:space="preserve">M.F. Gonzalez – Zalba et al. reported </w:t>
      </w:r>
      <w:r>
        <w:t>a</w:t>
      </w:r>
      <w:ins w:id="97" w:author="Georgios KATSAROS" w:date="2016-08-27T02:36:00Z">
        <w:r w:rsidR="00462D16">
          <w:t>n improved</w:t>
        </w:r>
      </w:ins>
      <w:r>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ins w:id="98" w:author="Georgios KATSAROS" w:date="2016-08-27T02:36:00Z">
        <w:r w:rsidR="00462D16">
          <w:t xml:space="preserve">a </w:t>
        </w:r>
      </w:ins>
      <w:r w:rsidR="0038243A">
        <w:t xml:space="preserve">silicon nanowire based </w:t>
      </w:r>
      <w:del w:id="99" w:author="Georgios KATSAROS" w:date="2016-08-27T02:37:00Z">
        <w:r w:rsidR="0038243A" w:rsidDel="00462D16">
          <w:delText>double quantum dot</w:delText>
        </w:r>
        <w:r w:rsidR="00856ABB" w:rsidDel="00462D16">
          <w:delText xml:space="preserve"> (</w:delText>
        </w:r>
      </w:del>
      <w:r w:rsidR="00856ABB">
        <w:t>DQD</w:t>
      </w:r>
      <w:del w:id="100" w:author="Georgios KATSAROS" w:date="2016-08-27T02:37:00Z">
        <w:r w:rsidR="00856ABB" w:rsidDel="00462D16">
          <w:delText>)</w:delText>
        </w:r>
      </w:del>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r>
        <w:t xml:space="preserve">ohmic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xml:space="preserve">, </w:t>
      </w:r>
      <w:del w:id="101" w:author="Georgios KATSAROS" w:date="2016-08-27T02:38:00Z">
        <w:r w:rsidR="00377FC9" w:rsidDel="00462D16">
          <w:delText>but suffers from all the issues stated above.</w:delText>
        </w:r>
      </w:del>
    </w:p>
    <w:p w:rsidR="00F95CE3" w:rsidRDefault="00462D16" w:rsidP="00DD74DE">
      <w:ins w:id="102" w:author="Georgios KATSAROS" w:date="2016-08-27T02:38:00Z">
        <w:r>
          <w:t>(Is it the same or still a bit less?)</w:t>
        </w:r>
      </w:ins>
    </w:p>
    <w:p w:rsidR="008F3989" w:rsidDel="00DD253D" w:rsidRDefault="008F3989" w:rsidP="00DD74DE">
      <w:pPr>
        <w:rPr>
          <w:del w:id="103" w:author="Georgios KATSAROS" w:date="2016-08-20T15:59:00Z"/>
        </w:rPr>
      </w:pPr>
    </w:p>
    <w:p w:rsidR="00F95CE3" w:rsidRDefault="00EC4B67" w:rsidP="00776062">
      <w:pPr>
        <w:pStyle w:val="Heading3"/>
      </w:pPr>
      <w:r>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ins w:id="104" w:author="Georgios KATSAROS" w:date="2016-08-27T02:02:00Z">
        <w:r w:rsidR="00391AE8">
          <w:t xml:space="preserve">in second part of my PhD </w:t>
        </w:r>
      </w:ins>
      <w:r w:rsidR="00FD4915">
        <w:t xml:space="preserve">the </w:t>
      </w:r>
      <w:ins w:id="105" w:author="Georgios KATSAROS" w:date="2016-08-27T02:00:00Z">
        <w:r w:rsidR="00391AE8">
          <w:t xml:space="preserve">spin </w:t>
        </w:r>
      </w:ins>
      <w:ins w:id="106" w:author="Georgios KATSAROS" w:date="2016-08-27T02:02:00Z">
        <w:r w:rsidR="00391AE8">
          <w:t>properties</w:t>
        </w:r>
      </w:ins>
      <w:ins w:id="107" w:author="Georgios KATSAROS" w:date="2016-08-27T02:00:00Z">
        <w:r w:rsidR="00391AE8">
          <w:t xml:space="preserve"> of the </w:t>
        </w:r>
      </w:ins>
      <w:r w:rsidR="00856ABB">
        <w:t>Loss-DiVincenzo</w:t>
      </w:r>
      <w:r w:rsidR="00035BE3">
        <w:t xml:space="preserve"> qubit created in</w:t>
      </w:r>
      <w:r w:rsidR="00FD4915">
        <w:t xml:space="preserve"> </w:t>
      </w:r>
      <w:r w:rsidR="00F95CE3">
        <w:t xml:space="preserve">a </w:t>
      </w:r>
      <w:del w:id="108" w:author="Georgios KATSAROS" w:date="2016-08-27T02:00:00Z">
        <w:r w:rsidR="00F95CE3" w:rsidDel="00391AE8">
          <w:delText xml:space="preserve">germanium </w:delText>
        </w:r>
      </w:del>
      <w:ins w:id="109" w:author="Georgios KATSAROS" w:date="2016-08-27T02:00:00Z">
        <w:r w:rsidR="00391AE8">
          <w:t xml:space="preserve">Ge </w:t>
        </w:r>
      </w:ins>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del w:id="110" w:author="Georgios KATSAROS" w:date="2016-08-27T02:04:00Z">
        <w:r w:rsidDel="00370882">
          <w:delText xml:space="preserve">would </w:delText>
        </w:r>
      </w:del>
      <w:ins w:id="111" w:author="Georgios KATSAROS" w:date="2016-08-27T02:04:00Z">
        <w:r w:rsidR="00370882">
          <w:t xml:space="preserve">will </w:t>
        </w:r>
      </w:ins>
      <w:r w:rsidR="00FD4915">
        <w:t>allow us to have a high bandwidth system necessary for the qubit read out</w:t>
      </w:r>
      <w:r w:rsidR="00035BE3">
        <w:t>.</w:t>
      </w:r>
      <w:r w:rsidR="00FD4915">
        <w:t xml:space="preserve"> </w:t>
      </w:r>
      <w:r>
        <w:t xml:space="preserve">After </w:t>
      </w:r>
      <w:r w:rsidR="00FD4915">
        <w:t xml:space="preserve">the gate reflectometry </w:t>
      </w:r>
      <w:del w:id="112" w:author="Georgios KATSAROS" w:date="2016-08-27T02:02:00Z">
        <w:r w:rsidR="00856ABB" w:rsidDel="00391AE8">
          <w:delText>would</w:delText>
        </w:r>
        <w:r w:rsidR="00FD4915" w:rsidDel="00391AE8">
          <w:delText xml:space="preserve"> </w:delText>
        </w:r>
      </w:del>
      <w:ins w:id="113" w:author="Georgios KATSAROS" w:date="2016-08-27T02:02:00Z">
        <w:r w:rsidR="00391AE8">
          <w:t xml:space="preserve">will </w:t>
        </w:r>
      </w:ins>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ins w:id="114" w:author="Georgios KATSAROS" w:date="2016-08-27T02:03:00Z">
        <w:r w:rsidR="00391AE8">
          <w:t>.</w:t>
        </w:r>
      </w:ins>
      <w:del w:id="115" w:author="Georgios KATSAROS" w:date="2016-08-27T02:03:00Z">
        <w:r w:rsidR="00873914" w:rsidDel="00391AE8">
          <w:delText xml:space="preserve">during which </w:delText>
        </w:r>
        <w:r w:rsidR="00FD4915" w:rsidDel="00391AE8">
          <w:delText xml:space="preserve">the </w:delText>
        </w:r>
        <w:r w:rsidR="00873914" w:rsidDel="00391AE8">
          <w:delText xml:space="preserve">spin stays in </w:delText>
        </w:r>
        <w:r w:rsidR="00FD4915" w:rsidDel="00391AE8">
          <w:delText>the excited state before relaxing to the ground state.</w:delText>
        </w:r>
        <w:r w:rsidR="00873914" w:rsidDel="00391AE8">
          <w:delText xml:space="preserve"> </w:delText>
        </w:r>
      </w:del>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8F3989" w:rsidDel="00391AE8" w:rsidRDefault="008F3989" w:rsidP="00F95CE3">
      <w:pPr>
        <w:rPr>
          <w:del w:id="116" w:author="Georgios KATSAROS" w:date="2016-08-27T02:03:00Z"/>
        </w:rPr>
      </w:pPr>
    </w:p>
    <w:p w:rsidR="008F3989" w:rsidDel="00391AE8" w:rsidRDefault="008F3989" w:rsidP="00F95CE3">
      <w:pPr>
        <w:rPr>
          <w:del w:id="117" w:author="Georgios KATSAROS" w:date="2016-08-27T02:03:00Z"/>
        </w:rPr>
      </w:pPr>
    </w:p>
    <w:p w:rsidR="00515C88" w:rsidDel="00391AE8" w:rsidRDefault="00515C88" w:rsidP="00F95CE3">
      <w:pPr>
        <w:rPr>
          <w:del w:id="118" w:author="Georgios KATSAROS" w:date="2016-08-27T02:03:00Z"/>
        </w:rPr>
      </w:pP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E27BE6" w:rsidDel="00AD357D" w:rsidRDefault="005A7B36" w:rsidP="00AD357D">
      <w:pPr>
        <w:rPr>
          <w:del w:id="119" w:author="Georgios KATSAROS" w:date="2016-08-27T02:52:00Z"/>
        </w:rPr>
      </w:pPr>
      <w:r>
        <w:t>In order to tune the gate reflectometry system</w:t>
      </w:r>
      <w:r w:rsidR="003A02FD">
        <w:t>,</w:t>
      </w:r>
      <w:r>
        <w:t xml:space="preserve"> measurements will be initially performed at</w:t>
      </w:r>
      <w:r w:rsidR="00D768F6">
        <w:t xml:space="preserve"> </w:t>
      </w:r>
      <w:del w:id="120" w:author="Georgios KATSAROS" w:date="2016-08-27T02:05:00Z">
        <w:r w:rsidR="00D768F6" w:rsidDel="00370882">
          <w:delText>the temperature of</w:delText>
        </w:r>
        <w:r w:rsidDel="00370882">
          <w:delText xml:space="preserve"> </w:delText>
        </w:r>
      </w:del>
      <w:r>
        <w:t>4</w:t>
      </w:r>
      <w:r w:rsidR="00D768F6">
        <w:t>K</w:t>
      </w:r>
      <w:r w:rsidR="00E27BE6">
        <w:t xml:space="preserve">, </w:t>
      </w:r>
      <w:ins w:id="121" w:author="Georgios KATSAROS" w:date="2016-08-27T02:06:00Z">
        <w:r w:rsidR="00370882">
          <w:t>by using a single QD device as SHT</w:t>
        </w:r>
      </w:ins>
      <w:del w:id="122" w:author="Georgios KATSAROS" w:date="2016-08-27T02:06:00Z">
        <w:r w:rsidR="00E27BE6" w:rsidDel="00370882">
          <w:delText>in the liquid helium</w:delText>
        </w:r>
        <w:r w:rsidR="003A02FD" w:rsidDel="00370882">
          <w:delText>, on the single hole transistor, quantum dot sample</w:delText>
        </w:r>
        <w:r w:rsidDel="00370882">
          <w:delText xml:space="preserve">. </w:delText>
        </w:r>
        <w:r w:rsidR="003A02FD" w:rsidDel="00370882">
          <w:delText>Such temperatures are needed</w:delText>
        </w:r>
        <w:r w:rsidR="00D768F6" w:rsidDel="00370882">
          <w:delText xml:space="preserve"> to lower the electrons thermal energy to be able to resolve energy level </w:delText>
        </w:r>
        <w:r w:rsidR="00E27BE6" w:rsidDel="00370882">
          <w:delText xml:space="preserve">splitting in a quantum dot. </w:delText>
        </w:r>
      </w:del>
      <w:r>
        <w:t xml:space="preserve">During the first year of my PhD I have already prepared a </w:t>
      </w:r>
      <w:r>
        <w:lastRenderedPageBreak/>
        <w:t xml:space="preserve">4K dip stick </w:t>
      </w:r>
      <w:ins w:id="123" w:author="Georgios KATSAROS" w:date="2016-08-27T02:49:00Z">
        <w:r w:rsidR="00AD357D">
          <w:t>(Figure 5)</w:t>
        </w:r>
      </w:ins>
      <w:ins w:id="124" w:author="Georgios KATSAROS" w:date="2016-08-27T02:54:00Z">
        <w:r w:rsidR="00AD357D">
          <w:t xml:space="preserve"> [change the order of the figures 4 and figure 5]</w:t>
        </w:r>
      </w:ins>
      <w:r>
        <w:t xml:space="preserve">for such </w:t>
      </w:r>
      <w:del w:id="125" w:author="Georgios KATSAROS" w:date="2016-08-27T02:07:00Z">
        <w:r w:rsidR="003A02FD" w:rsidDel="00370882">
          <w:delText xml:space="preserve">a </w:delText>
        </w:r>
      </w:del>
      <w:r>
        <w:t>reflectometry measurements</w:t>
      </w:r>
      <w:r w:rsidR="00E27BE6">
        <w:t>.</w:t>
      </w:r>
      <w:r>
        <w:t xml:space="preserve"> </w:t>
      </w:r>
      <w:ins w:id="126" w:author="Georgios KATSAROS" w:date="2016-08-27T02:50:00Z">
        <w:r w:rsidR="00AD357D">
          <w:t>Particular attention was paid to the sample holder</w:t>
        </w:r>
      </w:ins>
      <w:ins w:id="127" w:author="Georgios KATSAROS" w:date="2016-08-27T02:51:00Z">
        <w:r w:rsidR="00AD357D">
          <w:t>,</w:t>
        </w:r>
      </w:ins>
      <w:ins w:id="128" w:author="Georgios KATSAROS" w:date="2016-08-27T02:50:00Z">
        <w:r w:rsidR="00AD357D">
          <w:t xml:space="preserve"> fabricated out of a printed circuit board (PCB). </w:t>
        </w:r>
      </w:ins>
    </w:p>
    <w:p w:rsidR="00B87682" w:rsidRDefault="00EF74E8" w:rsidP="00AD357D">
      <w:del w:id="129" w:author="Georgios KATSAROS" w:date="2016-08-27T02:52:00Z">
        <w:r w:rsidDel="00AD357D">
          <w:delText>F</w:delText>
        </w:r>
        <w:r w:rsidR="003A02FD" w:rsidDel="00AD357D">
          <w:delText xml:space="preserve">or </w:delText>
        </w:r>
      </w:del>
      <w:del w:id="130" w:author="Georgios KATSAROS" w:date="2016-08-27T02:46:00Z">
        <w:r w:rsidR="003A02FD" w:rsidDel="00AD357D">
          <w:delText>this purpose</w:delText>
        </w:r>
      </w:del>
      <w:del w:id="131" w:author="Georgios KATSAROS" w:date="2016-08-27T02:52:00Z">
        <w:r w:rsidR="003A02FD" w:rsidDel="00AD357D">
          <w:delText xml:space="preserve"> </w:delText>
        </w:r>
      </w:del>
      <w:del w:id="132" w:author="Georgios KATSAROS" w:date="2016-08-27T02:46:00Z">
        <w:r w:rsidR="003A02FD" w:rsidDel="00AD357D">
          <w:delText>P</w:delText>
        </w:r>
      </w:del>
      <w:del w:id="133" w:author="Georgios KATSAROS" w:date="2016-08-27T02:52:00Z">
        <w:r w:rsidR="003A02FD" w:rsidDel="00AD357D">
          <w:delText xml:space="preserve">lexiglas </w:delText>
        </w:r>
      </w:del>
      <w:del w:id="134" w:author="Georgios KATSAROS" w:date="2016-08-27T02:07:00Z">
        <w:r w:rsidR="003A02FD" w:rsidDel="00370882">
          <w:delText>stick</w:delText>
        </w:r>
        <w:r w:rsidR="00E469D0" w:rsidDel="00370882">
          <w:delText xml:space="preserve"> </w:delText>
        </w:r>
      </w:del>
      <w:del w:id="135" w:author="Georgios KATSAROS" w:date="2016-08-27T02:49:00Z">
        <w:r w:rsidR="00E469D0" w:rsidDel="00AD357D">
          <w:delText>(Figure 5)</w:delText>
        </w:r>
      </w:del>
      <w:del w:id="136" w:author="Georgios KATSAROS" w:date="2016-08-27T02:52:00Z">
        <w:r w:rsidDel="00AD357D">
          <w:delText xml:space="preserve">, were used. </w:delText>
        </w:r>
        <w:r w:rsidR="005A7B36" w:rsidDel="00AD357D">
          <w:delText xml:space="preserve">The </w:delText>
        </w:r>
        <w:r w:rsidR="003A02FD" w:rsidDel="00AD357D">
          <w:delText xml:space="preserve">quantum dot </w:delText>
        </w:r>
        <w:r w:rsidR="005A7B36" w:rsidDel="00AD357D">
          <w:delText>s</w:delText>
        </w:r>
        <w:r w:rsidDel="00AD357D">
          <w:delText xml:space="preserve">ample </w:delText>
        </w:r>
        <w:r w:rsidR="005A7B36" w:rsidDel="00AD357D">
          <w:delText xml:space="preserve">can be </w:delText>
        </w:r>
        <w:r w:rsidDel="00AD357D">
          <w:delText xml:space="preserve">positioned on the </w:delText>
        </w:r>
        <w:r w:rsidR="005028B0" w:rsidDel="00AD357D">
          <w:delText>top</w:delText>
        </w:r>
        <w:r w:rsidDel="00AD357D">
          <w:delText xml:space="preserve"> of the stick on the so called sample holder. Since, electrical signals needs to be delivered and afterwards measured from the sample, </w:delText>
        </w:r>
        <w:r w:rsidR="005A7B36" w:rsidDel="00AD357D">
          <w:delText xml:space="preserve">the </w:delText>
        </w:r>
        <w:r w:rsidDel="00AD357D">
          <w:delText xml:space="preserve">sample holder is done as printed circuit board (PCB) which routes all the electrical signals to and from the sample. </w:delText>
        </w:r>
        <w:r w:rsidR="001302F9" w:rsidDel="00AD357D">
          <w:delText>From the room temperature instruments</w:delText>
        </w:r>
        <w:r w:rsidR="00804CA9" w:rsidDel="00AD357D">
          <w:delText>,</w:delText>
        </w:r>
        <w:r w:rsidR="001302F9" w:rsidDel="00AD357D">
          <w:delText xml:space="preserve"> </w:delText>
        </w:r>
      </w:del>
      <w:r w:rsidR="001302F9">
        <w:t xml:space="preserve">DC electrical signals are sent </w:t>
      </w:r>
      <w:ins w:id="137" w:author="Georgios KATSAROS" w:date="2016-08-27T02:52:00Z">
        <w:r w:rsidR="00AD357D">
          <w:t xml:space="preserve">to the sample </w:t>
        </w:r>
      </w:ins>
      <w:r w:rsidR="001302F9">
        <w:t xml:space="preserve">through </w:t>
      </w:r>
      <w:del w:id="138" w:author="Georgios KATSAROS" w:date="2016-08-27T02:56:00Z">
        <w:r w:rsidR="001302F9" w:rsidDel="004F4AAD">
          <w:delText xml:space="preserve">the </w:delText>
        </w:r>
      </w:del>
      <w:r w:rsidR="001302F9">
        <w:t xml:space="preserve">low thermal conductive </w:t>
      </w:r>
      <w:del w:id="139" w:author="Georgios KATSAROS" w:date="2016-08-27T02:53:00Z">
        <w:r w:rsidR="001302F9" w:rsidDel="00AD357D">
          <w:delText xml:space="preserve">twisted pair </w:delText>
        </w:r>
      </w:del>
      <w:r w:rsidR="001302F9">
        <w:t xml:space="preserve">wires </w:t>
      </w:r>
      <w:ins w:id="140" w:author="Georgios KATSAROS" w:date="2016-08-27T02:53:00Z">
        <w:r w:rsidR="00AD357D">
          <w:t xml:space="preserve">twisted in pairs </w:t>
        </w:r>
      </w:ins>
      <w:r w:rsidR="001302F9">
        <w:t xml:space="preserve">finishing in </w:t>
      </w:r>
      <w:r w:rsidR="005A7B36">
        <w:t xml:space="preserve">a </w:t>
      </w:r>
      <w:r w:rsidR="001302F9">
        <w:t>PCB connector</w:t>
      </w:r>
      <w:ins w:id="141" w:author="Georgios KATSAROS" w:date="2016-08-27T02:53:00Z">
        <w:r w:rsidR="00AD357D">
          <w:t xml:space="preserve">; </w:t>
        </w:r>
      </w:ins>
      <w:del w:id="142" w:author="Georgios KATSAROS" w:date="2016-08-27T02:53:00Z">
        <w:r w:rsidR="00215B54" w:rsidDel="00AD357D">
          <w:delText xml:space="preserve"> and </w:delText>
        </w:r>
      </w:del>
      <w:r w:rsidR="00215B54">
        <w:t>radio frequency</w:t>
      </w:r>
      <w:ins w:id="143" w:author="Georgios KATSAROS" w:date="2016-08-27T02:57:00Z">
        <w:r w:rsidR="004F4AAD">
          <w:t xml:space="preserve"> (RF)</w:t>
        </w:r>
      </w:ins>
      <w:r w:rsidR="00215B54">
        <w:t xml:space="preserve"> signals are sent through</w:t>
      </w:r>
      <w:r w:rsidR="003A02FD">
        <w:t xml:space="preserve"> the</w:t>
      </w:r>
      <w:r w:rsidR="00215B54">
        <w:t xml:space="preserve"> coaxial cables</w:t>
      </w:r>
      <w:r w:rsidR="00804CA9">
        <w:t xml:space="preserve">. </w:t>
      </w:r>
      <w:del w:id="144" w:author="Georgios KATSAROS" w:date="2016-08-27T02:53:00Z">
        <w:r w:rsidR="00804CA9" w:rsidDel="00AD357D">
          <w:delText>Going from</w:delText>
        </w:r>
        <w:r w:rsidR="00215B54" w:rsidDel="00AD357D">
          <w:delText xml:space="preserve"> </w:delText>
        </w:r>
        <w:r w:rsidR="003A02FD" w:rsidDel="00AD357D">
          <w:delText xml:space="preserve">the </w:delText>
        </w:r>
        <w:r w:rsidR="009C4526" w:rsidDel="00AD357D">
          <w:delText>PCB</w:delText>
        </w:r>
        <w:r w:rsidR="00784829" w:rsidDel="00AD357D">
          <w:delText xml:space="preserve"> </w:delText>
        </w:r>
        <w:r w:rsidR="00215B54" w:rsidDel="00AD357D">
          <w:delText>DC connector</w:delText>
        </w:r>
        <w:r w:rsidR="00784829" w:rsidDel="00AD357D">
          <w:delText>,</w:delText>
        </w:r>
      </w:del>
      <w:ins w:id="145" w:author="Georgios KATSAROS" w:date="2016-08-27T02:53:00Z">
        <w:r w:rsidR="00AD357D">
          <w:t>The</w:t>
        </w:r>
      </w:ins>
      <w:r w:rsidR="00215B54">
        <w:t xml:space="preserve"> DC signals </w:t>
      </w:r>
      <w:r w:rsidR="001302F9">
        <w:t xml:space="preserve">are low pass filtered with </w:t>
      </w:r>
      <w:r w:rsidR="003A02FD">
        <w:t>s</w:t>
      </w:r>
      <w:r w:rsidR="005A7B36">
        <w:t>urface mounted</w:t>
      </w:r>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w:t>
      </w:r>
      <w:ins w:id="146" w:author="Georgios KATSAROS" w:date="2016-08-27T02:56:00Z">
        <w:r w:rsidR="004F4AAD">
          <w:t xml:space="preserve">the </w:t>
        </w:r>
      </w:ins>
      <w:r w:rsidR="001302F9">
        <w:t xml:space="preserve">area in the middle of the PCB (sample area) on which </w:t>
      </w:r>
      <w:r w:rsidR="005A7B36">
        <w:t xml:space="preserve">a typically </w:t>
      </w:r>
      <w:r w:rsidR="001302F9">
        <w:t>5x5 mm sample is glued with</w:t>
      </w:r>
      <w:r w:rsidR="001C3410">
        <w:t xml:space="preserve"> a</w:t>
      </w:r>
      <w:r w:rsidR="001302F9">
        <w:t xml:space="preserve"> silver paste</w:t>
      </w:r>
      <w:r w:rsidR="00784829">
        <w:t xml:space="preserve"> (Figure 4)</w:t>
      </w:r>
      <w:r w:rsidR="001302F9">
        <w:t xml:space="preserve">. </w:t>
      </w:r>
      <w:ins w:id="147" w:author="Georgios KATSAROS" w:date="2016-08-27T03:01:00Z">
        <w:r w:rsidR="00784C06">
          <w:t xml:space="preserve">The RF coaxial lines are finishing on the PCB mounted SMP connectors. After the SMP connector, and by using a bias tee, a DC signal is added to the RF signal.  From there signal is routed to the PCB bonding pads. </w:t>
        </w:r>
      </w:ins>
      <w:r w:rsidR="00215B54">
        <w:t>Electrical contact</w:t>
      </w:r>
      <w:r w:rsidR="00784829">
        <w:t>s</w:t>
      </w:r>
      <w:r w:rsidR="00011959">
        <w:t xml:space="preserve"> from </w:t>
      </w:r>
      <w:ins w:id="148" w:author="Georgios KATSAROS" w:date="2016-08-27T02:56:00Z">
        <w:r w:rsidR="004F4AAD">
          <w:t xml:space="preserve">the </w:t>
        </w:r>
      </w:ins>
      <w:r w:rsidR="00011959">
        <w:t xml:space="preserve">PCB bonding pads to </w:t>
      </w:r>
      <w:del w:id="149" w:author="Georgios KATSAROS" w:date="2016-08-27T02:56:00Z">
        <w:r w:rsidR="00011959" w:rsidDel="004F4AAD">
          <w:delText xml:space="preserve">on </w:delText>
        </w:r>
      </w:del>
      <w:r w:rsidR="00011959">
        <w:t xml:space="preserve">the sample bonding pads </w:t>
      </w:r>
      <w:del w:id="150" w:author="Georgios KATSAROS" w:date="2016-08-27T02:57:00Z">
        <w:r w:rsidR="00011959" w:rsidDel="004F4AAD">
          <w:delText xml:space="preserve">electrically connected to the </w:delText>
        </w:r>
        <w:r w:rsidR="001C3410" w:rsidDel="004F4AAD">
          <w:delText>quantum dot</w:delText>
        </w:r>
        <w:r w:rsidR="00011959" w:rsidDel="004F4AAD">
          <w:delText xml:space="preserve"> gates</w:delText>
        </w:r>
        <w:r w:rsidR="00215B54" w:rsidDel="004F4AAD">
          <w:delText xml:space="preserve"> </w:delText>
        </w:r>
      </w:del>
      <w:r w:rsidR="00784829">
        <w:t>are</w:t>
      </w:r>
      <w:r w:rsidR="00215B54">
        <w:t xml:space="preserve"> achieved by wedge wire bonding</w:t>
      </w:r>
      <w:del w:id="151" w:author="Georgios KATSAROS" w:date="2016-08-27T02:57:00Z">
        <w:r w:rsidR="00C13C62" w:rsidDel="004F4AAD">
          <w:delText xml:space="preserve"> technique</w:delText>
        </w:r>
      </w:del>
      <w:r w:rsidR="00215B54">
        <w:t xml:space="preserve">. </w:t>
      </w:r>
      <w:del w:id="152" w:author="Georgios KATSAROS" w:date="2016-08-27T03:01:00Z">
        <w:r w:rsidR="00215B54" w:rsidDel="00784C06">
          <w:delText>RF coaxial lines are finishing on the PCB mounted SMP connectors.</w:delText>
        </w:r>
        <w:r w:rsidR="00C13C62" w:rsidDel="00784C06">
          <w:delText xml:space="preserve"> After SMP connector, using </w:delText>
        </w:r>
      </w:del>
      <w:del w:id="153" w:author="Georgios KATSAROS" w:date="2016-08-27T02:58:00Z">
        <w:r w:rsidR="001C3410" w:rsidDel="004F4AAD">
          <w:delText>the</w:delText>
        </w:r>
      </w:del>
      <w:del w:id="154" w:author="Georgios KATSAROS" w:date="2016-08-27T03:01:00Z">
        <w:r w:rsidR="001C3410" w:rsidDel="00784C06">
          <w:delText xml:space="preserve"> </w:delText>
        </w:r>
        <w:r w:rsidR="00C13C62" w:rsidDel="00784C06">
          <w:delText>bias tee, DC signal is added to the RF signal.  From there signal is</w:delText>
        </w:r>
        <w:r w:rsidR="00215B54" w:rsidDel="00784C06">
          <w:delText xml:space="preserve"> routed to the </w:delText>
        </w:r>
        <w:r w:rsidR="00C13C62" w:rsidDel="00784C06">
          <w:delText xml:space="preserve">PCB </w:delText>
        </w:r>
        <w:r w:rsidR="00FF12B9" w:rsidDel="00784C06">
          <w:delText>bonding pads.</w:delText>
        </w:r>
        <w:r w:rsidR="00784829" w:rsidDel="00784C06">
          <w:delText xml:space="preserve"> </w:delText>
        </w:r>
      </w:del>
      <w:del w:id="155" w:author="Georgios KATSAROS" w:date="2016-08-27T02:58:00Z">
        <w:r w:rsidR="00784829" w:rsidDel="004F4AAD">
          <w:delText>SMP connectors and bias tees can be seen on Figure 4.</w:delText>
        </w:r>
        <w:r w:rsidR="00FF12B9" w:rsidDel="004F4AAD">
          <w:delText xml:space="preserve"> </w:delText>
        </w:r>
        <w:r w:rsidR="00C13C62" w:rsidDel="004F4AAD">
          <w:delText xml:space="preserve">Further these signals are connected to </w:delText>
        </w:r>
        <w:r w:rsidR="001C3410" w:rsidDel="004F4AAD">
          <w:delText>the quantum dot</w:delText>
        </w:r>
        <w:r w:rsidR="00C13C62" w:rsidDel="004F4AAD">
          <w:delText xml:space="preserve"> gates with the same wedge wire bonding technique.</w:delText>
        </w:r>
      </w:del>
    </w:p>
    <w:p w:rsidR="00FF12B9" w:rsidRPr="002814DB" w:rsidRDefault="00FF12B9" w:rsidP="002814DB"/>
    <w:p w:rsidR="00FF12B9" w:rsidRDefault="004F4AAD" w:rsidP="003562C0">
      <w:pPr>
        <w:rPr>
          <w:b/>
        </w:rPr>
      </w:pPr>
      <w:r>
        <w:rPr>
          <w:b/>
          <w:noProof/>
        </w:rPr>
        <w:drawing>
          <wp:anchor distT="0" distB="0" distL="114300" distR="114300" simplePos="0" relativeHeight="251663360" behindDoc="0" locked="0" layoutInCell="1" allowOverlap="1" wp14:anchorId="68CAF712" wp14:editId="4D7555FD">
            <wp:simplePos x="0" y="0"/>
            <wp:positionH relativeFrom="margin">
              <wp:posOffset>2810975</wp:posOffset>
            </wp:positionH>
            <wp:positionV relativeFrom="paragraph">
              <wp:posOffset>232827</wp:posOffset>
            </wp:positionV>
            <wp:extent cx="3364865" cy="1180465"/>
            <wp:effectExtent l="0" t="0" r="698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486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4384" behindDoc="0" locked="0" layoutInCell="1" allowOverlap="1" wp14:anchorId="7F100985" wp14:editId="254A262F">
            <wp:simplePos x="0" y="0"/>
            <wp:positionH relativeFrom="margin">
              <wp:align>left</wp:align>
            </wp:positionH>
            <wp:positionV relativeFrom="margin">
              <wp:align>center</wp:align>
            </wp:positionV>
            <wp:extent cx="2708910" cy="15214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8910"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8F3989" w:rsidRDefault="008F3989" w:rsidP="009B639D">
      <w:pPr>
        <w:pStyle w:val="Subtitle"/>
      </w:pPr>
    </w:p>
    <w:p w:rsidR="009B639D" w:rsidRDefault="009B639D" w:rsidP="009B639D">
      <w:pPr>
        <w:pStyle w:val="Subtitle"/>
        <w:rPr>
          <w:b/>
        </w:rPr>
      </w:pPr>
      <w:r>
        <w:t xml:space="preserve">Figure 4: Initial version of the PCB sample holder. </w:t>
      </w:r>
      <w:r w:rsidR="005A7B36">
        <w:t xml:space="preserve">The </w:t>
      </w:r>
      <w:del w:id="156" w:author="Georgios KATSAROS" w:date="2016-08-27T03:02:00Z">
        <w:r w:rsidR="005A7B36" w:rsidDel="00784C06">
          <w:delText xml:space="preserve">top </w:delText>
        </w:r>
      </w:del>
      <w:ins w:id="157" w:author="Georgios KATSAROS" w:date="2016-08-27T03:02:00Z">
        <w:r w:rsidR="00784C06">
          <w:t xml:space="preserve">left </w:t>
        </w:r>
      </w:ins>
      <w:r w:rsidR="005A7B36">
        <w:t xml:space="preserve">figure show the upper view of the PCB board while the </w:t>
      </w:r>
      <w:del w:id="158" w:author="Georgios KATSAROS" w:date="2016-08-27T03:02:00Z">
        <w:r w:rsidR="005A7B36" w:rsidDel="00784C06">
          <w:delText xml:space="preserve">lower </w:delText>
        </w:r>
      </w:del>
      <w:ins w:id="159" w:author="Georgios KATSAROS" w:date="2016-08-27T03:02:00Z">
        <w:r w:rsidR="00784C06">
          <w:t xml:space="preserve">right </w:t>
        </w:r>
      </w:ins>
      <w:r w:rsidR="005A7B36">
        <w:t xml:space="preserve">figure focuses on the back side. </w:t>
      </w:r>
      <w:ins w:id="160" w:author="Georgios KATSAROS" w:date="2016-08-27T02:58:00Z">
        <w:r w:rsidR="004F4AAD">
          <w:t>(pictures smaller, put them next to each other</w:t>
        </w:r>
      </w:ins>
      <w:ins w:id="161" w:author="Georgios KATSAROS" w:date="2016-08-27T03:02:00Z">
        <w:r w:rsidR="00784C06">
          <w:t>)</w:t>
        </w:r>
      </w:ins>
    </w:p>
    <w:p w:rsidR="00784C06" w:rsidRDefault="00784C06" w:rsidP="00784C06">
      <w:pPr>
        <w:rPr>
          <w:ins w:id="162" w:author="Georgios KATSAROS" w:date="2016-08-27T03:05:00Z"/>
        </w:rPr>
      </w:pPr>
      <w:ins w:id="163" w:author="Georgios KATSAROS" w:date="2016-08-27T03:06:00Z">
        <w:r>
          <w:t>Resonant</w:t>
        </w:r>
      </w:ins>
      <w:ins w:id="164" w:author="Georgios KATSAROS" w:date="2016-08-27T03:05:00Z">
        <w:r>
          <w:t xml:space="preserve"> Circuit</w:t>
        </w:r>
      </w:ins>
    </w:p>
    <w:p w:rsidR="00784C06" w:rsidDel="00784C06" w:rsidRDefault="00784C06" w:rsidP="00784C06">
      <w:pPr>
        <w:rPr>
          <w:del w:id="165" w:author="Georgios KATSAROS" w:date="2016-08-27T03:07:00Z"/>
          <w:moveTo w:id="166" w:author="Georgios KATSAROS" w:date="2016-08-27T03:03:00Z"/>
        </w:rPr>
      </w:pPr>
      <w:moveToRangeStart w:id="167" w:author="Georgios KATSAROS" w:date="2016-08-27T03:03:00Z" w:name="move460030355"/>
      <w:moveTo w:id="168" w:author="Georgios KATSAROS" w:date="2016-08-27T03:03:00Z">
        <w:r>
          <w:t>The used resonance circuit consist</w:t>
        </w:r>
        <w:del w:id="169" w:author="Georgios KATSAROS" w:date="2016-08-27T03:06:00Z">
          <w:r w:rsidDel="00784C06">
            <w:delText>ed</w:delText>
          </w:r>
        </w:del>
      </w:moveTo>
      <w:ins w:id="170" w:author="Georgios KATSAROS" w:date="2016-08-27T03:06:00Z">
        <w:r>
          <w:t>s</w:t>
        </w:r>
      </w:ins>
      <w:moveTo w:id="171" w:author="Georgios KATSAROS" w:date="2016-08-27T03:03:00Z">
        <w:r>
          <w:t xml:space="preserve"> of a matching circuit (Figure 4) and the SHT resistance R</w:t>
        </w:r>
        <w:r>
          <w:rPr>
            <w:vertAlign w:val="subscript"/>
          </w:rPr>
          <w:t>S</w:t>
        </w:r>
        <w:r>
          <w:t xml:space="preserve"> in parallel to the capacitance C</w:t>
        </w:r>
        <w:r>
          <w:rPr>
            <w:vertAlign w:val="subscript"/>
          </w:rPr>
          <w:t>S</w:t>
        </w:r>
        <w:r>
          <w:t>, as can be seen in a simple circuit model in Figure 3. Finally there always exists a parasitic capacitance in parallel to C</w:t>
        </w:r>
        <w:r>
          <w:rPr>
            <w:vertAlign w:val="subscript"/>
          </w:rPr>
          <w:t>S</w:t>
        </w:r>
        <w:r>
          <w:t xml:space="preserve">, which is a capacitance to the ground that comes from bonding wires, the sample itself, the RF line and the used inductor. </w:t>
        </w:r>
      </w:moveTo>
      <w:ins w:id="172" w:author="Georgios KATSAROS" w:date="2016-08-27T03:06:00Z">
        <w:r>
          <w:t xml:space="preserve">For the </w:t>
        </w:r>
      </w:ins>
      <w:ins w:id="173" w:author="Georgios KATSAROS" w:date="2016-08-27T03:07:00Z">
        <w:r>
          <w:t xml:space="preserve">matching circuit, </w:t>
        </w:r>
      </w:ins>
    </w:p>
    <w:p w:rsidR="00784C06" w:rsidRDefault="00784C06" w:rsidP="00784C06">
      <w:pPr>
        <w:rPr>
          <w:moveTo w:id="174" w:author="Georgios KATSAROS" w:date="2016-08-27T03:03:00Z"/>
        </w:rPr>
      </w:pPr>
      <w:moveTo w:id="175" w:author="Georgios KATSAROS" w:date="2016-08-27T03:03:00Z">
        <w:del w:id="176" w:author="Georgios KATSAROS" w:date="2016-08-27T03:07:00Z">
          <w:r w:rsidDel="00784C06">
            <w:delText xml:space="preserve">Matching circuit elements used are </w:delText>
          </w:r>
        </w:del>
        <w:r>
          <w:t xml:space="preserve">the surface mounted inductor Murata 1.2 </w:t>
        </w:r>
        <w:r w:rsidRPr="00652CB2">
          <w:t>μH</w:t>
        </w:r>
        <w:r>
          <w:t xml:space="preserve"> and </w:t>
        </w:r>
      </w:moveTo>
      <w:ins w:id="177" w:author="Georgios KATSAROS" w:date="2016-08-27T03:07:00Z">
        <w:r>
          <w:t xml:space="preserve">the </w:t>
        </w:r>
      </w:ins>
      <w:moveTo w:id="178" w:author="Georgios KATSAROS" w:date="2016-08-27T03:03:00Z">
        <w:r>
          <w:t xml:space="preserve">varactor MACOM </w:t>
        </w:r>
        <w:r w:rsidRPr="00652CB2">
          <w:t>MA46H070-1056</w:t>
        </w:r>
      </w:moveTo>
      <w:ins w:id="179" w:author="Georgios KATSAROS" w:date="2016-08-27T03:07:00Z">
        <w:r>
          <w:t xml:space="preserve"> were used</w:t>
        </w:r>
      </w:ins>
      <w:moveTo w:id="180" w:author="Georgios KATSAROS" w:date="2016-08-27T03:03:00Z">
        <w:r>
          <w:t xml:space="preserve">. </w:t>
        </w:r>
      </w:moveTo>
      <w:ins w:id="181" w:author="Georgios KATSAROS" w:date="2016-08-27T03:07:00Z">
        <w:r>
          <w:t xml:space="preserve">The </w:t>
        </w:r>
      </w:ins>
      <w:moveTo w:id="182" w:author="Georgios KATSAROS" w:date="2016-08-27T03:03:00Z">
        <w:r>
          <w:t xml:space="preserve">Varactor – a voltage tunable capacitor - was used </w:t>
        </w:r>
      </w:moveTo>
      <w:ins w:id="183" w:author="Georgios KATSAROS" w:date="2016-08-27T03:07:00Z">
        <w:r>
          <w:t xml:space="preserve">in order </w:t>
        </w:r>
      </w:ins>
      <w:moveTo w:id="184" w:author="Georgios KATSAROS" w:date="2016-08-27T03:03:00Z">
        <w:r>
          <w:t xml:space="preserve">to be able to always achieve </w:t>
        </w:r>
      </w:moveTo>
      <w:ins w:id="185" w:author="Georgios KATSAROS" w:date="2016-08-27T03:07:00Z">
        <w:r>
          <w:t xml:space="preserve">a </w:t>
        </w:r>
      </w:ins>
      <w:moveTo w:id="186" w:author="Georgios KATSAROS" w:date="2016-08-27T03:03:00Z">
        <w:r>
          <w:t>good matching condition despite the change of the SHT resistance R</w:t>
        </w:r>
        <w:r>
          <w:rPr>
            <w:vertAlign w:val="subscript"/>
          </w:rPr>
          <w:t>s</w:t>
        </w:r>
        <w:r>
          <w:t xml:space="preserve"> </w:t>
        </w:r>
        <w:del w:id="187" w:author="Georgios KATSAROS" w:date="2016-08-27T03:08:00Z">
          <w:r w:rsidDel="00784C06">
            <w:delText xml:space="preserve">following the approach in </w:delText>
          </w:r>
        </w:del>
        <w:r>
          <w:t xml:space="preserve">[13], as explained in “What is reflectometry” section of the “State of the art” chapter. </w:t>
        </w:r>
      </w:moveTo>
    </w:p>
    <w:moveToRangeEnd w:id="167"/>
    <w:p w:rsidR="00180D54" w:rsidRDefault="00180D54" w:rsidP="003562C0">
      <w:pPr>
        <w:rPr>
          <w:b/>
        </w:rPr>
      </w:pPr>
    </w:p>
    <w:p w:rsidR="00B87682" w:rsidDel="00784C06" w:rsidRDefault="003562C0" w:rsidP="003562C0">
      <w:pPr>
        <w:rPr>
          <w:del w:id="188" w:author="Georgios KATSAROS" w:date="2016-08-27T03:09:00Z"/>
          <w:b/>
        </w:rPr>
      </w:pPr>
      <w:del w:id="189" w:author="Georgios KATSAROS" w:date="2016-08-27T03:09:00Z">
        <w:r w:rsidRPr="003562C0" w:rsidDel="00784C06">
          <w:rPr>
            <w:b/>
          </w:rPr>
          <w:delText>Readout circuit</w:delText>
        </w:r>
      </w:del>
    </w:p>
    <w:p w:rsidR="00A018F0" w:rsidRDefault="00784C06" w:rsidP="00F663DE">
      <w:ins w:id="190" w:author="Georgios KATSAROS" w:date="2016-08-27T03:09:00Z">
        <w:r>
          <w:lastRenderedPageBreak/>
          <w:t xml:space="preserve">For performing the </w:t>
        </w:r>
      </w:ins>
      <w:del w:id="191" w:author="Georgios KATSAROS" w:date="2016-08-27T03:10:00Z">
        <w:r w:rsidR="00F663DE" w:rsidDel="00784C06">
          <w:delText xml:space="preserve">To measure the charge </w:delText>
        </w:r>
        <w:r w:rsidR="00BA3315" w:rsidDel="00784C06">
          <w:delText xml:space="preserve">state of the </w:delText>
        </w:r>
      </w:del>
      <w:del w:id="192" w:author="Georgios KATSAROS" w:date="2016-08-27T02:47:00Z">
        <w:r w:rsidR="00BA3315" w:rsidDel="00AD357D">
          <w:delText>nanowire single hole</w:delText>
        </w:r>
        <w:r w:rsidR="00F663DE" w:rsidDel="00AD357D">
          <w:delText xml:space="preserve"> transistor</w:delText>
        </w:r>
      </w:del>
      <w:del w:id="193" w:author="Georgios KATSAROS" w:date="2016-08-27T03:10:00Z">
        <w:r w:rsidR="00F663DE" w:rsidDel="00784C06">
          <w:delText xml:space="preserve">, </w:delText>
        </w:r>
      </w:del>
      <w:r w:rsidR="00F663DE">
        <w:t xml:space="preserve">ohmic reflectometry </w:t>
      </w:r>
      <w:del w:id="194" w:author="Georgios KATSAROS" w:date="2016-08-27T03:15:00Z">
        <w:r w:rsidR="00F663DE" w:rsidDel="006B2AAA">
          <w:delText xml:space="preserve">technique </w:delText>
        </w:r>
      </w:del>
      <w:ins w:id="195" w:author="Georgios KATSAROS" w:date="2016-08-27T03:10:00Z">
        <w:r>
          <w:t xml:space="preserve">measurements </w:t>
        </w:r>
      </w:ins>
      <w:del w:id="196" w:author="Georgios KATSAROS" w:date="2016-08-27T03:10:00Z">
        <w:r w:rsidR="00F663DE" w:rsidDel="00784C06">
          <w:delText xml:space="preserve">was applied. For that purpose </w:delText>
        </w:r>
      </w:del>
      <w:r w:rsidR="00AF0DE8">
        <w:t xml:space="preserve">the </w:t>
      </w:r>
      <w:r w:rsidR="005028B0">
        <w:t>RF signal was</w:t>
      </w:r>
      <w:r w:rsidR="00F663DE">
        <w:t xml:space="preserve"> sent down the coax line (Figure</w:t>
      </w:r>
      <w:r w:rsidR="005028B0">
        <w:t xml:space="preserve"> 5, right</w:t>
      </w:r>
      <w:r w:rsidR="00F663DE">
        <w:t>)</w:t>
      </w:r>
      <w:ins w:id="197" w:author="Georgios KATSAROS" w:date="2016-08-27T03:10:00Z">
        <w:r>
          <w:t xml:space="preserve"> towards the QD device</w:t>
        </w:r>
      </w:ins>
      <w:r w:rsidR="00F663DE">
        <w:t>.</w:t>
      </w:r>
      <w:r w:rsidR="005028B0">
        <w:t xml:space="preserve"> </w:t>
      </w:r>
      <w:r w:rsidR="00AF0DE8">
        <w:t xml:space="preserve">The </w:t>
      </w:r>
      <w:r w:rsidR="005028B0">
        <w:t>signal</w:t>
      </w:r>
      <w:r w:rsidR="00EE78EE">
        <w:t xml:space="preserve"> </w:t>
      </w:r>
      <w:ins w:id="198" w:author="Georgios KATSAROS" w:date="2016-08-27T03:15:00Z">
        <w:r w:rsidR="006B2AAA">
          <w:t xml:space="preserve">which gets </w:t>
        </w:r>
      </w:ins>
      <w:r w:rsidR="00EE78EE">
        <w:t>reflected from the resonant circuit</w:t>
      </w:r>
      <w:r w:rsidR="005028B0">
        <w:t xml:space="preserve"> </w:t>
      </w:r>
      <w:del w:id="199" w:author="Georgios KATSAROS" w:date="2016-08-27T03:11:00Z">
        <w:r w:rsidR="005028B0" w:rsidDel="0023130B">
          <w:delText xml:space="preserve">was separated in the directional coupler and </w:delText>
        </w:r>
      </w:del>
      <w:ins w:id="200" w:author="Georgios KATSAROS" w:date="2016-08-27T03:15:00Z">
        <w:r w:rsidR="006B2AAA">
          <w:t xml:space="preserve">is sent </w:t>
        </w:r>
      </w:ins>
      <w:del w:id="201" w:author="Georgios KATSAROS" w:date="2016-08-27T03:15:00Z">
        <w:r w:rsidR="005028B0" w:rsidDel="006B2AAA">
          <w:delText>directed</w:delText>
        </w:r>
      </w:del>
      <w:ins w:id="202" w:author="Georgios KATSAROS" w:date="2016-08-27T03:11:00Z">
        <w:r w:rsidR="0023130B">
          <w:t>via the directional coupler</w:t>
        </w:r>
      </w:ins>
      <w:r w:rsidR="005028B0">
        <w:t xml:space="preserve"> to the </w:t>
      </w:r>
      <w:r w:rsidR="00BA3315">
        <w:t>ampl</w:t>
      </w:r>
      <w:r w:rsidR="00FC3EEB">
        <w:t>ifiers</w:t>
      </w:r>
      <w:r w:rsidR="009B288C">
        <w:t xml:space="preserve">. </w:t>
      </w:r>
      <w:ins w:id="203" w:author="Georgios KATSAROS" w:date="2016-08-27T03:11:00Z">
        <w:r w:rsidR="0023130B">
          <w:t xml:space="preserve">The </w:t>
        </w:r>
      </w:ins>
      <w:del w:id="204" w:author="Georgios KATSAROS" w:date="2016-08-27T03:11:00Z">
        <w:r w:rsidR="009B288C" w:rsidDel="0023130B">
          <w:delText>A</w:delText>
        </w:r>
      </w:del>
      <w:ins w:id="205" w:author="Georgios KATSAROS" w:date="2016-08-27T03:11:00Z">
        <w:r w:rsidR="0023130B">
          <w:t>a</w:t>
        </w:r>
      </w:ins>
      <w:r w:rsidR="00A018F0">
        <w:t>mplifier configuration</w:t>
      </w:r>
      <w:r w:rsidR="009B288C">
        <w:t>, shown in Figure 5 (right),</w:t>
      </w:r>
      <w:r w:rsidR="00A018F0">
        <w:t xml:space="preserve"> is used</w:t>
      </w:r>
      <w:r w:rsidR="00FC3EEB">
        <w:t xml:space="preserve"> to</w:t>
      </w:r>
      <w:r w:rsidR="00BA3315">
        <w:t xml:space="preserve"> </w:t>
      </w:r>
      <w:r w:rsidR="00FC3EEB">
        <w:t>preserve the signal to no</w:t>
      </w:r>
      <w:r w:rsidR="009B288C">
        <w:t>ise ratio (SNR).</w:t>
      </w:r>
      <w:r w:rsidR="00A018F0">
        <w:t xml:space="preserve"> </w:t>
      </w:r>
      <w:del w:id="206" w:author="Georgios KATSAROS" w:date="2016-08-27T03:12:00Z">
        <w:r w:rsidR="00A018F0" w:rsidDel="0023130B">
          <w:delText>G</w:delText>
        </w:r>
        <w:r w:rsidR="00FC3EEB" w:rsidDel="0023130B">
          <w:delText>oing from</w:delText>
        </w:r>
      </w:del>
      <w:ins w:id="207" w:author="Georgios KATSAROS" w:date="2016-08-27T03:12:00Z">
        <w:r w:rsidR="0023130B">
          <w:t>After</w:t>
        </w:r>
      </w:ins>
      <w:r w:rsidR="00FC3EEB">
        <w:t xml:space="preserve"> the sample</w:t>
      </w:r>
      <w:r w:rsidR="00A018F0">
        <w:t>,</w:t>
      </w:r>
      <w:r w:rsidR="00FC3EEB">
        <w:t xml:space="preserve"> </w:t>
      </w:r>
      <w:ins w:id="208" w:author="Georgios KATSAROS" w:date="2016-08-27T03:12:00Z">
        <w:r w:rsidR="0023130B">
          <w:t xml:space="preserve">a </w:t>
        </w:r>
      </w:ins>
      <w:r w:rsidR="00A018F0">
        <w:t xml:space="preserve">very </w:t>
      </w:r>
      <w:r w:rsidR="00FC3EEB">
        <w:t>low noise cryogenic amplifier</w:t>
      </w:r>
      <w:r w:rsidR="00A018F0">
        <w:t>, Weinreb’s CITLF2,</w:t>
      </w:r>
      <w:r w:rsidR="00FC3EEB">
        <w:t xml:space="preserve"> </w:t>
      </w:r>
      <w:r w:rsidR="00A018F0">
        <w:t xml:space="preserve">is used to amplify both signal and noise </w:t>
      </w:r>
      <w:del w:id="209" w:author="Georgios KATSAROS" w:date="2016-08-27T03:12:00Z">
        <w:r w:rsidR="00A018F0" w:rsidDel="0023130B">
          <w:delText xml:space="preserve">for </w:delText>
        </w:r>
      </w:del>
      <w:ins w:id="210" w:author="Georgios KATSAROS" w:date="2016-08-27T03:12:00Z">
        <w:r w:rsidR="0023130B">
          <w:t xml:space="preserve">by </w:t>
        </w:r>
      </w:ins>
      <w:r w:rsidR="00A018F0">
        <w:t xml:space="preserve">the same amount (around 20 dB), adding </w:t>
      </w:r>
      <w:ins w:id="211" w:author="Georgios KATSAROS" w:date="2016-08-27T03:12:00Z">
        <w:r w:rsidR="0023130B">
          <w:t xml:space="preserve">a </w:t>
        </w:r>
      </w:ins>
      <w:r w:rsidR="00A018F0">
        <w:t>very small amount of itself noise, thus almost preserving the SNR</w:t>
      </w:r>
      <w:r w:rsidR="008F3989">
        <w:t xml:space="preserve">. </w:t>
      </w:r>
      <w:ins w:id="212" w:author="Georgios KATSAROS" w:date="2016-08-27T03:16:00Z">
        <w:r w:rsidR="006B2AAA">
          <w:t xml:space="preserve">The </w:t>
        </w:r>
      </w:ins>
      <w:del w:id="213" w:author="Georgios KATSAROS" w:date="2016-08-27T03:16:00Z">
        <w:r w:rsidR="008F3989" w:rsidDel="006B2AAA">
          <w:delText>A</w:delText>
        </w:r>
      </w:del>
      <w:ins w:id="214" w:author="Georgios KATSAROS" w:date="2016-08-27T03:16:00Z">
        <w:r w:rsidR="006B2AAA">
          <w:t>a</w:t>
        </w:r>
      </w:ins>
      <w:r w:rsidR="008F3989">
        <w:t xml:space="preserve">chieved SNR </w:t>
      </w:r>
      <w:r w:rsidR="00A018F0">
        <w:t xml:space="preserve">has </w:t>
      </w:r>
      <w:ins w:id="215" w:author="Georgios KATSAROS" w:date="2016-08-27T03:16:00Z">
        <w:r w:rsidR="006B2AAA">
          <w:t xml:space="preserve">a </w:t>
        </w:r>
      </w:ins>
      <w:r w:rsidR="00A018F0">
        <w:t>much higher noise bou</w:t>
      </w:r>
      <w:r w:rsidR="008F3989">
        <w:t>ndary</w:t>
      </w:r>
      <w:ins w:id="216" w:author="Georgios KATSAROS" w:date="2016-08-27T03:16:00Z">
        <w:r w:rsidR="006B2AAA">
          <w:t xml:space="preserve"> (what do you mean with noise boundary?</w:t>
        </w:r>
      </w:ins>
      <w:ins w:id="217" w:author="Georgios KATSAROS" w:date="2016-08-27T03:17:00Z">
        <w:r w:rsidR="006B2AAA">
          <w:t>)</w:t>
        </w:r>
      </w:ins>
      <w:r w:rsidR="008F3989">
        <w:t xml:space="preserve"> allowing the second</w:t>
      </w:r>
      <w:r w:rsidR="00A018F0">
        <w:t xml:space="preserve">, noisier </w:t>
      </w:r>
      <w:r w:rsidR="008F3989">
        <w:t>amplifier to lift that boundary even higher for the next room temperature instrumentation stages, without influencing it.</w:t>
      </w:r>
      <w:r w:rsidR="00A018F0">
        <w:t xml:space="preserve">  </w:t>
      </w:r>
      <w:ins w:id="218" w:author="Georgios KATSAROS" w:date="2016-08-27T03:12:00Z">
        <w:r w:rsidR="0023130B">
          <w:t xml:space="preserve">Here I think you should show the ohmic reflectometry measurement of the QD device you performed. </w:t>
        </w:r>
      </w:ins>
    </w:p>
    <w:p w:rsidR="00E469D0" w:rsidDel="00784C06" w:rsidRDefault="00AF0DE8" w:rsidP="00F663DE">
      <w:pPr>
        <w:rPr>
          <w:moveFrom w:id="219" w:author="Georgios KATSAROS" w:date="2016-08-27T03:03:00Z"/>
        </w:rPr>
      </w:pPr>
      <w:moveFromRangeStart w:id="220" w:author="Georgios KATSAROS" w:date="2016-08-27T03:03:00Z" w:name="move460030355"/>
      <w:moveFrom w:id="221" w:author="Georgios KATSAROS" w:date="2016-08-27T03:03:00Z">
        <w:r w:rsidDel="00784C06">
          <w:t>The used r</w:t>
        </w:r>
        <w:r w:rsidR="008F1241" w:rsidDel="00784C06">
          <w:t>esonance</w:t>
        </w:r>
        <w:r w:rsidR="00671BA0" w:rsidDel="00784C06">
          <w:t xml:space="preserve"> circuit </w:t>
        </w:r>
        <w:r w:rsidR="00F663DE" w:rsidDel="00784C06">
          <w:t xml:space="preserve">consisted of </w:t>
        </w:r>
        <w:r w:rsidDel="00784C06">
          <w:t xml:space="preserve">a </w:t>
        </w:r>
        <w:r w:rsidR="00F663DE" w:rsidDel="00784C06">
          <w:t>matching circuit</w:t>
        </w:r>
        <w:r w:rsidR="00671BA0" w:rsidDel="00784C06">
          <w:t xml:space="preserve"> (Figure 4)</w:t>
        </w:r>
        <w:r w:rsidR="00F663DE" w:rsidDel="00784C06">
          <w:t xml:space="preserve"> and </w:t>
        </w:r>
        <w:r w:rsidDel="00784C06">
          <w:t xml:space="preserve">the </w:t>
        </w:r>
        <w:r w:rsidR="00BA3315" w:rsidDel="00784C06">
          <w:t>SHT</w:t>
        </w:r>
        <w:r w:rsidR="00671BA0" w:rsidDel="00784C06">
          <w:t xml:space="preserve"> resistance R</w:t>
        </w:r>
        <w:r w:rsidR="00671BA0" w:rsidDel="00784C06">
          <w:rPr>
            <w:vertAlign w:val="subscript"/>
          </w:rPr>
          <w:t>S</w:t>
        </w:r>
        <w:r w:rsidR="00671BA0" w:rsidDel="00784C06">
          <w:t xml:space="preserve"> in parallel to </w:t>
        </w:r>
        <w:r w:rsidR="00262716" w:rsidDel="00784C06">
          <w:t xml:space="preserve">the </w:t>
        </w:r>
        <w:r w:rsidR="00671BA0" w:rsidDel="00784C06">
          <w:t>capacitance C</w:t>
        </w:r>
        <w:r w:rsidR="00671BA0" w:rsidDel="00784C06">
          <w:rPr>
            <w:vertAlign w:val="subscript"/>
          </w:rPr>
          <w:t>S</w:t>
        </w:r>
        <w:r w:rsidR="00671BA0" w:rsidDel="00784C06">
          <w:t xml:space="preserve">, as can be seen in </w:t>
        </w:r>
        <w:r w:rsidR="00E838E2" w:rsidDel="00784C06">
          <w:t xml:space="preserve">a </w:t>
        </w:r>
        <w:r w:rsidR="00671BA0" w:rsidDel="00784C06">
          <w:t xml:space="preserve">simple circuit model in Figure 3. </w:t>
        </w:r>
        <w:r w:rsidR="00262716" w:rsidDel="00784C06">
          <w:t>Finally t</w:t>
        </w:r>
        <w:r w:rsidDel="00784C06">
          <w:t>here</w:t>
        </w:r>
        <w:r w:rsidR="00262716" w:rsidDel="00784C06">
          <w:t xml:space="preserve"> always</w:t>
        </w:r>
        <w:r w:rsidDel="00784C06">
          <w:t xml:space="preserve"> exists a</w:t>
        </w:r>
        <w:r w:rsidR="008F3989" w:rsidDel="00784C06">
          <w:t xml:space="preserve"> </w:t>
        </w:r>
        <w:r w:rsidDel="00784C06">
          <w:t>p</w:t>
        </w:r>
        <w:r w:rsidR="00671BA0" w:rsidDel="00784C06">
          <w:t>arasitic capacitance</w:t>
        </w:r>
        <w:r w:rsidR="00262716" w:rsidDel="00784C06">
          <w:t xml:space="preserve"> in parallel to C</w:t>
        </w:r>
        <w:r w:rsidR="00262716" w:rsidDel="00784C06">
          <w:rPr>
            <w:vertAlign w:val="subscript"/>
          </w:rPr>
          <w:t>S</w:t>
        </w:r>
        <w:r w:rsidDel="00784C06">
          <w:t>, which</w:t>
        </w:r>
        <w:r w:rsidR="00671BA0" w:rsidDel="00784C06">
          <w:t xml:space="preserve"> is </w:t>
        </w:r>
        <w:r w:rsidDel="00784C06">
          <w:t xml:space="preserve">a </w:t>
        </w:r>
        <w:r w:rsidR="00671BA0" w:rsidDel="00784C06">
          <w:t xml:space="preserve">capacitance to the ground that comes from bonding wires, </w:t>
        </w:r>
        <w:r w:rsidDel="00784C06">
          <w:t xml:space="preserve">the </w:t>
        </w:r>
        <w:r w:rsidR="00671BA0" w:rsidDel="00784C06">
          <w:t xml:space="preserve">sample itself, </w:t>
        </w:r>
        <w:r w:rsidDel="00784C06">
          <w:t xml:space="preserve">the </w:t>
        </w:r>
        <w:r w:rsidR="00671BA0" w:rsidDel="00784C06">
          <w:t xml:space="preserve">RF line and </w:t>
        </w:r>
        <w:r w:rsidDel="00784C06">
          <w:t xml:space="preserve">the used </w:t>
        </w:r>
        <w:r w:rsidR="00671BA0" w:rsidDel="00784C06">
          <w:t>inductor.</w:t>
        </w:r>
        <w:r w:rsidR="00652CB2" w:rsidDel="00784C06">
          <w:t xml:space="preserve"> </w:t>
        </w:r>
      </w:moveFrom>
    </w:p>
    <w:p w:rsidR="004B72FD" w:rsidDel="00784C06" w:rsidRDefault="00652CB2" w:rsidP="00652CB2">
      <w:pPr>
        <w:rPr>
          <w:moveFrom w:id="222" w:author="Georgios KATSAROS" w:date="2016-08-27T03:03:00Z"/>
        </w:rPr>
      </w:pPr>
      <w:moveFrom w:id="223" w:author="Georgios KATSAROS" w:date="2016-08-27T03:03:00Z">
        <w:r w:rsidDel="00784C06">
          <w:t>Matching circuit elements used are</w:t>
        </w:r>
        <w:r w:rsidR="008025CE" w:rsidDel="00784C06">
          <w:t xml:space="preserve"> the</w:t>
        </w:r>
        <w:r w:rsidDel="00784C06">
          <w:t xml:space="preserve"> su</w:t>
        </w:r>
        <w:r w:rsidR="008025CE" w:rsidDel="00784C06">
          <w:t>rface mounted inductor Murata 1.</w:t>
        </w:r>
        <w:r w:rsidDel="00784C06">
          <w:t xml:space="preserve">2 </w:t>
        </w:r>
        <w:r w:rsidRPr="00652CB2" w:rsidDel="00784C06">
          <w:t>μH</w:t>
        </w:r>
        <w:r w:rsidR="00B148E8" w:rsidDel="00784C06">
          <w:t xml:space="preserve"> </w:t>
        </w:r>
        <w:r w:rsidDel="00784C06">
          <w:t xml:space="preserve">and varactor MACOM </w:t>
        </w:r>
        <w:r w:rsidRPr="00652CB2" w:rsidDel="00784C06">
          <w:t>MA46H070-1056</w:t>
        </w:r>
        <w:r w:rsidR="001933BB" w:rsidDel="00784C06">
          <w:t xml:space="preserve">. </w:t>
        </w:r>
        <w:r w:rsidR="004B72FD" w:rsidDel="00784C06">
          <w:t>Varactor</w:t>
        </w:r>
        <w:r w:rsidR="00AF0DE8" w:rsidDel="00784C06">
          <w:t xml:space="preserve"> – a voltage tunable capacitor -</w:t>
        </w:r>
        <w:r w:rsidR="004B72FD" w:rsidDel="00784C06">
          <w:t xml:space="preserve"> was</w:t>
        </w:r>
        <w:r w:rsidDel="00784C06">
          <w:t xml:space="preserve"> used to be able </w:t>
        </w:r>
        <w:r w:rsidR="004B72FD" w:rsidDel="00784C06">
          <w:t xml:space="preserve">to always </w:t>
        </w:r>
        <w:r w:rsidDel="00784C06">
          <w:t>achieve good</w:t>
        </w:r>
        <w:r w:rsidR="004B72FD" w:rsidDel="00784C06">
          <w:t xml:space="preserve"> matching condition despite </w:t>
        </w:r>
        <w:r w:rsidR="00AF0DE8" w:rsidDel="00784C06">
          <w:t xml:space="preserve">the </w:t>
        </w:r>
        <w:r w:rsidR="004B72FD" w:rsidDel="00784C06">
          <w:t>chang</w:t>
        </w:r>
        <w:r w:rsidR="00AF0DE8" w:rsidDel="00784C06">
          <w:t>e</w:t>
        </w:r>
        <w:r w:rsidR="004B72FD" w:rsidDel="00784C06">
          <w:t xml:space="preserve"> </w:t>
        </w:r>
        <w:r w:rsidR="00BA3315" w:rsidDel="00784C06">
          <w:t xml:space="preserve">of </w:t>
        </w:r>
        <w:r w:rsidR="00AF0DE8" w:rsidDel="00784C06">
          <w:t xml:space="preserve">the </w:t>
        </w:r>
        <w:r w:rsidR="00BA3315" w:rsidDel="00784C06">
          <w:t>SHT</w:t>
        </w:r>
        <w:r w:rsidR="004B72FD" w:rsidDel="00784C06">
          <w:t xml:space="preserve"> resistance R</w:t>
        </w:r>
        <w:r w:rsidR="004B72FD" w:rsidDel="00784C06">
          <w:rPr>
            <w:vertAlign w:val="subscript"/>
          </w:rPr>
          <w:t>s</w:t>
        </w:r>
        <w:r w:rsidR="004B72FD" w:rsidDel="00784C06">
          <w:t xml:space="preserve"> following the approach in [13]</w:t>
        </w:r>
        <w:r w:rsidR="001933BB" w:rsidDel="00784C06">
          <w:t>, as explained in “What is reflectometry” section of the “State of the art” chapter</w:t>
        </w:r>
        <w:r w:rsidDel="00784C06">
          <w:t>.</w:t>
        </w:r>
        <w:r w:rsidR="004B72FD" w:rsidDel="00784C06">
          <w:t xml:space="preserve"> </w:t>
        </w:r>
      </w:moveFrom>
    </w:p>
    <w:moveFromRangeEnd w:id="220"/>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Pr="008F3989" w:rsidRDefault="00E469D0" w:rsidP="008F3989">
      <w:pPr>
        <w:pStyle w:val="Subtitle"/>
      </w:pPr>
      <w:r>
        <w:t xml:space="preserve">Figure 5: Plexiglas </w:t>
      </w:r>
      <w:ins w:id="224" w:author="Georgios KATSAROS" w:date="2016-08-27T03:17:00Z">
        <w:r w:rsidR="006B2AAA">
          <w:t xml:space="preserve">4K </w:t>
        </w:r>
      </w:ins>
      <w:r w:rsidR="00AF0DE8">
        <w:t>dip-</w:t>
      </w:r>
      <w:r>
        <w:t xml:space="preserve">stick used for </w:t>
      </w:r>
      <w:r w:rsidR="00AF0DE8">
        <w:t xml:space="preserve">cooling down </w:t>
      </w:r>
      <w:r>
        <w:t>sample</w:t>
      </w:r>
      <w:r w:rsidR="00AF0DE8">
        <w:t>s</w:t>
      </w:r>
      <w:r>
        <w:t xml:space="preserve"> </w:t>
      </w:r>
      <w:r w:rsidR="00AF0DE8">
        <w:t>to 4K</w:t>
      </w:r>
      <w:ins w:id="225" w:author="Georgios KATSAROS" w:date="2016-08-27T03:17:00Z">
        <w:r w:rsidR="006B2AAA">
          <w:t xml:space="preserve"> and performing reflectometry measurements</w:t>
        </w:r>
      </w:ins>
      <w:r>
        <w:t xml:space="preserve">. </w:t>
      </w:r>
      <w:r w:rsidR="00AF0DE8">
        <w:t>The left picture shows the w</w:t>
      </w:r>
      <w:r>
        <w:t>hole</w:t>
      </w:r>
      <w:r w:rsidR="00DE3FEF">
        <w:t xml:space="preserve"> stick, </w:t>
      </w:r>
      <w:r>
        <w:t xml:space="preserve">while </w:t>
      </w:r>
      <w:ins w:id="226" w:author="Georgios KATSAROS" w:date="2016-08-27T03:17:00Z">
        <w:r w:rsidR="006B2AAA">
          <w:t xml:space="preserve">the </w:t>
        </w:r>
      </w:ins>
      <w:r>
        <w:t xml:space="preserve">right </w:t>
      </w:r>
      <w:r w:rsidR="005028B0">
        <w:t xml:space="preserve">is </w:t>
      </w:r>
      <w:del w:id="227" w:author="Georgios KATSAROS" w:date="2016-08-27T03:17:00Z">
        <w:r w:rsidR="005028B0" w:rsidDel="006B2AAA">
          <w:delText xml:space="preserve">the </w:delText>
        </w:r>
      </w:del>
      <w:ins w:id="228" w:author="Georgios KATSAROS" w:date="2016-08-27T03:17:00Z">
        <w:r w:rsidR="006B2AAA">
          <w:t xml:space="preserve">a </w:t>
        </w:r>
      </w:ins>
      <w:r w:rsidR="005028B0">
        <w:t>zoom</w:t>
      </w:r>
      <w:ins w:id="229" w:author="Georgios KATSAROS" w:date="2016-08-27T03:17:00Z">
        <w:r w:rsidR="006B2AAA">
          <w:t>-</w:t>
        </w:r>
      </w:ins>
      <w:del w:id="230" w:author="Georgios KATSAROS" w:date="2016-08-27T03:17:00Z">
        <w:r w:rsidR="00654870" w:rsidDel="006B2AAA">
          <w:delText xml:space="preserve"> </w:delText>
        </w:r>
      </w:del>
      <w:r w:rsidR="00654870">
        <w:t>i</w:t>
      </w:r>
      <w:r w:rsidR="00AF0DE8">
        <w:t xml:space="preserve">n, highlighting the </w:t>
      </w:r>
      <w:r>
        <w:t xml:space="preserve">directional coupler and </w:t>
      </w:r>
      <w:ins w:id="231" w:author="Georgios KATSAROS" w:date="2016-08-27T03:17:00Z">
        <w:r w:rsidR="006B2AAA">
          <w:t xml:space="preserve">the </w:t>
        </w:r>
      </w:ins>
      <w:r>
        <w:t xml:space="preserve">low noise </w:t>
      </w:r>
      <w:r w:rsidR="005028B0">
        <w:t xml:space="preserve">Minicircuits </w:t>
      </w:r>
      <w:r w:rsidR="005028B0" w:rsidRPr="005028B0">
        <w:t>ZX60-33LN-S+</w:t>
      </w:r>
      <w:r w:rsidR="005028B0">
        <w:t xml:space="preserve"> </w:t>
      </w:r>
      <w:r>
        <w:t xml:space="preserve">RF amplifier. </w:t>
      </w:r>
      <w:r w:rsidR="00AF0DE8">
        <w:t xml:space="preserve">An additional </w:t>
      </w:r>
      <w:r>
        <w:t>low noise cryogenic RF</w:t>
      </w:r>
      <w:r w:rsidR="008F3989">
        <w:t xml:space="preserve"> </w:t>
      </w:r>
      <w:r>
        <w:t>amplifier</w:t>
      </w:r>
      <w:r w:rsidR="005028B0">
        <w:t xml:space="preserve"> CITLF2</w:t>
      </w:r>
      <w:r>
        <w:t xml:space="preserve"> from Sander Weinreb’s </w:t>
      </w:r>
      <w:r>
        <w:rPr>
          <w:color w:val="575757"/>
        </w:rPr>
        <w:t>Caltech Microwave Research Group</w:t>
      </w:r>
      <w:r w:rsidR="00AF0DE8">
        <w:rPr>
          <w:color w:val="575757"/>
        </w:rPr>
        <w:t xml:space="preserve"> </w:t>
      </w:r>
      <w:r w:rsidR="00AF0DE8" w:rsidRPr="00213FA0">
        <w:t>can be added in order</w:t>
      </w:r>
      <w:r w:rsidR="00AF0DE8">
        <w:rPr>
          <w:color w:val="575757"/>
        </w:rPr>
        <w:t xml:space="preserve"> to increase the SNR of the measured signal</w:t>
      </w:r>
      <w:r>
        <w:rPr>
          <w:color w:val="575757"/>
        </w:rPr>
        <w:t>.</w:t>
      </w:r>
    </w:p>
    <w:p w:rsidR="00A03474" w:rsidRDefault="00A03474" w:rsidP="00FF7A41">
      <w:pPr>
        <w:rPr>
          <w:sz w:val="48"/>
          <w:szCs w:val="48"/>
        </w:rPr>
      </w:pPr>
    </w:p>
    <w:p w:rsidR="00A03474" w:rsidRDefault="00A03474" w:rsidP="00FF7A41">
      <w:pPr>
        <w:rPr>
          <w:sz w:val="48"/>
          <w:szCs w:val="48"/>
        </w:rPr>
      </w:pPr>
    </w:p>
    <w:p w:rsidR="00E86687" w:rsidRDefault="00E86687" w:rsidP="00FF7A41">
      <w:pPr>
        <w:rPr>
          <w:sz w:val="48"/>
          <w:szCs w:val="48"/>
        </w:rPr>
      </w:pPr>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232"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D6113B" w:rsidRDefault="00D6113B" w:rsidP="00FF7A41">
      <w:pPr>
        <w:rPr>
          <w:sz w:val="48"/>
          <w:szCs w:val="48"/>
        </w:rPr>
      </w:pPr>
    </w:p>
    <w:sectPr w:rsidR="00D6113B"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864" w:rsidRDefault="00A80864" w:rsidP="007436F6">
      <w:pPr>
        <w:spacing w:after="0" w:line="240" w:lineRule="auto"/>
      </w:pPr>
      <w:r>
        <w:separator/>
      </w:r>
    </w:p>
  </w:endnote>
  <w:endnote w:type="continuationSeparator" w:id="0">
    <w:p w:rsidR="00A80864" w:rsidRDefault="00A80864"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864" w:rsidRDefault="00A80864" w:rsidP="007436F6">
      <w:pPr>
        <w:spacing w:after="0" w:line="240" w:lineRule="auto"/>
      </w:pPr>
      <w:r>
        <w:separator/>
      </w:r>
    </w:p>
  </w:footnote>
  <w:footnote w:type="continuationSeparator" w:id="0">
    <w:p w:rsidR="00A80864" w:rsidRDefault="00A80864"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2FD8"/>
    <w:rsid w:val="00064BA8"/>
    <w:rsid w:val="00065FB6"/>
    <w:rsid w:val="00067A20"/>
    <w:rsid w:val="00067E06"/>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42F1"/>
    <w:rsid w:val="00315E2B"/>
    <w:rsid w:val="00321003"/>
    <w:rsid w:val="00323823"/>
    <w:rsid w:val="0033444E"/>
    <w:rsid w:val="00334797"/>
    <w:rsid w:val="00337E3C"/>
    <w:rsid w:val="00340C1D"/>
    <w:rsid w:val="00351A14"/>
    <w:rsid w:val="00354C61"/>
    <w:rsid w:val="0035532A"/>
    <w:rsid w:val="00355A27"/>
    <w:rsid w:val="003562C0"/>
    <w:rsid w:val="00360A4E"/>
    <w:rsid w:val="00360E81"/>
    <w:rsid w:val="00363628"/>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730E"/>
    <w:rsid w:val="00553EBF"/>
    <w:rsid w:val="005619A0"/>
    <w:rsid w:val="00561A01"/>
    <w:rsid w:val="005648E2"/>
    <w:rsid w:val="005671CD"/>
    <w:rsid w:val="005710A5"/>
    <w:rsid w:val="00573BFB"/>
    <w:rsid w:val="00577FEC"/>
    <w:rsid w:val="00580D5B"/>
    <w:rsid w:val="005A23A8"/>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A9C"/>
    <w:rsid w:val="006932B5"/>
    <w:rsid w:val="006A60FD"/>
    <w:rsid w:val="006A795A"/>
    <w:rsid w:val="006B2AA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11862"/>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6B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610D"/>
    <w:rsid w:val="00A71E8A"/>
    <w:rsid w:val="00A74988"/>
    <w:rsid w:val="00A80864"/>
    <w:rsid w:val="00A827AF"/>
    <w:rsid w:val="00A87AD4"/>
    <w:rsid w:val="00A91CE1"/>
    <w:rsid w:val="00A96C26"/>
    <w:rsid w:val="00AA1619"/>
    <w:rsid w:val="00AA46FA"/>
    <w:rsid w:val="00AA7551"/>
    <w:rsid w:val="00AB1A5C"/>
    <w:rsid w:val="00AB3B6B"/>
    <w:rsid w:val="00AB5B68"/>
    <w:rsid w:val="00AC4D90"/>
    <w:rsid w:val="00AC4E94"/>
    <w:rsid w:val="00AC56E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86B6F"/>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3EEB"/>
    <w:rsid w:val="00FC46D0"/>
    <w:rsid w:val="00FC5271"/>
    <w:rsid w:val="00FD0465"/>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0D2D4-45E3-43D5-ABF0-D1C6454EA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2897</Words>
  <Characters>16518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cp:revision>
  <dcterms:created xsi:type="dcterms:W3CDTF">2016-08-30T13:29:00Z</dcterms:created>
  <dcterms:modified xsi:type="dcterms:W3CDTF">2016-08-30T13:35:00Z</dcterms:modified>
</cp:coreProperties>
</file>