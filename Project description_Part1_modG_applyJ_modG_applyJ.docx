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5C2ED5">
        <w:t>solid state implementations</w:t>
      </w:r>
      <w:r w:rsidR="00C84E50">
        <w:t xml:space="preserve"> 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3C0C6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r>
        <w:t xml:space="preserve">A few years after the Loss-DiVincenzo proposal for the realization of a scalable </w:t>
      </w:r>
      <w:r>
        <w:lastRenderedPageBreak/>
        <w:t xml:space="preserve">quantum computer,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w:t>
      </w:r>
      <w:r w:rsidR="001C30F2">
        <w:t xml:space="preserve">necessary </w:t>
      </w:r>
      <w:r>
        <w:t>criteria are:</w:t>
      </w:r>
      <w:ins w:id="0" w:author="Georgios KATSAROS" w:date="2016-08-27T00:23:00Z">
        <w:r w:rsidR="00457EBC">
          <w:t xml:space="preserve"> </w:t>
        </w:r>
      </w:ins>
    </w:p>
    <w:p w:rsidR="00A03474" w:rsidRDefault="009318DF" w:rsidP="002C4E62">
      <w:pPr>
        <w:pStyle w:val="ListParagraph"/>
        <w:numPr>
          <w:ilvl w:val="0"/>
          <w:numId w:val="3"/>
        </w:numPr>
      </w:pPr>
      <w:r w:rsidRPr="00A03474">
        <w:rPr>
          <w:b/>
          <w:shd w:val="clear" w:color="auto" w:fill="FFFFFF"/>
        </w:rPr>
        <w:t>I</w:t>
      </w:r>
      <w:r w:rsidR="00841043" w:rsidRPr="00A03474">
        <w:rPr>
          <w:b/>
          <w:shd w:val="clear" w:color="auto" w:fill="FFFFFF"/>
        </w:rPr>
        <w:t>dentification of well-defined qubits</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9318DF" w:rsidP="002C4E62">
      <w:pPr>
        <w:pStyle w:val="ListParagraph"/>
        <w:numPr>
          <w:ilvl w:val="0"/>
          <w:numId w:val="3"/>
        </w:numPr>
      </w:pPr>
      <w:r w:rsidRPr="00A03474">
        <w:rPr>
          <w:b/>
        </w:rPr>
        <w:t>R</w:t>
      </w:r>
      <w:r w:rsidR="003C0C66" w:rsidRPr="00A03474">
        <w:rPr>
          <w:b/>
        </w:rPr>
        <w:t>eliable state preparation</w:t>
      </w:r>
      <w:r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 xml:space="preserve">Because of the several noise sources </w:t>
      </w:r>
      <w:r w:rsidR="00457EBC">
        <w:t xml:space="preserve">to which the qubit is exposed </w:t>
      </w:r>
      <w:r>
        <w:t>its initially prepared state is lost (</w:t>
      </w:r>
      <w:r w:rsidR="001C30F2">
        <w:t xml:space="preserve">it does </w:t>
      </w:r>
      <w:r>
        <w:t xml:space="preserve">decohere) with the time. It is desirable to have </w:t>
      </w:r>
      <w:r w:rsidR="001C30F2">
        <w:t xml:space="preserve">as long as possible </w:t>
      </w:r>
      <w:r>
        <w:t>coherence time</w:t>
      </w:r>
      <w:r w:rsidR="001C30F2">
        <w:t>s</w:t>
      </w:r>
      <w:r>
        <w:t xml:space="preserve">. </w:t>
      </w:r>
    </w:p>
    <w:p w:rsidR="003C3C5A" w:rsidRDefault="000940E2" w:rsidP="00961F10">
      <w:pPr>
        <w:pStyle w:val="ListParagraph"/>
        <w:numPr>
          <w:ilvl w:val="0"/>
          <w:numId w:val="3"/>
        </w:num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DE336E" w:rsidRPr="003C3C5A">
        <w:rPr>
          <w:b/>
        </w:rPr>
        <w:t>:</w:t>
      </w:r>
      <w:r w:rsidR="00DE336E">
        <w:t xml:space="preserve"> </w:t>
      </w:r>
      <w:r w:rsidR="003A696D">
        <w:t>Quantu</w:t>
      </w:r>
      <w:r w:rsidR="00321003">
        <w:t>m logic gate state is represented by the qubits spin directions</w:t>
      </w:r>
      <w:r w:rsidR="003A696D">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0F70ED">
        <w:t>achieved by applying</w:t>
      </w:r>
      <w:r w:rsidR="003C3C5A">
        <w:t xml:space="preserve"> pulses which duration define rotati</w:t>
      </w:r>
      <w:r w:rsidR="000F70ED">
        <w:t>on angles.</w:t>
      </w:r>
    </w:p>
    <w:p w:rsidR="00224C13" w:rsidRDefault="00536253" w:rsidP="00C80454">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Pr>
          <w:b/>
        </w:rPr>
        <w:t xml:space="preserve">: </w:t>
      </w:r>
      <w:r>
        <w:t>Qubit</w:t>
      </w:r>
      <w:r w:rsidR="004B4FA2">
        <w:t xml:space="preserve"> measurement is </w:t>
      </w:r>
      <w:r w:rsidR="00561A01">
        <w:t xml:space="preserve">a </w:t>
      </w:r>
      <w:r w:rsidR="007B0C9D">
        <w:t>process of getting the information about</w:t>
      </w:r>
      <w:r>
        <w:t xml:space="preserve"> its</w:t>
      </w:r>
      <w:r w:rsidR="007B0C9D">
        <w:t xml:space="preserve"> spin vector position. </w:t>
      </w:r>
    </w:p>
    <w:p w:rsidR="006E5B4E" w:rsidRDefault="006E5B4E" w:rsidP="00536253">
      <w:pPr>
        <w:pStyle w:val="ListParagraph"/>
      </w:pPr>
      <w:ins w:id="1" w:author="Josip KUKUCKA" w:date="2016-08-30T15:36:00Z">
        <w:r>
          <w:t>I can also put the exact criteria names from the DIVincenzo’s review – reference [6] . They seems to be nice.</w:t>
        </w:r>
      </w:ins>
    </w:p>
    <w:p w:rsidR="00D11084" w:rsidRPr="00D11084" w:rsidRDefault="00457EBC" w:rsidP="00457EBC">
      <w:pPr>
        <w:rPr>
          <w:b/>
          <w:vertAlign w:val="subscript"/>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w:t>
      </w:r>
      <w:r w:rsidR="00D775CF">
        <w:rPr>
          <w:b/>
        </w:rPr>
        <w:t>going from the one</w:t>
      </w:r>
      <w:r w:rsidR="00D775CF">
        <w:rPr>
          <w:b/>
        </w:rPr>
        <w:t xml:space="preserve"> spin</w:t>
      </w:r>
      <w:r w:rsidR="00D775CF">
        <w:rPr>
          <w:b/>
        </w:rPr>
        <w:t xml:space="preserve"> state to the other</w:t>
      </w:r>
      <w:r w:rsidR="00D11084">
        <w:rPr>
          <w:b/>
        </w:rPr>
        <w:t xml:space="preserve">. </w:t>
      </w:r>
    </w:p>
    <w:p w:rsidR="008109AB" w:rsidRDefault="008109AB" w:rsidP="009D17AE"/>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lastRenderedPageBreak/>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doping</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2"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 of 60</w:t>
      </w:r>
      <w:r w:rsidR="00671E19">
        <w:t xml:space="preserve"> </w:t>
      </w:r>
      <w:r w:rsidR="00207CC3">
        <w:t>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the </w:t>
      </w:r>
      <w:r w:rsidR="0039664B" w:rsidRPr="001A521D">
        <w:t>π</w:t>
      </w:r>
      <w:r w:rsidR="00671E19">
        <w:t xml:space="preserve"> rotation</w:t>
      </w:r>
      <w:r w:rsidR="0039664B">
        <w:t xml:space="preserve"> duration</w:t>
      </w:r>
      <w:r w:rsidR="00DF4CBE">
        <w:t xml:space="preserve"> time</w:t>
      </w:r>
      <w:r w:rsidR="00843ED2">
        <w:t xml:space="preserve"> for that case </w:t>
      </w:r>
      <w:r w:rsidR="00AD13EC">
        <w:t>was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the </w:t>
      </w:r>
      <w:r w:rsidR="00971924">
        <w:t>coherence time using</w:t>
      </w:r>
      <w:r w:rsidR="00843ED2">
        <w:t xml:space="preserve"> the</w:t>
      </w:r>
      <w:r w:rsidR="00971924">
        <w:t xml:space="preserve"> Hahn-echo pulse sequence</w:t>
      </w:r>
      <w:r w:rsidR="00843ED2">
        <w:t xml:space="preserve"> </w:t>
      </w:r>
      <w:r w:rsidR="00971924">
        <w:t>T</w:t>
      </w:r>
      <w:r w:rsidR="00971924">
        <w:rPr>
          <w:vertAlign w:val="subscript"/>
        </w:rPr>
        <w:t>2</w:t>
      </w:r>
      <w:r w:rsidR="00671E19">
        <w:rPr>
          <w:vertAlign w:val="superscript"/>
        </w:rPr>
        <w:t>ECHO</w:t>
      </w:r>
      <w:r w:rsidR="00671E19">
        <w:t xml:space="preserve"> = 40 μs, while </w:t>
      </w:r>
      <w:r w:rsidR="00671E19" w:rsidRPr="001A521D">
        <w:t>π</w:t>
      </w:r>
      <w:r w:rsidR="00671E19">
        <w:t xml:space="preserve"> rotation duration</w:t>
      </w:r>
      <w:r w:rsidR="00671E19">
        <w:t xml:space="preserve"> </w:t>
      </w:r>
      <w:r w:rsidR="00671E19">
        <w:t>was</w:t>
      </w:r>
      <w:r>
        <w:t xml:space="preserve"> </w:t>
      </w:r>
      <w:r w:rsidR="00780B80">
        <w:t>around</w:t>
      </w:r>
      <w:r w:rsidR="00971924">
        <w:t xml:space="preserv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ins w:id="3" w:author="Josip KUKUCKA" w:date="2016-08-30T14:05:00Z">
        <w:r w:rsidR="00671E19">
          <w:t>(can we find the same coherence time (method) in each paper?)</w:t>
        </w:r>
        <w:r w:rsidR="00671E19">
          <w:t xml:space="preserve"> – Veldhorst does just CPMG</w:t>
        </w:r>
      </w:ins>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section</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B035E6" w:rsidRDefault="00961F10" w:rsidP="00C86B6F">
      <w:r>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r w:rsidR="00624284">
        <w:t xml:space="preserve"> In addition, for purely heavy-hole (HH) states the dephasing time should be very long. In our group we study such qubits</w:t>
      </w:r>
      <w:r w:rsidR="00387E18">
        <w:t>, in Ge self-assembled nanostructures</w:t>
      </w:r>
      <w:r w:rsidR="001B77CB">
        <w:t xml:space="preserve"> </w:t>
      </w:r>
      <w:r w:rsidR="00387E18">
        <w:t>[10]</w:t>
      </w:r>
      <w:r w:rsidR="00624284">
        <w:t xml:space="preserve">. </w:t>
      </w:r>
      <w:r w:rsidR="00387E18">
        <w:t xml:space="preserve">Such nanostructures are created by epitaxial growth of Ge on Si. Such a growth leads, due to the different lattice constant, to various type of nanostructures. In this project the so-called Ge hut-wires are going to be studied. Very recently </w:t>
      </w:r>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indicating long coherence times for this material system.</w:t>
      </w:r>
      <w:r w:rsidR="00387E18">
        <w:rPr>
          <w:b/>
        </w:rPr>
        <w:t xml:space="preserve"> </w:t>
      </w:r>
    </w:p>
    <w:p w:rsidR="00CC2675" w:rsidRDefault="00785174" w:rsidP="009D17AE">
      <w:r w:rsidRPr="00C23830">
        <w:rPr>
          <w:noProof/>
        </w:rPr>
        <w:lastRenderedPageBreak/>
        <w:drawing>
          <wp:anchor distT="0" distB="0" distL="114300" distR="114300" simplePos="0" relativeHeight="251677696" behindDoc="0" locked="0" layoutInCell="1" allowOverlap="1" wp14:anchorId="34C8D646" wp14:editId="17D11A84">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w:t>
      </w:r>
      <w:bookmarkStart w:id="4" w:name="_GoBack"/>
      <w:bookmarkEnd w:id="4"/>
      <w:r w:rsidR="006C3B94">
        <w:t>on micrograph of SiGe nanowire</w:t>
      </w:r>
      <w:r w:rsidR="00C23830">
        <w:t xml:space="preserve"> contacted by palladium Pd source and drain electrodes</w:t>
      </w:r>
      <w:r w:rsidR="00744666">
        <w:t xml:space="preserve"> [10]</w:t>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24284" w:rsidP="009D17AE">
      <w:pPr>
        <w:rPr>
          <w:b/>
        </w:rPr>
      </w:pPr>
      <w:r w:rsidRPr="006C3B94">
        <w:rPr>
          <w:noProof/>
        </w:rPr>
        <w:drawing>
          <wp:anchor distT="0" distB="0" distL="114300" distR="114300" simplePos="0" relativeHeight="251676672" behindDoc="0" locked="0" layoutInCell="1" allowOverlap="1" wp14:anchorId="4C825E4C" wp14:editId="406863F9">
            <wp:simplePos x="0" y="0"/>
            <wp:positionH relativeFrom="margin">
              <wp:posOffset>1432181</wp:posOffset>
            </wp:positionH>
            <wp:positionV relativeFrom="page">
              <wp:posOffset>434160</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298E" w:rsidRPr="00ED56D2" w:rsidRDefault="0053298E" w:rsidP="0053298E">
      <w:pPr>
        <w:pStyle w:val="Subtitle"/>
      </w:pPr>
      <w:r>
        <w:t xml:space="preserve">Figure 2: </w:t>
      </w:r>
      <w:ins w:id="5" w:author="Georgios KATSAROS" w:date="2016-08-27T00:58:00Z">
        <w:r w:rsidR="00387E18">
          <w:t xml:space="preserve">Here I would put a stability diagram of a single QD and combine Fig. 1 and Fig. 2 in one. </w:t>
        </w:r>
      </w:ins>
      <w:r>
        <w:t>Stability diagram of a SiGe nanowire double quant</w:t>
      </w:r>
      <w:r w:rsidR="00744666">
        <w:t>um dot</w:t>
      </w: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are applied in order to measure the state of a spin qubit and </w:t>
      </w:r>
      <w:r w:rsidR="00387E18">
        <w:t xml:space="preserve">to </w:t>
      </w:r>
      <w:r>
        <w:t xml:space="preserve">extract the coherence times: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 xml:space="preserve">ifferential measurement (AC current readout) </w:t>
      </w:r>
      <w:r w:rsidR="00C86B6F">
        <w:t xml:space="preserve">: The </w:t>
      </w:r>
      <w:r w:rsidR="00C86B6F">
        <w:t>d</w:t>
      </w:r>
      <w:r w:rsidR="00C86B6F">
        <w:t xml:space="preserve">ifferential measurement (AC current readout) has the same drawbacks as DC current readout. It is typically done with </w:t>
      </w:r>
      <w:r w:rsidR="00C86B6F">
        <w:t xml:space="preserve">a </w:t>
      </w:r>
      <w:r w:rsidR="00C86B6F">
        <w:t xml:space="preserve">low frequency lock in technique. Because of the low frequency noise, </w:t>
      </w:r>
      <w:r w:rsidR="00C86B6F">
        <w:t xml:space="preserve">a </w:t>
      </w:r>
      <w:r w:rsidR="00C86B6F">
        <w:t xml:space="preserve">lock in amplifier usually operates on </w:t>
      </w:r>
      <w:r w:rsidR="00C86B6F">
        <w:t xml:space="preserve">a </w:t>
      </w:r>
      <w:r w:rsidR="00C86B6F">
        <w:t xml:space="preserve">very narrow </w:t>
      </w:r>
      <w:r w:rsidR="00C86B6F">
        <w:t>BW</w:t>
      </w:r>
      <w:r w:rsidR="00C86B6F">
        <w:t xml:space="preserve"> around </w:t>
      </w:r>
      <w:r w:rsidR="00C86B6F">
        <w:t xml:space="preserve">the </w:t>
      </w:r>
      <w:r w:rsidR="00801743">
        <w:t xml:space="preserve">measurement </w:t>
      </w:r>
      <w:r w:rsidR="00C86B6F">
        <w:t>frequency, which lead</w:t>
      </w:r>
      <w:r w:rsidR="00C86B6F">
        <w:t>s</w:t>
      </w:r>
      <w:r w:rsidR="00C86B6F">
        <w:t xml:space="preserve"> to long measurement time</w:t>
      </w:r>
      <w:ins w:id="6" w:author="Georgios KATSAROS" w:date="2016-08-27T01:06:00Z">
        <w:r w:rsidR="00801743">
          <w:t>s (let’s discuss this)</w:t>
        </w:r>
      </w:ins>
      <w:r w:rsidR="00C86B6F">
        <w:t>.</w:t>
      </w:r>
    </w:p>
    <w:p w:rsidR="001860D4" w:rsidRDefault="001860D4">
      <w:pPr>
        <w:pStyle w:val="ListParagraph"/>
        <w:pPrChange w:id="7"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8"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9"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10" w:author="Georgios KATSAROS" w:date="2016-08-27T01:50:00Z">
                              <w:r w:rsidRPr="00E5561A">
                                <w:rPr>
                                  <w:rFonts w:eastAsiaTheme="minorEastAsia"/>
                                  <w:sz w:val="18"/>
                                  <w:szCs w:val="18"/>
                                </w:rPr>
                                <w:t xml:space="preserve">Maybe already here you should say sth about the </w:t>
                              </w:r>
                            </w:ins>
                            <w:ins w:id="11" w:author="Georgios KATSAROS" w:date="2016-08-27T02:38:00Z">
                              <w:r w:rsidRPr="00E5561A">
                                <w:rPr>
                                  <w:rFonts w:eastAsiaTheme="minorEastAsia"/>
                                  <w:sz w:val="18"/>
                                  <w:szCs w:val="18"/>
                                </w:rPr>
                                <w:t>sensitivity</w:t>
                              </w:r>
                            </w:ins>
                            <w:ins w:id="12" w:author="Georgios KATSAROS" w:date="2016-08-27T01:50:00Z">
                              <w:r w:rsidRPr="00E5561A">
                                <w:rPr>
                                  <w:rFonts w:eastAsiaTheme="minorEastAsia"/>
                                  <w:sz w:val="18"/>
                                  <w:szCs w:val="18"/>
                                </w:rPr>
                                <w:t>?</w:t>
                              </w:r>
                            </w:ins>
                            <w:r w:rsidR="00711862">
                              <w:rPr>
                                <w:rFonts w:eastAsiaTheme="minorEastAsia"/>
                                <w:sz w:val="18"/>
                                <w:szCs w:val="18"/>
                              </w:rPr>
                              <w:t xml:space="preserve"> </w:t>
                            </w:r>
                            <w:ins w:id="13" w:author="Josip KUKUCKA" w:date="2016-08-30T14:37:00Z">
                              <w:r w:rsidR="00711862">
                                <w:rPr>
                                  <w:rFonts w:eastAsiaTheme="minorEastAsia"/>
                                  <w:sz w:val="18"/>
                                  <w:szCs w:val="18"/>
                                </w:rPr>
                                <w:t xml:space="preserve">– </w:t>
                              </w:r>
                            </w:ins>
                            <w:del w:id="14"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15"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6"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17" w:author="Georgios KATSAROS" w:date="2016-08-27T01:50:00Z">
                        <w:r w:rsidRPr="00E5561A">
                          <w:rPr>
                            <w:rFonts w:eastAsiaTheme="minorEastAsia"/>
                            <w:sz w:val="18"/>
                            <w:szCs w:val="18"/>
                          </w:rPr>
                          <w:t xml:space="preserve">Maybe already here you should say sth about the </w:t>
                        </w:r>
                      </w:ins>
                      <w:ins w:id="18" w:author="Georgios KATSAROS" w:date="2016-08-27T02:38:00Z">
                        <w:r w:rsidRPr="00E5561A">
                          <w:rPr>
                            <w:rFonts w:eastAsiaTheme="minorEastAsia"/>
                            <w:sz w:val="18"/>
                            <w:szCs w:val="18"/>
                          </w:rPr>
                          <w:t>sensitivity</w:t>
                        </w:r>
                      </w:ins>
                      <w:ins w:id="19" w:author="Georgios KATSAROS" w:date="2016-08-27T01:50:00Z">
                        <w:r w:rsidRPr="00E5561A">
                          <w:rPr>
                            <w:rFonts w:eastAsiaTheme="minorEastAsia"/>
                            <w:sz w:val="18"/>
                            <w:szCs w:val="18"/>
                          </w:rPr>
                          <w:t>?</w:t>
                        </w:r>
                      </w:ins>
                      <w:r w:rsidR="00711862">
                        <w:rPr>
                          <w:rFonts w:eastAsiaTheme="minorEastAsia"/>
                          <w:sz w:val="18"/>
                          <w:szCs w:val="18"/>
                        </w:rPr>
                        <w:t xml:space="preserve"> </w:t>
                      </w:r>
                      <w:ins w:id="20" w:author="Josip KUKUCKA" w:date="2016-08-30T14:37:00Z">
                        <w:r w:rsidR="00711862">
                          <w:rPr>
                            <w:rFonts w:eastAsiaTheme="minorEastAsia"/>
                            <w:sz w:val="18"/>
                            <w:szCs w:val="18"/>
                          </w:rPr>
                          <w:t xml:space="preserve">– </w:t>
                        </w:r>
                      </w:ins>
                      <w:del w:id="21"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892536" w:rsidDel="00462D16" w:rsidRDefault="00513967" w:rsidP="00512FD8">
      <w:pPr>
        <w:rPr>
          <w:del w:id="22" w:author="Georgios KATSAROS" w:date="2016-08-27T02:36:00Z"/>
        </w:rPr>
      </w:pPr>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DQD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J. I. Colless et al. from D. J. Reilly group</w:t>
      </w:r>
      <w:r w:rsidR="00892536">
        <w:t>,</w:t>
      </w:r>
      <w:r w:rsidR="00510727">
        <w:t xml:space="preserve">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510727">
        <w:t xml:space="preserve"> </w:t>
      </w:r>
    </w:p>
    <w:p w:rsidR="00A11815" w:rsidRDefault="0009103D" w:rsidP="00512FD8">
      <w:r>
        <w:t xml:space="preserve">Last year, </w:t>
      </w:r>
      <w:r w:rsidR="00A11815">
        <w:t xml:space="preserve">M.F. Gonzalez – Zalba et al. reported </w:t>
      </w:r>
      <w:r>
        <w:t>a</w:t>
      </w:r>
      <w:r w:rsidR="00462D16">
        <w:t>n improved</w:t>
      </w:r>
      <w:r>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462D16">
        <w:t xml:space="preserve">a </w:t>
      </w:r>
      <w:r w:rsidR="0038243A">
        <w:t xml:space="preserve">silicon nanowire based </w:t>
      </w:r>
      <w:r w:rsidR="00856ABB">
        <w:t>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8F3989" w:rsidDel="00DD253D" w:rsidRDefault="008F3989" w:rsidP="00DD74DE">
      <w:pPr>
        <w:rPr>
          <w:del w:id="23" w:author="Georgios KATSAROS" w:date="2016-08-20T15:59:00Z"/>
        </w:rPr>
      </w:pP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a</w:t>
      </w:r>
      <w:r w:rsidR="001302F9">
        <w:t xml:space="preserve"> 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w:t>
      </w:r>
      <w:r w:rsidR="00C66AC0">
        <w:t>by using a bias tee</w:t>
      </w:r>
      <w:r w:rsidR="00784C06">
        <w:t xml:space="preserve">.  From there 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Figure 4</w:t>
      </w:r>
      <w:r>
        <w:t xml:space="preserve">: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70019A" w:rsidP="0070019A"/>
    <w:p w:rsidR="0070019A" w:rsidRDefault="00C66AC0" w:rsidP="0070019A">
      <w:r>
        <w:rPr>
          <w:b/>
          <w:noProof/>
        </w:rPr>
        <w:lastRenderedPageBreak/>
        <w:drawing>
          <wp:anchor distT="0" distB="0" distL="114300" distR="114300" simplePos="0" relativeHeight="251684864" behindDoc="0" locked="0" layoutInCell="1" allowOverlap="1" wp14:anchorId="75B27908" wp14:editId="5ADA2FE6">
            <wp:simplePos x="0" y="0"/>
            <wp:positionH relativeFrom="margin">
              <wp:posOffset>2967990</wp:posOffset>
            </wp:positionH>
            <wp:positionV relativeFrom="paragraph">
              <wp:posOffset>0</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Figure 5</w:t>
      </w:r>
      <w:r>
        <w:t xml:space="preserve">: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t>s</w:t>
      </w:r>
      <w:r w:rsidR="00C66AC0">
        <w:t xml:space="preserve"> of a matching circuit (Figure 5</w:t>
      </w:r>
      <w:r>
        <w:t>)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xml:space="preserve">, which is a capacitance to the ground that comes from bonding wires, the sample itself, the RF line and the used inductor. </w:t>
      </w:r>
      <w:r>
        <w:t xml:space="preserve">For the matching circuit, </w:t>
      </w:r>
      <w:r>
        <w:t xml:space="preserve">the surface mounted inductor Murata 1.2 </w:t>
      </w:r>
      <w:r w:rsidRPr="00652CB2">
        <w:t>μH</w:t>
      </w:r>
      <w:r>
        <w:t xml:space="preserve"> and </w:t>
      </w:r>
      <w:r>
        <w:t xml:space="preserve">the </w:t>
      </w:r>
      <w:r>
        <w:t xml:space="preserve">varactor MACOM </w:t>
      </w:r>
      <w:r w:rsidRPr="00652CB2">
        <w:t>MA46H070-1056</w:t>
      </w:r>
      <w:r>
        <w:t xml:space="preserve"> were used</w:t>
      </w:r>
      <w:r>
        <w:t xml:space="preserve">. </w:t>
      </w:r>
      <w:r>
        <w:t xml:space="preserve">The </w:t>
      </w:r>
      <w:r>
        <w:t xml:space="preserve">Varactor – a voltage tunable capacitor - was used </w:t>
      </w:r>
      <w:r>
        <w:t xml:space="preserve">in order </w:t>
      </w:r>
      <w:r>
        <w:t xml:space="preserve">to be able to always achieve </w:t>
      </w:r>
      <w:r>
        <w:t xml:space="preserve">a </w:t>
      </w:r>
      <w:r>
        <w:t>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r w:rsidR="00A018F0" w:rsidRPr="00AB580B">
        <w:t xml:space="preserve">  </w:t>
      </w:r>
      <w:ins w:id="24" w:author="Georgios KATSAROS" w:date="2016-08-27T03:12:00Z">
        <w:r w:rsidR="0023130B" w:rsidRPr="00AB580B">
          <w:t>Here I think</w:t>
        </w:r>
        <w:r w:rsidR="0023130B">
          <w:t xml:space="preserve"> you should show the ohmic reflectometry measurement of the QD device you performed. </w:t>
        </w:r>
      </w:ins>
    </w:p>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3474" w:rsidRDefault="00A03474" w:rsidP="00FF7A41">
      <w:pPr>
        <w:rPr>
          <w:sz w:val="48"/>
          <w:szCs w:val="48"/>
        </w:rPr>
      </w:pPr>
    </w:p>
    <w:p w:rsidR="00E86687" w:rsidRDefault="00E86687" w:rsidP="00FF7A41">
      <w:pPr>
        <w:rPr>
          <w:sz w:val="48"/>
          <w:szCs w:val="48"/>
        </w:rPr>
      </w:pPr>
      <w:r>
        <w:rPr>
          <w:sz w:val="48"/>
          <w:szCs w:val="48"/>
        </w:rPr>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25"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B1A" w:rsidRDefault="00CC5B1A" w:rsidP="007436F6">
      <w:pPr>
        <w:spacing w:after="0" w:line="240" w:lineRule="auto"/>
      </w:pPr>
      <w:r>
        <w:separator/>
      </w:r>
    </w:p>
  </w:endnote>
  <w:endnote w:type="continuationSeparator" w:id="0">
    <w:p w:rsidR="00CC5B1A" w:rsidRDefault="00CC5B1A"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B1A" w:rsidRDefault="00CC5B1A" w:rsidP="007436F6">
      <w:pPr>
        <w:spacing w:after="0" w:line="240" w:lineRule="auto"/>
      </w:pPr>
      <w:r>
        <w:separator/>
      </w:r>
    </w:p>
  </w:footnote>
  <w:footnote w:type="continuationSeparator" w:id="0">
    <w:p w:rsidR="00CC5B1A" w:rsidRDefault="00CC5B1A"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2FD8"/>
    <w:rsid w:val="00064BA8"/>
    <w:rsid w:val="00065FB6"/>
    <w:rsid w:val="00067A20"/>
    <w:rsid w:val="00067E06"/>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42F1"/>
    <w:rsid w:val="00315E2B"/>
    <w:rsid w:val="00321003"/>
    <w:rsid w:val="00323823"/>
    <w:rsid w:val="0033444E"/>
    <w:rsid w:val="00334797"/>
    <w:rsid w:val="00337E3C"/>
    <w:rsid w:val="00340C1D"/>
    <w:rsid w:val="00351A14"/>
    <w:rsid w:val="00354C61"/>
    <w:rsid w:val="0035532A"/>
    <w:rsid w:val="00355A27"/>
    <w:rsid w:val="003562C0"/>
    <w:rsid w:val="00360A4E"/>
    <w:rsid w:val="00360E81"/>
    <w:rsid w:val="00363628"/>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A9C"/>
    <w:rsid w:val="006932B5"/>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48B4"/>
    <w:rsid w:val="00961F10"/>
    <w:rsid w:val="009626B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610D"/>
    <w:rsid w:val="00A71E8A"/>
    <w:rsid w:val="00A74988"/>
    <w:rsid w:val="00A827AF"/>
    <w:rsid w:val="00A87AD4"/>
    <w:rsid w:val="00A91CE1"/>
    <w:rsid w:val="00A96C26"/>
    <w:rsid w:val="00AA1619"/>
    <w:rsid w:val="00AA46FA"/>
    <w:rsid w:val="00AA7551"/>
    <w:rsid w:val="00AB1A5C"/>
    <w:rsid w:val="00AB3B6B"/>
    <w:rsid w:val="00AB580B"/>
    <w:rsid w:val="00AB5B68"/>
    <w:rsid w:val="00AC4D90"/>
    <w:rsid w:val="00AC4E94"/>
    <w:rsid w:val="00AC56E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8CD5D-2611-4B13-BB26-4E5D12EC3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2437</Words>
  <Characters>13895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16300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11</cp:revision>
  <dcterms:created xsi:type="dcterms:W3CDTF">2016-08-30T13:29:00Z</dcterms:created>
  <dcterms:modified xsi:type="dcterms:W3CDTF">2016-08-30T14:47:00Z</dcterms:modified>
</cp:coreProperties>
</file>