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ins w:id="4" w:author="Georgios KATSAROS" w:date="2016-08-31T10:46:00Z">
        <w:r w:rsidR="00444040">
          <w:t xml:space="preserve">the </w:t>
        </w:r>
      </w:ins>
      <w:r>
        <w:t xml:space="preserve">previous chapter, </w:t>
      </w:r>
      <w:r w:rsidR="00D13F7A">
        <w:t>the SHT</w:t>
      </w:r>
      <w:r>
        <w:t xml:space="preserve"> </w:t>
      </w:r>
      <w:ins w:id="5" w:author="Georgios KATSAROS" w:date="2016-08-31T10:47:00Z">
        <w:r w:rsidR="00444040">
          <w:t xml:space="preserve">(single QD) </w:t>
        </w:r>
      </w:ins>
      <w:r>
        <w:t xml:space="preserve">formed </w:t>
      </w:r>
      <w:del w:id="6" w:author="Georgios KATSAROS" w:date="2016-08-31T10:47:00Z">
        <w:r w:rsidDel="00444040">
          <w:delText xml:space="preserve">as a single quantum dot </w:delText>
        </w:r>
      </w:del>
      <w:r>
        <w:t xml:space="preserve">in </w:t>
      </w:r>
      <w:r w:rsidR="0042482E">
        <w:t xml:space="preserve">the </w:t>
      </w:r>
      <w:r>
        <w:t xml:space="preserve">germanium </w:t>
      </w:r>
      <w:del w:id="7" w:author="Georgios KATSAROS" w:date="2016-08-31T10:47:00Z">
        <w:r w:rsidDel="00444040">
          <w:delText>nanowire</w:delText>
        </w:r>
        <w:r w:rsidR="00D13F7A" w:rsidDel="00444040">
          <w:delText xml:space="preserve"> </w:delText>
        </w:r>
      </w:del>
      <w:ins w:id="8" w:author="Georgios KATSAROS" w:date="2016-08-31T10:47:00Z">
        <w:r w:rsidR="00444040">
          <w:t xml:space="preserve">hut-wire </w:t>
        </w:r>
      </w:ins>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del w:id="9" w:author="Georgios KATSAROS" w:date="2016-08-31T10:48:00Z">
        <w:r w:rsidR="00027AE5" w:rsidDel="00444040">
          <w:delText xml:space="preserve">a </w:delText>
        </w:r>
      </w:del>
      <w:r w:rsidR="00D13F7A">
        <w:t xml:space="preserve">showing </w:t>
      </w:r>
      <w:ins w:id="10" w:author="Georgios KATSAROS" w:date="2016-08-31T10:48:00Z">
        <w:r w:rsidR="00444040">
          <w:t xml:space="preserve">a </w:t>
        </w:r>
      </w:ins>
      <w:r w:rsidR="00D13F7A">
        <w:t>Coulomb diamond pattern</w:t>
      </w:r>
      <w:del w:id="11" w:author="Georgios KATSAROS" w:date="2016-08-31T10:48:00Z">
        <w:r w:rsidR="00D13F7A" w:rsidDel="00444040">
          <w:delText>, as in [10]</w:delText>
        </w:r>
      </w:del>
      <w:r w:rsidR="00D13F7A">
        <w:t xml:space="preserve">.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ins w:id="12" w:author="Georgios KATSAROS" w:date="2016-08-31T10:49:00Z">
        <w:r w:rsidR="00444040">
          <w:t xml:space="preserve">for a </w:t>
        </w:r>
      </w:ins>
      <w:del w:id="13" w:author="Georgios KATSAROS" w:date="2016-08-31T10:50:00Z">
        <w:r w:rsidDel="00444040">
          <w:delText xml:space="preserve">of the </w:delText>
        </w:r>
      </w:del>
      <w:r>
        <w:t xml:space="preserve">SHT </w:t>
      </w:r>
      <w:ins w:id="14" w:author="Georgios KATSAROS" w:date="2016-08-31T10:50:00Z">
        <w:r w:rsidR="00444040">
          <w:t xml:space="preserve">for in a Ge hut-wire. </w:t>
        </w:r>
      </w:ins>
      <w:del w:id="15" w:author="Georgios KATSAROS" w:date="2016-08-31T10:50:00Z">
        <w:r w:rsidDel="00444040">
          <w:delText xml:space="preserve">charge stability measurement. </w:delText>
        </w:r>
      </w:del>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del w:id="16" w:author="Georgios KATSAROS" w:date="2016-08-31T11:01:00Z">
        <w:r w:rsidDel="006032B8">
          <w:delText xml:space="preserve">result </w:delText>
        </w:r>
      </w:del>
      <w:ins w:id="17" w:author="Georgios KATSAROS" w:date="2016-08-31T11:01:00Z">
        <w:r w:rsidR="006032B8">
          <w:t xml:space="preserve">that </w:t>
        </w:r>
      </w:ins>
      <w:r w:rsidR="00677FA0">
        <w:t>of D. J. Reilly</w:t>
      </w:r>
      <w:ins w:id="18" w:author="Georgios KATSAROS" w:date="2016-08-31T10:50:00Z">
        <w:r w:rsidR="00444040">
          <w:t xml:space="preserve"> et al.</w:t>
        </w:r>
      </w:ins>
      <w:ins w:id="19" w:author="Georgios KATSAROS" w:date="2016-08-31T10:51:00Z">
        <w:r w:rsidR="00444040">
          <w:t xml:space="preserve"> (if Marcus is not second author one would omit it, so either you say first author et al or Marcus group, I </w:t>
        </w:r>
      </w:ins>
      <w:ins w:id="20" w:author="Georgios KATSAROS" w:date="2016-08-31T11:01:00Z">
        <w:r w:rsidR="006032B8">
          <w:t xml:space="preserve">personally </w:t>
        </w:r>
      </w:ins>
      <w:ins w:id="21" w:author="Georgios KATSAROS" w:date="2016-08-31T10:51:00Z">
        <w:r w:rsidR="00444040">
          <w:t>prefer the first author et al.)</w:t>
        </w:r>
      </w:ins>
      <w:del w:id="22" w:author="Georgios KATSAROS" w:date="2016-08-31T10:51:00Z">
        <w:r w:rsidR="00677FA0" w:rsidDel="00444040">
          <w:delText>, C. M. Marcus et al</w:delText>
        </w:r>
      </w:del>
      <w:r w:rsidR="00677FA0">
        <w:t xml:space="preserve"> </w:t>
      </w:r>
      <w:del w:id="23" w:author="Georgios KATSAROS" w:date="2016-08-31T11:01:00Z">
        <w:r w:rsidR="00677FA0" w:rsidDel="006032B8">
          <w:rPr>
            <w:rFonts w:ascii="Verdana" w:hAnsi="Verdana"/>
            <w:color w:val="333333"/>
            <w:sz w:val="17"/>
            <w:szCs w:val="17"/>
            <w:shd w:val="clear" w:color="auto" w:fill="FFFFFF"/>
          </w:rPr>
          <w:delText xml:space="preserve">where </w:delText>
        </w:r>
      </w:del>
      <w:ins w:id="24" w:author="Georgios KATSAROS" w:date="2016-08-31T11:01:00Z">
        <w:r w:rsidR="006032B8">
          <w:rPr>
            <w:rFonts w:ascii="Verdana" w:hAnsi="Verdana"/>
            <w:color w:val="333333"/>
            <w:sz w:val="17"/>
            <w:szCs w:val="17"/>
            <w:shd w:val="clear" w:color="auto" w:fill="FFFFFF"/>
          </w:rPr>
          <w:t xml:space="preserve">for which </w:t>
        </w:r>
      </w:ins>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del w:id="25" w:author="Georgios KATSAROS" w:date="2016-08-31T10:52:00Z">
        <w:r w:rsidR="00EE7638" w:rsidDel="00444040">
          <w:delText xml:space="preserve">the </w:delText>
        </w:r>
      </w:del>
      <w:ins w:id="26" w:author="Georgios KATSAROS" w:date="2016-08-31T10:52:00Z">
        <w:r w:rsidR="00444040">
          <w:t xml:space="preserve">a </w:t>
        </w:r>
      </w:ins>
      <w:r w:rsidR="00EE7638">
        <w:t xml:space="preserve">quantum point contact in </w:t>
      </w:r>
      <w:ins w:id="27" w:author="Georgios KATSAROS" w:date="2016-08-31T10:52:00Z">
        <w:r w:rsidR="00444040">
          <w:t xml:space="preserve">a </w:t>
        </w:r>
      </w:ins>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del w:id="28" w:author="Georgios KATSAROS" w:date="2016-08-31T10:58:00Z">
        <w:r w:rsidDel="006032B8">
          <w:delText>In our measurement</w:delText>
        </w:r>
      </w:del>
      <w:ins w:id="29" w:author="Georgios KATSAROS" w:date="2016-08-31T10:58:00Z">
        <w:r w:rsidR="006032B8">
          <w:t>B</w:t>
        </w:r>
      </w:ins>
      <w:ins w:id="30" w:author="Georgios KATSAROS" w:date="2016-08-31T10:53:00Z">
        <w:r w:rsidR="00444040">
          <w:t xml:space="preserve">y using the same methodology as in [19] for characterizing the reflectometry </w:t>
        </w:r>
      </w:ins>
      <w:ins w:id="31" w:author="Georgios KATSAROS" w:date="2016-08-31T10:57:00Z">
        <w:r w:rsidR="006032B8">
          <w:t>setup</w:t>
        </w:r>
      </w:ins>
      <w:ins w:id="32" w:author="Georgios KATSAROS" w:date="2016-08-31T10:53:00Z">
        <w:r w:rsidR="00444040">
          <w:t xml:space="preserve"> we have </w:t>
        </w:r>
      </w:ins>
      <w:del w:id="33" w:author="Georgios KATSAROS" w:date="2016-08-31T10:53:00Z">
        <w:r w:rsidDel="00444040">
          <w:delText xml:space="preserve"> </w:delText>
        </w:r>
      </w:del>
      <w:ins w:id="34" w:author="Georgios KATSAROS" w:date="2016-08-31T10:53:00Z">
        <w:r w:rsidR="00444040">
          <w:t xml:space="preserve">measured </w:t>
        </w:r>
      </w:ins>
      <w:ins w:id="35" w:author="Georgios KATSAROS" w:date="2016-08-31T10:54:00Z">
        <w:r w:rsidR="00444040">
          <w:t xml:space="preserve">a just </w:t>
        </w:r>
      </w:ins>
      <w:ins w:id="36" w:author="Georgios KATSAROS" w:date="2016-08-31T10:53:00Z">
        <w:r w:rsidR="00444040">
          <w:t>around five times lower sensitivity</w:t>
        </w:r>
      </w:ins>
      <w:ins w:id="37" w:author="Georgios KATSAROS" w:date="2016-08-31T10:58:00Z">
        <w:r w:rsidR="006032B8" w:rsidRPr="006032B8">
          <w:t xml:space="preserve"> </w:t>
        </w:r>
        <w:r w:rsidR="006032B8">
          <w:t>despite the much higher temperature of 4K</w:t>
        </w:r>
      </w:ins>
      <w:ins w:id="38" w:author="Georgios KATSAROS" w:date="2016-08-31T10:54:00Z">
        <w:r w:rsidR="00444040">
          <w:t xml:space="preserve">. This is </w:t>
        </w:r>
      </w:ins>
      <w:ins w:id="39" w:author="Georgios KATSAROS" w:date="2016-08-31T10:57:00Z">
        <w:r w:rsidR="006032B8">
          <w:t xml:space="preserve">a </w:t>
        </w:r>
      </w:ins>
      <w:ins w:id="40" w:author="Georgios KATSAROS" w:date="2016-08-31T10:54:00Z">
        <w:r w:rsidR="00444040">
          <w:t>quit</w:t>
        </w:r>
      </w:ins>
      <w:ins w:id="41" w:author="Georgios KATSAROS" w:date="2016-08-31T10:57:00Z">
        <w:r w:rsidR="006032B8">
          <w:t>e</w:t>
        </w:r>
      </w:ins>
      <w:ins w:id="42" w:author="Georgios KATSAROS" w:date="2016-08-31T10:54:00Z">
        <w:r w:rsidR="00444040">
          <w:t xml:space="preserve"> good when considering that the </w:t>
        </w:r>
      </w:ins>
      <w:del w:id="43" w:author="Georgios KATSAROS" w:date="2016-08-31T10:55:00Z">
        <w:r w:rsidDel="00444040">
          <w:delText>on the 4K temperature</w:delText>
        </w:r>
        <w:r w:rsidR="00F81DDD" w:rsidDel="00444040">
          <w:delText xml:space="preserve"> in liquid helium</w:delText>
        </w:r>
        <w:r w:rsidDel="00444040">
          <w:delText xml:space="preserve">, </w:delText>
        </w:r>
      </w:del>
      <w:r w:rsidR="00822654">
        <w:t xml:space="preserve">thermal </w:t>
      </w:r>
      <w:r>
        <w:t xml:space="preserve">broadening of the energy levels </w:t>
      </w:r>
      <w:del w:id="44" w:author="Georgios KATSAROS" w:date="2016-08-31T10:55:00Z">
        <w:r w:rsidDel="00444040">
          <w:delText>in the SHT</w:delText>
        </w:r>
      </w:del>
      <w:ins w:id="45" w:author="Georgios KATSAROS" w:date="2016-08-31T10:55:00Z">
        <w:r w:rsidR="00444040">
          <w:t xml:space="preserve">at 4K, leads to much </w:t>
        </w:r>
      </w:ins>
      <w:ins w:id="46" w:author="Georgios KATSAROS" w:date="2016-08-31T11:02:00Z">
        <w:r w:rsidR="006032B8">
          <w:t>wider</w:t>
        </w:r>
      </w:ins>
      <w:ins w:id="47" w:author="Georgios KATSAROS" w:date="2016-08-31T10:55:00Z">
        <w:r w:rsidR="00444040">
          <w:t xml:space="preserve"> coulomb peaks</w:t>
        </w:r>
      </w:ins>
      <w:ins w:id="48" w:author="Georgios KATSAROS" w:date="2016-08-31T10:59:00Z">
        <w:r w:rsidR="006032B8">
          <w:t xml:space="preserve">. Such results in a much smaller </w:t>
        </w:r>
      </w:ins>
      <w:del w:id="49" w:author="Georgios KATSAROS" w:date="2016-08-31T11:00:00Z">
        <w:r w:rsidDel="006032B8">
          <w:delText xml:space="preserve"> was high causing the SHT </w:delText>
        </w:r>
      </w:del>
      <w:r>
        <w:t xml:space="preserve">resistance change </w:t>
      </w:r>
      <w:del w:id="50" w:author="Georgios KATSAROS" w:date="2016-08-31T11:02:00Z">
        <w:r w:rsidDel="006032B8">
          <w:delText>with the</w:delText>
        </w:r>
      </w:del>
      <w:ins w:id="51" w:author="Georgios KATSAROS" w:date="2016-08-31T11:02:00Z">
        <w:r w:rsidR="006032B8">
          <w:t>for a</w:t>
        </w:r>
      </w:ins>
      <w:r>
        <w:t xml:space="preserve"> small </w:t>
      </w:r>
      <w:ins w:id="52" w:author="Georgios KATSAROS" w:date="2016-08-31T11:02:00Z">
        <w:r w:rsidR="006032B8">
          <w:t xml:space="preserve">gate voltage modulation and </w:t>
        </w:r>
      </w:ins>
      <w:del w:id="53" w:author="Georgios KATSAROS" w:date="2016-08-31T11:02:00Z">
        <w:r w:rsidDel="006032B8">
          <w:delText>modulation gate voltage applied in the region with the highest slope to be small</w:delText>
        </w:r>
      </w:del>
      <w:ins w:id="54" w:author="Georgios KATSAROS" w:date="2016-08-31T11:00:00Z">
        <w:r w:rsidR="006032B8">
          <w:t>thus a smaller sensitivity</w:t>
        </w:r>
      </w:ins>
      <w:del w:id="55" w:author="Georgios KATSAROS" w:date="2016-08-31T11:00:00Z">
        <w:r w:rsidDel="006032B8">
          <w:delText xml:space="preserve">. Thus, reflected signal amplitude was smaller, which meant lower sensitivity of our reflectometry setup. Conclusively, following the same approach as in </w:delText>
        </w:r>
        <w:r w:rsidDel="006032B8">
          <w:rPr>
            <w:rFonts w:ascii="Verdana" w:hAnsi="Verdana"/>
            <w:color w:val="333333"/>
            <w:sz w:val="17"/>
            <w:szCs w:val="17"/>
            <w:shd w:val="clear" w:color="auto" w:fill="FFFFFF"/>
          </w:rPr>
          <w:delText>[19]</w:delText>
        </w:r>
        <w:r w:rsidDel="006032B8">
          <w:delText xml:space="preserve"> we </w:delText>
        </w:r>
        <w:r w:rsidR="00F81DDD" w:rsidDel="006032B8">
          <w:delText>have</w:delText>
        </w:r>
      </w:del>
      <w:del w:id="56" w:author="Georgios KATSAROS" w:date="2016-08-31T10:53:00Z">
        <w:r w:rsidR="00F81DDD" w:rsidDel="00444040">
          <w:delText xml:space="preserve"> measured around five times lower</w:delText>
        </w:r>
        <w:r w:rsidDel="00444040">
          <w:delText xml:space="preserve"> sensitivity</w:delText>
        </w:r>
      </w:del>
      <w:del w:id="57" w:author="Georgios KATSAROS" w:date="2016-08-31T11:00:00Z">
        <w:r w:rsidDel="006032B8">
          <w:delText>.</w:delText>
        </w:r>
      </w:del>
      <w:r>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58" w:author="Georgios KATSAROS" w:date="2016-08-25T10:04:00Z">
        <w:r w:rsidR="009F518E">
          <w:t xml:space="preserve"> </w:t>
        </w:r>
      </w:ins>
    </w:p>
    <w:p w:rsidR="00822654" w:rsidRDefault="00822654" w:rsidP="00741801">
      <w:r>
        <w:t xml:space="preserve">The first generation of the used setup </w:t>
      </w:r>
      <w:del w:id="59" w:author="Georgios KATSAROS" w:date="2016-08-31T11:03:00Z">
        <w:r w:rsidDel="00BB79CD">
          <w:delText xml:space="preserve">(at 4K temperature in liquid helium) </w:delText>
        </w:r>
      </w:del>
      <w:r>
        <w:t xml:space="preserve">and PCB board aimed to verify that indeed we have the knowhow to perform RF reflectometry measurements. The second generation of the reflectometry setup will be installed in dilution fridges allowing us to achieve temperatures down to 10 mK. </w:t>
      </w:r>
      <w:del w:id="60" w:author="Georgios KATSAROS" w:date="2016-08-31T11:04:00Z">
        <w:r w:rsidR="00741801" w:rsidDel="00BB79CD">
          <w:delText>Going lower in temperature</w:delText>
        </w:r>
        <w:r w:rsidR="00BA1C89" w:rsidDel="00BB79CD">
          <w:delText>,</w:delText>
        </w:r>
        <w:r w:rsidR="00741801" w:rsidDel="00BB79CD">
          <w:delText xml:space="preserve"> decreases</w:delText>
        </w:r>
        <w:r w:rsidR="00BA1C89" w:rsidDel="00BB79CD">
          <w:delText xml:space="preserve"> </w:delText>
        </w:r>
        <w:r w:rsidR="00027AE5" w:rsidDel="00BB79CD">
          <w:delText xml:space="preserve">the </w:delText>
        </w:r>
        <w:r w:rsidR="00741801" w:rsidDel="00BB79CD">
          <w:delText xml:space="preserve">electron </w:delText>
        </w:r>
        <w:r w:rsidR="00BA1C89" w:rsidDel="00BB79CD">
          <w:delText>temperature</w:delText>
        </w:r>
        <w:r w:rsidR="00F81DDD" w:rsidDel="00BB79CD">
          <w:delText xml:space="preserve"> (reduces broadening of the energy levels)</w:delText>
        </w:r>
        <w:r w:rsidR="00BA1C89" w:rsidDel="00BB79CD">
          <w:delText xml:space="preserve"> needed to resolve</w:delText>
        </w:r>
        <w:r w:rsidR="00741801" w:rsidDel="00BB79CD">
          <w:delText xml:space="preserve"> the </w:delText>
        </w:r>
        <w:r w:rsidR="00BA1C89" w:rsidDel="00BB79CD">
          <w:delText xml:space="preserve">physical </w:delText>
        </w:r>
        <w:r w:rsidR="00F81DDD" w:rsidDel="00BB79CD">
          <w:delText>effects in the next experiments, and increases reflectometry sensitivity as explained in the previous chapter</w:delText>
        </w:r>
      </w:del>
      <w:ins w:id="61" w:author="Georgios KATSAROS" w:date="2016-08-31T11:04:00Z">
        <w:r w:rsidR="00BB79CD">
          <w:t>(I think you do not need this sentence, you just explained it above)</w:t>
        </w:r>
      </w:ins>
      <w:r w:rsidR="00F81DDD">
        <w:t>.</w:t>
      </w:r>
      <w:r w:rsidR="00BA1C89">
        <w:t xml:space="preserve"> </w:t>
      </w:r>
    </w:p>
    <w:p w:rsidR="0065656C" w:rsidRDefault="00BA1C89" w:rsidP="0065656C">
      <w:r>
        <w:lastRenderedPageBreak/>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ins w:id="62" w:author="Georgios KATSAROS" w:date="2016-08-31T11:06:00Z">
        <w:r w:rsidR="00BB79CD">
          <w:t>cables</w:t>
        </w:r>
      </w:ins>
      <w:del w:id="63" w:author="Georgios KATSAROS" w:date="2016-08-31T11:06:00Z">
        <w:r w:rsidR="007A4BFA" w:rsidDel="00BB79CD">
          <w:delText>and superconducting niobium titanium coaxial cables</w:delText>
        </w:r>
      </w:del>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ins w:id="64" w:author="Georgios KATSAROS" w:date="2016-08-31T11:06:00Z">
        <w:r w:rsidR="00BB79CD">
          <w:t xml:space="preserve">a </w:t>
        </w:r>
      </w:ins>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65" w:author="Georgios KATSAROS" w:date="2016-08-25T10:05:00Z">
        <w:r>
          <w:t xml:space="preserve">a </w:t>
        </w:r>
      </w:ins>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ins w:id="66" w:author="Georgios KATSAROS" w:date="2016-08-31T11:06:00Z">
        <w:r w:rsidR="00BB79CD">
          <w:t>s, to be described bellow,</w:t>
        </w:r>
      </w:ins>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ins w:id="67" w:author="Georgios KATSAROS" w:date="2016-08-31T11:07:00Z">
        <w:r w:rsidR="00AA2CB9">
          <w:t xml:space="preserve">The </w:t>
        </w:r>
      </w:ins>
      <w:del w:id="68" w:author="Georgios KATSAROS" w:date="2016-08-31T11:07:00Z">
        <w:r w:rsidR="00F018F4" w:rsidDel="00AA2CB9">
          <w:delText>M</w:delText>
        </w:r>
      </w:del>
      <w:ins w:id="69" w:author="Georgios KATSAROS" w:date="2016-08-31T11:07:00Z">
        <w:r w:rsidR="00AA2CB9">
          <w:t>m</w:t>
        </w:r>
      </w:ins>
      <w:r w:rsidR="00F018F4">
        <w:t xml:space="preserve">easurement </w:t>
      </w:r>
      <w:del w:id="70" w:author="Georgios KATSAROS" w:date="2016-08-31T11:07:00Z">
        <w:r w:rsidR="00F018F4" w:rsidDel="00AA2CB9">
          <w:delText>is</w:delText>
        </w:r>
      </w:del>
      <w:ins w:id="71" w:author="Georgios KATSAROS" w:date="2016-08-31T11:07:00Z">
        <w:r w:rsidR="00AA2CB9">
          <w:t xml:space="preserve">will be </w:t>
        </w:r>
        <w:r w:rsidR="00D2499E">
          <w:t>-</w:t>
        </w:r>
      </w:ins>
      <w:r w:rsidR="00F018F4">
        <w:t xml:space="preserve"> conducted using </w:t>
      </w:r>
      <w:r w:rsidR="004A00C1">
        <w:t xml:space="preserve">the </w:t>
      </w:r>
      <w:r w:rsidR="00F018F4">
        <w:t xml:space="preserve">QTLab measurement application developed in Python initially by </w:t>
      </w:r>
      <w:ins w:id="72" w:author="Georgios KATSAROS" w:date="2016-08-31T11:18:00Z">
        <w:r w:rsidR="00FA78EB">
          <w:t xml:space="preserve">the </w:t>
        </w:r>
      </w:ins>
      <w:r w:rsidR="00F018F4">
        <w:t>Delft Quantum Transport (QT)</w:t>
      </w:r>
      <w:r w:rsidR="004A00C1">
        <w:t xml:space="preserve"> laboratory</w:t>
      </w:r>
      <w:r w:rsidR="00F018F4">
        <w:t>. We modified it according to our need</w:t>
      </w:r>
      <w:ins w:id="73" w:author="Georgios KATSAROS" w:date="2016-08-31T11:18:00Z">
        <w:r w:rsidR="00FA78EB">
          <w:t xml:space="preserve">s </w:t>
        </w:r>
      </w:ins>
      <w:r w:rsidR="00F018F4">
        <w:t xml:space="preserve">. </w:t>
      </w:r>
      <w:del w:id="74" w:author="Georgios KATSAROS" w:date="2016-08-31T11:18:00Z">
        <w:r w:rsidR="00F018F4" w:rsidDel="00FA78EB">
          <w:delText xml:space="preserve">All the codes can be found on the GitHub. </w:delText>
        </w:r>
      </w:del>
      <w:ins w:id="75" w:author="Georgios KATSAROS" w:date="2016-08-31T11:18:00Z">
        <w:r w:rsidR="00FA78EB">
          <w:t xml:space="preserve">(this info is either not needed or if you give it you should give the webadress, maybe the second is a nice thing to do. </w:t>
        </w:r>
      </w:ins>
    </w:p>
    <w:p w:rsidR="00B00503" w:rsidRDefault="00B00503" w:rsidP="00B00503">
      <w:pPr>
        <w:pStyle w:val="ListParagraph"/>
        <w:ind w:left="1440"/>
        <w:rPr>
          <w:b/>
          <w:i/>
        </w:rPr>
      </w:pPr>
    </w:p>
    <w:p w:rsidR="003562C0" w:rsidRDefault="00025028" w:rsidP="00AB3B6B">
      <w:pPr>
        <w:pStyle w:val="Heading4"/>
      </w:pPr>
      <w:r w:rsidRPr="00025028">
        <w:t>Moving to</w:t>
      </w:r>
      <w:ins w:id="76" w:author="Georgios KATSAROS" w:date="2016-08-31T11:23:00Z">
        <w:r w:rsidR="00FA78EB">
          <w:t>wards</w:t>
        </w:r>
      </w:ins>
      <w:del w:id="77" w:author="Georgios KATSAROS" w:date="2016-08-31T11:24:00Z">
        <w:r w:rsidRPr="00025028" w:rsidDel="00FA78EB">
          <w:delText xml:space="preserve"> </w:delText>
        </w:r>
        <w:r w:rsidR="001061D6" w:rsidDel="00FA78EB">
          <w:delText>the</w:delText>
        </w:r>
      </w:del>
      <w:r w:rsidR="001061D6">
        <w:t xml:space="preserv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ins w:id="78" w:author="Georgios KATSAROS" w:date="2016-08-31T11:19:00Z">
        <w:r w:rsidR="00FA78EB">
          <w:rPr>
            <w:rFonts w:eastAsiaTheme="minorEastAsia"/>
          </w:rPr>
          <w:t xml:space="preserve">the </w:t>
        </w:r>
      </w:ins>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ins w:id="79" w:author="Georgios KATSAROS" w:date="2016-08-31T11:19:00Z">
        <w:r w:rsidR="00FA78EB">
          <w:rPr>
            <w:rFonts w:eastAsiaTheme="minorEastAsia"/>
          </w:rPr>
          <w:t xml:space="preserve">the </w:t>
        </w:r>
      </w:ins>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ins w:id="80" w:author="Georgios KATSAROS" w:date="2016-08-31T11:20:00Z">
        <w:r w:rsidR="00FA78EB">
          <w:rPr>
            <w:rFonts w:eastAsiaTheme="minorEastAsia"/>
          </w:rPr>
          <w:t xml:space="preserve">the overall </w:t>
        </w:r>
      </w:ins>
      <w:del w:id="81" w:author="Georgios KATSAROS" w:date="2016-08-31T11:20:00Z">
        <w:r w:rsidR="00386FF5" w:rsidDel="00FA78EB">
          <w:rPr>
            <w:rFonts w:eastAsiaTheme="minorEastAsia"/>
          </w:rPr>
          <w:delText>quantum dot</w:delText>
        </w:r>
      </w:del>
      <w:ins w:id="82" w:author="Georgios KATSAROS" w:date="2016-08-31T11:20:00Z">
        <w:r w:rsidR="00FA78EB">
          <w:rPr>
            <w:rFonts w:eastAsiaTheme="minorEastAsia"/>
          </w:rPr>
          <w:t>QD (once you unify the project, define once quantum dot and then use everywhere QD)</w:t>
        </w:r>
      </w:ins>
      <w:r w:rsidR="00386FF5">
        <w:rPr>
          <w:rFonts w:eastAsiaTheme="minorEastAsia"/>
        </w:rPr>
        <w:t xml:space="preserve"> </w:t>
      </w:r>
      <w:del w:id="83" w:author="Georgios KATSAROS" w:date="2016-08-31T11:20:00Z">
        <w:r w:rsidR="00386FF5" w:rsidDel="00FA78EB">
          <w:rPr>
            <w:rFonts w:eastAsiaTheme="minorEastAsia"/>
          </w:rPr>
          <w:delText xml:space="preserve">overall </w:delText>
        </w:r>
      </w:del>
      <w:r w:rsidR="00386FF5">
        <w:rPr>
          <w:rFonts w:eastAsiaTheme="minorEastAsia"/>
        </w:rPr>
        <w:t xml:space="preserve">capacitance </w:t>
      </w:r>
      <w:r w:rsidR="00386FF5">
        <w:t>[12]</w:t>
      </w:r>
      <w:r w:rsidR="00386FF5">
        <w:rPr>
          <w:rFonts w:eastAsiaTheme="minorEastAsia"/>
        </w:rPr>
        <w:t xml:space="preserve">. </w:t>
      </w:r>
      <w:ins w:id="84" w:author="Georgios KATSAROS" w:date="2016-08-31T11:26:00Z">
        <w:r w:rsidR="00563A55">
          <w:rPr>
            <w:rFonts w:eastAsiaTheme="minorEastAsia"/>
          </w:rPr>
          <w:t xml:space="preserve">The capacitance </w:t>
        </w:r>
      </w:ins>
      <m:oMath>
        <m:sSub>
          <m:sSubPr>
            <m:ctrlPr>
              <w:ins w:id="85" w:author="Georgios KATSAROS" w:date="2016-08-31T11:27:00Z">
                <w:rPr>
                  <w:rFonts w:ascii="Cambria Math" w:hAnsi="Cambria Math"/>
                </w:rPr>
              </w:ins>
            </m:ctrlPr>
          </m:sSubPr>
          <m:e>
            <m:r>
              <w:ins w:id="86" w:author="Georgios KATSAROS" w:date="2016-08-31T11:27:00Z">
                <m:rPr>
                  <m:sty m:val="p"/>
                </m:rPr>
                <w:rPr>
                  <w:rFonts w:ascii="Cambria Math" w:hAnsi="Cambria Math"/>
                </w:rPr>
                <m:t>C</m:t>
              </w:ins>
            </m:r>
          </m:e>
          <m:sub>
            <m:r>
              <w:ins w:id="87" w:author="Georgios KATSAROS" w:date="2016-08-31T11:27:00Z">
                <m:rPr>
                  <m:sty m:val="p"/>
                </m:rPr>
                <w:rPr>
                  <w:rFonts w:ascii="Cambria Math" w:hAnsi="Cambria Math"/>
                </w:rPr>
                <m:t>g</m:t>
              </w:ins>
            </m:r>
          </m:sub>
        </m:sSub>
      </m:oMath>
      <w:ins w:id="88" w:author="Georgios KATSAROS" w:date="2016-08-31T11:27:00Z">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w:t>
        </w:r>
      </w:ins>
      <w:ins w:id="89" w:author="Georgios KATSAROS" w:date="2016-08-31T11:26:00Z">
        <w:r w:rsidR="00563A55">
          <w:rPr>
            <w:rFonts w:eastAsiaTheme="minorEastAsia"/>
          </w:rPr>
          <w:t>ince t</w:t>
        </w:r>
        <w:r w:rsidR="00563A55">
          <w:t xml:space="preserve">he gate electrode and the nanowire separated by a thin dielectric, form </w:t>
        </w:r>
      </w:ins>
      <w:ins w:id="90" w:author="Georgios KATSAROS" w:date="2016-08-31T11:27:00Z">
        <w:r w:rsidR="00563A55">
          <w:t>a capacitor</w:t>
        </w:r>
      </w:ins>
      <w:ins w:id="91" w:author="Georgios KATSAROS" w:date="2016-08-31T11:26:00Z">
        <w:r w:rsidR="00563A55">
          <w:rPr>
            <w:rFonts w:eastAsiaTheme="minorEastAsia"/>
            <w:color w:val="252525"/>
            <w:shd w:val="clear" w:color="auto" w:fill="F9F9F9"/>
          </w:rPr>
          <w:t>.</w:t>
        </w:r>
      </w:ins>
      <w:ins w:id="92" w:author="Georgios KATSAROS" w:date="2016-08-31T11:27:00Z">
        <w:r w:rsidR="00563A55">
          <w:rPr>
            <w:rFonts w:eastAsiaTheme="minorEastAsia"/>
            <w:color w:val="252525"/>
            <w:shd w:val="clear" w:color="auto" w:fill="F9F9F9"/>
          </w:rPr>
          <w:t xml:space="preserve"> </w:t>
        </w:r>
      </w:ins>
      <w:r w:rsidR="00386FF5">
        <w:rPr>
          <w:rFonts w:eastAsiaTheme="minorEastAsia"/>
        </w:rPr>
        <w:t xml:space="preserve">From the above expressions it can be seen that </w:t>
      </w:r>
      <w:ins w:id="93" w:author="Georgios KATSAROS" w:date="2016-08-31T11:20:00Z">
        <w:r w:rsidR="00FA78EB">
          <w:rPr>
            <w:rFonts w:eastAsiaTheme="minorEastAsia"/>
          </w:rPr>
          <w:t xml:space="preserve">a </w:t>
        </w:r>
      </w:ins>
      <w:r w:rsidR="00386FF5">
        <w:rPr>
          <w:rFonts w:eastAsiaTheme="minorEastAsia"/>
        </w:rPr>
        <w:t xml:space="preserve">higher </w:t>
      </w:r>
      <w:ins w:id="94" w:author="Georgios KATSAROS" w:date="2016-08-31T11:21:00Z">
        <w:r w:rsidR="00FA78EB">
          <w:rPr>
            <w:rFonts w:eastAsiaTheme="minorEastAsia"/>
          </w:rPr>
          <w:t xml:space="preserve">coupling between the gate and the QD </w:t>
        </w:r>
      </w:ins>
      <w:del w:id="95" w:author="Georgios KATSAROS" w:date="2016-08-31T11:21:00Z">
        <w:r w:rsidR="00386FF5" w:rsidDel="00FA78EB">
          <w:rPr>
            <w:rFonts w:eastAsiaTheme="minorEastAsia"/>
          </w:rPr>
          <w:delText>dot to gate coupling</w:delText>
        </w:r>
      </w:del>
      <w:del w:id="96" w:author="Georgios KATSAROS" w:date="2016-08-31T11:22:00Z">
        <w:r w:rsidR="00386FF5" w:rsidDel="00FA78EB">
          <w:rPr>
            <w:rFonts w:eastAsiaTheme="minorEastAsia"/>
          </w:rPr>
          <w:delText xml:space="preserve"> C</w:delText>
        </w:r>
        <w:r w:rsidR="00386FF5" w:rsidDel="00FA78EB">
          <w:rPr>
            <w:rFonts w:eastAsiaTheme="minorEastAsia"/>
            <w:vertAlign w:val="subscript"/>
          </w:rPr>
          <w:delText>g</w:delText>
        </w:r>
        <w:r w:rsidR="00386FF5" w:rsidDel="00FA78EB">
          <w:rPr>
            <w:rFonts w:eastAsiaTheme="minorEastAsia"/>
          </w:rPr>
          <w:delText xml:space="preserve"> </w:delText>
        </w:r>
      </w:del>
      <w:ins w:id="97" w:author="Georgios KATSAROS" w:date="2016-08-31T11:28:00Z">
        <w:r w:rsidR="00563A55">
          <w:rPr>
            <w:rFonts w:eastAsiaTheme="minorEastAsia"/>
          </w:rPr>
          <w:t xml:space="preserve">(higher Cg) </w:t>
        </w:r>
      </w:ins>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del w:id="98" w:author="Georgios KATSAROS" w:date="2016-08-31T11:23:00Z">
        <w:r w:rsidR="00851F08" w:rsidDel="00FA78EB">
          <w:delText>T</w:delText>
        </w:r>
      </w:del>
      <w:del w:id="99" w:author="Georgios KATSAROS" w:date="2016-08-31T11:26:00Z">
        <w:r w:rsidDel="00563A55">
          <w:delText xml:space="preserve">he </w:delText>
        </w:r>
        <w:r w:rsidR="00CE4A72" w:rsidDel="00563A55">
          <w:delText xml:space="preserve">gate electrode and </w:delText>
        </w:r>
        <w:r w:rsidDel="00563A55">
          <w:delText xml:space="preserve">the </w:delText>
        </w:r>
        <w:r w:rsidR="00CE4A72" w:rsidDel="00563A55">
          <w:delText>nanowire</w:delText>
        </w:r>
        <w:r w:rsidDel="00563A55">
          <w:delText xml:space="preserve"> separated by a thin </w:delText>
        </w:r>
        <w:r w:rsidR="00CE4A72" w:rsidDel="00563A55">
          <w:delText xml:space="preserve">dielectric form approximately </w:delText>
        </w:r>
        <w:r w:rsidDel="00563A55">
          <w:delText xml:space="preserve">a </w:delText>
        </w:r>
        <w:r w:rsidR="00CE4A72" w:rsidDel="00563A55">
          <w:delText xml:space="preserve">parallel plate </w:delText>
        </w:r>
        <w:r w:rsidR="00CE4A72" w:rsidDel="00563A55">
          <w:lastRenderedPageBreak/>
          <w:delText xml:space="preserve">capacitor </w:delText>
        </w:r>
      </w:del>
      <w:del w:id="100" w:author="Georgios KATSAROS" w:date="2016-08-31T11:23:00Z">
        <w:r w:rsidR="00CE4A72" w:rsidDel="00FA78EB">
          <w:delText>stru</w:delText>
        </w:r>
        <w:r w:rsidR="008D5CDA" w:rsidDel="00FA78EB">
          <w:delText>c</w:delText>
        </w:r>
        <w:r w:rsidR="00CE4A72" w:rsidDel="00FA78EB">
          <w:delText>ture</w:delText>
        </w:r>
        <m:oMath>
          <m:r>
            <w:rPr>
              <w:rFonts w:ascii="Cambria Math" w:hAnsi="Cambria Math"/>
            </w:rPr>
            <m:t xml:space="preserve"> </m:t>
          </m:r>
        </m:oMath>
      </w:del>
      <m:oMath>
        <m:sSub>
          <m:sSubPr>
            <m:ctrlPr>
              <w:del w:id="101" w:author="Georgios KATSAROS" w:date="2016-08-31T11:26:00Z">
                <w:rPr>
                  <w:rFonts w:ascii="Cambria Math" w:hAnsi="Cambria Math"/>
                </w:rPr>
              </w:del>
            </m:ctrlPr>
          </m:sSubPr>
          <m:e>
            <m:r>
              <w:del w:id="102" w:author="Georgios KATSAROS" w:date="2016-08-31T11:26:00Z">
                <m:rPr>
                  <m:sty m:val="p"/>
                </m:rPr>
                <w:rPr>
                  <w:rFonts w:ascii="Cambria Math" w:hAnsi="Cambria Math"/>
                </w:rPr>
                <m:t>C</m:t>
              </w:del>
            </m:r>
          </m:e>
          <m:sub>
            <m:r>
              <w:del w:id="103" w:author="Georgios KATSAROS" w:date="2016-08-31T11:26:00Z">
                <m:rPr>
                  <m:sty m:val="p"/>
                </m:rPr>
                <w:rPr>
                  <w:rFonts w:ascii="Cambria Math" w:hAnsi="Cambria Math"/>
                </w:rPr>
                <m:t>g</m:t>
              </w:del>
            </m:r>
          </m:sub>
        </m:sSub>
        <m:r>
          <w:del w:id="104" w:author="Georgios KATSAROS" w:date="2016-08-31T11:26:00Z">
            <w:rPr>
              <w:rFonts w:ascii="Cambria Math" w:hAnsi="Cambria Math"/>
            </w:rPr>
            <m:t xml:space="preserve">≈ </m:t>
          </w:del>
        </m:r>
        <m:sSub>
          <m:sSubPr>
            <m:ctrlPr>
              <w:del w:id="105" w:author="Georgios KATSAROS" w:date="2016-08-31T11:26:00Z">
                <w:rPr>
                  <w:rFonts w:ascii="Cambria Math" w:hAnsi="Cambria Math" w:cs="Arial"/>
                  <w:color w:val="252525"/>
                  <w:shd w:val="clear" w:color="auto" w:fill="F9F9F9"/>
                </w:rPr>
              </w:del>
            </m:ctrlPr>
          </m:sSubPr>
          <m:e>
            <m:r>
              <w:del w:id="106" w:author="Georgios KATSAROS" w:date="2016-08-31T11:26:00Z">
                <m:rPr>
                  <m:sty m:val="p"/>
                </m:rPr>
                <w:rPr>
                  <w:rFonts w:ascii="Cambria Math" w:hAnsi="Cambria Math" w:cs="Arial"/>
                  <w:color w:val="252525"/>
                  <w:shd w:val="clear" w:color="auto" w:fill="F9F9F9"/>
                </w:rPr>
                <m:t>ε</m:t>
              </w:del>
            </m:r>
          </m:e>
          <m:sub>
            <m:r>
              <w:del w:id="107" w:author="Georgios KATSAROS" w:date="2016-08-31T11:26:00Z">
                <m:rPr>
                  <m:sty m:val="p"/>
                </m:rPr>
                <w:rPr>
                  <w:rFonts w:ascii="Cambria Math" w:hAnsi="Cambria Math" w:cs="Arial"/>
                  <w:color w:val="252525"/>
                  <w:shd w:val="clear" w:color="auto" w:fill="F9F9F9"/>
                </w:rPr>
                <m:t>0</m:t>
              </w:del>
            </m:r>
          </m:sub>
        </m:sSub>
        <m:r>
          <w:del w:id="108" w:author="Georgios KATSAROS" w:date="2016-08-31T11:26:00Z">
            <m:rPr>
              <m:sty m:val="p"/>
            </m:rPr>
            <w:rPr>
              <w:rFonts w:ascii="Cambria Math" w:hAnsi="Cambria Math" w:cs="Arial"/>
              <w:color w:val="252525"/>
              <w:shd w:val="clear" w:color="auto" w:fill="F9F9F9"/>
            </w:rPr>
            <m:t xml:space="preserve">* </m:t>
          </w:del>
        </m:r>
        <m:sSub>
          <m:sSubPr>
            <m:ctrlPr>
              <w:del w:id="109" w:author="Georgios KATSAROS" w:date="2016-08-31T11:26:00Z">
                <w:rPr>
                  <w:rFonts w:ascii="Cambria Math" w:hAnsi="Cambria Math" w:cs="Arial"/>
                  <w:color w:val="252525"/>
                  <w:shd w:val="clear" w:color="auto" w:fill="F9F9F9"/>
                </w:rPr>
              </w:del>
            </m:ctrlPr>
          </m:sSubPr>
          <m:e>
            <m:r>
              <w:del w:id="110" w:author="Georgios KATSAROS" w:date="2016-08-31T11:26:00Z">
                <m:rPr>
                  <m:sty m:val="p"/>
                </m:rPr>
                <w:rPr>
                  <w:rFonts w:ascii="Cambria Math" w:hAnsi="Cambria Math" w:cs="Arial"/>
                  <w:color w:val="252525"/>
                  <w:shd w:val="clear" w:color="auto" w:fill="F9F9F9"/>
                </w:rPr>
                <m:t>ε</m:t>
              </w:del>
            </m:r>
          </m:e>
          <m:sub>
            <m:sSub>
              <m:sSubPr>
                <m:ctrlPr>
                  <w:del w:id="111" w:author="Georgios KATSAROS" w:date="2016-08-31T11:26:00Z">
                    <w:rPr>
                      <w:rFonts w:ascii="Cambria Math" w:hAnsi="Cambria Math" w:cs="Arial"/>
                      <w:color w:val="252525"/>
                      <w:shd w:val="clear" w:color="auto" w:fill="F9F9F9"/>
                    </w:rPr>
                  </w:del>
                </m:ctrlPr>
              </m:sSubPr>
              <m:e>
                <m:r>
                  <w:del w:id="112" w:author="Georgios KATSAROS" w:date="2016-08-31T11:26:00Z">
                    <m:rPr>
                      <m:sty m:val="p"/>
                    </m:rPr>
                    <w:rPr>
                      <w:rFonts w:ascii="Cambria Math" w:hAnsi="Cambria Math" w:cs="Arial"/>
                      <w:color w:val="252525"/>
                      <w:shd w:val="clear" w:color="auto" w:fill="F9F9F9"/>
                    </w:rPr>
                    <m:t>r</m:t>
                  </w:del>
                </m:r>
              </m:e>
              <m:sub>
                <m:r>
                  <w:del w:id="113" w:author="Georgios KATSAROS" w:date="2016-08-31T11:26:00Z">
                    <m:rPr>
                      <m:sty m:val="p"/>
                    </m:rPr>
                    <w:rPr>
                      <w:rFonts w:ascii="Cambria Math" w:hAnsi="Cambria Math" w:cs="Arial"/>
                      <w:color w:val="252525"/>
                      <w:shd w:val="clear" w:color="auto" w:fill="F9F9F9"/>
                    </w:rPr>
                    <m:t>oxide</m:t>
                  </w:del>
                </m:r>
              </m:sub>
            </m:sSub>
          </m:sub>
        </m:sSub>
        <m:r>
          <w:del w:id="114" w:author="Georgios KATSAROS" w:date="2016-08-31T11:26:00Z">
            <m:rPr>
              <m:sty m:val="p"/>
            </m:rPr>
            <w:rPr>
              <w:rFonts w:ascii="Cambria Math" w:hAnsi="Cambria Math" w:cs="Arial"/>
              <w:color w:val="252525"/>
              <w:shd w:val="clear" w:color="auto" w:fill="F9F9F9"/>
            </w:rPr>
            <m:t>*l*</m:t>
          </w:del>
        </m:r>
        <m:f>
          <m:fPr>
            <m:ctrlPr>
              <w:del w:id="115" w:author="Georgios KATSAROS" w:date="2016-08-31T11:26:00Z">
                <w:rPr>
                  <w:rFonts w:ascii="Cambria Math" w:hAnsi="Cambria Math" w:cs="Arial"/>
                  <w:color w:val="252525"/>
                  <w:shd w:val="clear" w:color="auto" w:fill="F9F9F9"/>
                </w:rPr>
              </w:del>
            </m:ctrlPr>
          </m:fPr>
          <m:num>
            <m:r>
              <w:del w:id="116" w:author="Georgios KATSAROS" w:date="2016-08-31T11:26:00Z">
                <m:rPr>
                  <m:sty m:val="p"/>
                </m:rPr>
                <w:rPr>
                  <w:rFonts w:ascii="Cambria Math" w:hAnsi="Cambria Math" w:cs="Arial"/>
                  <w:color w:val="252525"/>
                  <w:shd w:val="clear" w:color="auto" w:fill="F9F9F9"/>
                </w:rPr>
                <m:t>w</m:t>
              </w:del>
            </m:r>
          </m:num>
          <m:den>
            <m:r>
              <w:del w:id="117" w:author="Georgios KATSAROS" w:date="2016-08-31T11:26:00Z">
                <m:rPr>
                  <m:sty m:val="p"/>
                </m:rPr>
                <w:rPr>
                  <w:rFonts w:ascii="Cambria Math" w:hAnsi="Cambria Math" w:cs="Arial"/>
                  <w:color w:val="252525"/>
                  <w:shd w:val="clear" w:color="auto" w:fill="F9F9F9"/>
                </w:rPr>
                <m:t>d</m:t>
              </w:del>
            </m:r>
          </m:den>
        </m:f>
        <m:r>
          <w:del w:id="118" w:author="Georgios KATSAROS" w:date="2016-08-31T11:26:00Z">
            <w:rPr>
              <w:rFonts w:ascii="Cambria Math" w:hAnsi="Cambria Math" w:cs="Arial"/>
              <w:color w:val="252525"/>
              <w:shd w:val="clear" w:color="auto" w:fill="F9F9F9"/>
            </w:rPr>
            <m:t xml:space="preserve">     </m:t>
          </w:del>
        </m:r>
      </m:oMath>
      <w:del w:id="119" w:author="Georgios KATSAROS" w:date="2016-08-31T11:26:00Z">
        <w:r w:rsidR="00CE4A72" w:rsidDel="00563A55">
          <w:rPr>
            <w:rFonts w:eastAsiaTheme="minorEastAsia"/>
            <w:color w:val="252525"/>
            <w:shd w:val="clear" w:color="auto" w:fill="F9F9F9"/>
          </w:rPr>
          <w:delText xml:space="preserve"> </w:delText>
        </w:r>
      </w:del>
      <w:r w:rsidR="008D5CDA" w:rsidRPr="008D5CDA">
        <w:t xml:space="preserve">Using gate reflectometry in </w:t>
      </w:r>
      <w:ins w:id="120" w:author="Georgios KATSAROS" w:date="2016-08-31T11:28:00Z">
        <w:r w:rsidR="008A68C9">
          <w:t xml:space="preserve">a </w:t>
        </w:r>
      </w:ins>
      <w:r w:rsidR="008D5CDA" w:rsidRPr="008D5CDA">
        <w:t xml:space="preserve">gate defined </w:t>
      </w:r>
      <w:ins w:id="121" w:author="Georgios KATSAROS" w:date="2016-08-31T11:28:00Z">
        <w:r w:rsidR="008A68C9">
          <w:t xml:space="preserve">GaAs </w:t>
        </w:r>
      </w:ins>
      <w:r w:rsidR="008D5CDA" w:rsidRPr="008D5CDA">
        <w:t xml:space="preserve">DQD </w:t>
      </w:r>
      <w:del w:id="122" w:author="Georgios KATSAROS" w:date="2016-08-31T11:28:00Z">
        <w:r w:rsidR="008D5CDA" w:rsidRPr="008D5CDA" w:rsidDel="008A68C9">
          <w:delText xml:space="preserve">in GaAs </w:delText>
        </w:r>
      </w:del>
      <w:r w:rsidR="008D5CDA" w:rsidRPr="008D5CDA">
        <w:t>J.I. Colless et</w:t>
      </w:r>
      <w:r w:rsidR="00AC4D90">
        <w:t xml:space="preserve"> al</w:t>
      </w:r>
      <w:ins w:id="123" w:author="Georgios KATSAROS" w:date="2016-08-31T11:28:00Z">
        <w:r w:rsidR="008A68C9">
          <w:t>.</w:t>
        </w:r>
      </w:ins>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del w:id="124" w:author="Georgios KATSAROS" w:date="2016-08-31T11:29:00Z">
        <w:r w:rsidR="00286930" w:rsidDel="008A68C9">
          <w:delText xml:space="preserve">the </w:delText>
        </w:r>
      </w:del>
      <w:ins w:id="125" w:author="Georgios KATSAROS" w:date="2016-08-31T11:29:00Z">
        <w:r w:rsidR="008A68C9">
          <w:t xml:space="preserve">a </w:t>
        </w:r>
      </w:ins>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ins w:id="126" w:author="Georgios KATSAROS" w:date="2016-08-31T11:29:00Z">
        <w:r w:rsidR="008A68C9">
          <w:t xml:space="preserve">the </w:t>
        </w:r>
      </w:ins>
      <w:r w:rsidR="00465425">
        <w:t xml:space="preserve">sensitivity achieved using ohmic reflectometry and </w:t>
      </w:r>
      <w:del w:id="127" w:author="Georgios KATSAROS" w:date="2016-08-31T11:29:00Z">
        <w:r w:rsidR="00465425" w:rsidDel="008A68C9">
          <w:delText xml:space="preserve">the </w:delText>
        </w:r>
      </w:del>
      <w:ins w:id="128" w:author="Georgios KATSAROS" w:date="2016-08-31T11:29:00Z">
        <w:r w:rsidR="008A68C9">
          <w:t xml:space="preserve">a </w:t>
        </w:r>
      </w:ins>
      <w:r w:rsidR="00465425">
        <w:t xml:space="preserve">rf-QPC </w:t>
      </w:r>
      <w:ins w:id="129" w:author="Georgios KATSAROS" w:date="2016-08-31T11:32:00Z">
        <w:r w:rsidR="00C60A18">
          <w:t xml:space="preserve">(rf-SET) </w:t>
        </w:r>
      </w:ins>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ins w:id="130" w:author="Georgios KATSAROS" w:date="2016-08-31T11:32:00Z">
        <w:r w:rsidR="00C60A18">
          <w:t xml:space="preserve">(0.9 </w:t>
        </w:r>
        <w:r w:rsidR="00C60A18" w:rsidRPr="002A4E48">
          <w:t>μ</w:t>
        </w:r>
        <w:r w:rsidR="00C60A18" w:rsidRPr="008D5CDA">
          <w:t>eHz</w:t>
        </w:r>
        <w:r w:rsidR="00C60A18" w:rsidRPr="008D5CDA">
          <w:rPr>
            <w:vertAlign w:val="superscript"/>
          </w:rPr>
          <w:t>-1/2</w:t>
        </w:r>
      </w:ins>
      <w:del w:id="131" w:author="Georgios KATSAROS" w:date="2016-08-31T11:32:00Z">
        <w:r w:rsidR="00465425" w:rsidDel="00C60A18">
          <w:delText>a</w:delText>
        </w:r>
      </w:del>
      <w:ins w:id="132" w:author="Georgios KATSAROS" w:date="2016-08-31T11:32:00Z">
        <w:r w:rsidR="00C60A18">
          <w:t>)</w:t>
        </w:r>
      </w:ins>
      <w:del w:id="133" w:author="Georgios KATSAROS" w:date="2016-08-31T11:33:00Z">
        <w:r w:rsidR="00465425" w:rsidDel="00C60A18">
          <w:delText xml:space="preserve">nd using </w:delText>
        </w:r>
      </w:del>
      <w:del w:id="134" w:author="Georgios KATSAROS" w:date="2016-08-31T11:29:00Z">
        <w:r w:rsidR="00465425" w:rsidDel="008A68C9">
          <w:delText xml:space="preserve">the </w:delText>
        </w:r>
      </w:del>
      <w:del w:id="135" w:author="Georgios KATSAROS" w:date="2016-08-31T11:32:00Z">
        <w:r w:rsidR="00465425" w:rsidDel="00C60A18">
          <w:delText xml:space="preserve">rf-SET </w:delText>
        </w:r>
      </w:del>
      <w:del w:id="136" w:author="Georgios KATSAROS" w:date="2016-08-31T11:33:00Z">
        <w:r w:rsidR="00465425" w:rsidDel="00C60A18">
          <w:delText xml:space="preserve">as a charge sensor is </w:delText>
        </w:r>
      </w:del>
      <w:del w:id="137" w:author="Georgios KATSAROS" w:date="2016-08-31T11:32:00Z">
        <w:r w:rsidR="00465425" w:rsidDel="00C60A18">
          <w:delText xml:space="preserve">0.9 </w:delText>
        </w:r>
        <w:r w:rsidR="00465425" w:rsidRPr="002A4E48" w:rsidDel="00C60A18">
          <w:delText>μ</w:delText>
        </w:r>
        <w:r w:rsidR="00465425" w:rsidRPr="008D5CDA" w:rsidDel="00C60A18">
          <w:delText>eHz</w:delText>
        </w:r>
        <w:r w:rsidR="00465425" w:rsidRPr="008D5CDA" w:rsidDel="00C60A18">
          <w:rPr>
            <w:vertAlign w:val="superscript"/>
          </w:rPr>
          <w:delText>-1/2</w:delText>
        </w:r>
        <w:r w:rsidR="00332508" w:rsidDel="00C60A18">
          <w:rPr>
            <w:vertAlign w:val="superscript"/>
          </w:rPr>
          <w:delText xml:space="preserve"> </w:delText>
        </w:r>
      </w:del>
      <w:r w:rsidR="00332508">
        <w:t>[12]</w:t>
      </w:r>
      <w:r w:rsidR="00465425">
        <w:t>.</w:t>
      </w:r>
      <w:r w:rsidR="00AC4D90">
        <w:t xml:space="preserve"> </w:t>
      </w:r>
      <w:ins w:id="138" w:author="Georgios KATSAROS" w:date="2016-08-31T11:29:00Z">
        <w:r w:rsidR="008A68C9">
          <w:t xml:space="preserve">Thus the performance of gate reflectometry is very close to that of ohmic reflectometry. </w:t>
        </w:r>
      </w:ins>
      <w:ins w:id="139" w:author="Georgios KATSAROS" w:date="2016-08-31T11:33:00Z">
        <w:r w:rsidR="00C60A18">
          <w:t>In</w:t>
        </w:r>
      </w:ins>
      <w:del w:id="140" w:author="Georgios KATSAROS" w:date="2016-08-31T11:30:00Z">
        <w:r w:rsidR="00AC4D90" w:rsidDel="008A68C9">
          <w:delText>I</w:delText>
        </w:r>
      </w:del>
      <w:del w:id="141" w:author="Georgios KATSAROS" w:date="2016-08-31T11:33:00Z">
        <w:r w:rsidR="00AC4D90" w:rsidDel="00C60A18">
          <w:delText>n</w:delText>
        </w:r>
      </w:del>
      <w:r w:rsidR="00AC4D90">
        <w:t xml:space="preserve"> our system using</w:t>
      </w:r>
      <w:r w:rsidR="00286930">
        <w:t xml:space="preserve"> </w:t>
      </w:r>
      <w:ins w:id="142" w:author="Georgios KATSAROS" w:date="2016-08-31T11:33:00Z">
        <w:r w:rsidR="00C60A18">
          <w:t xml:space="preserve">by using ~ 4nm </w:t>
        </w:r>
      </w:ins>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t>
      </w:r>
      <w:del w:id="143" w:author="Georgios KATSAROS" w:date="2016-08-31T11:33:00Z">
        <w:r w:rsidR="00AC4D90" w:rsidDel="00C60A18">
          <w:delText xml:space="preserve">we can </w:delText>
        </w:r>
        <w:r w:rsidR="005966DE" w:rsidDel="00C60A18">
          <w:delText xml:space="preserve">have a film of 4nm </w:delText>
        </w:r>
        <w:r w:rsidR="00AC4D90" w:rsidDel="00C60A18">
          <w:delText xml:space="preserve">in thickness, so </w:delText>
        </w:r>
      </w:del>
      <w:r w:rsidR="00AC4D90">
        <w:t xml:space="preserve">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w:t>
      </w:r>
      <w:del w:id="144" w:author="Georgios KATSAROS" w:date="2016-08-31T11:39:00Z">
        <w:r w:rsidR="00024D67" w:rsidDel="00B10539">
          <w:delText xml:space="preserve">seems </w:delText>
        </w:r>
      </w:del>
      <w:ins w:id="145" w:author="Georgios KATSAROS" w:date="2016-08-31T11:39:00Z">
        <w:r w:rsidR="00B10539">
          <w:t>is clear</w:t>
        </w:r>
        <w:r w:rsidR="00B10539">
          <w:t xml:space="preserve"> </w:t>
        </w:r>
      </w:ins>
      <w:r w:rsidR="00024D67">
        <w:t xml:space="preserve">that </w:t>
      </w:r>
      <w:ins w:id="146" w:author="Georgios KATSAROS" w:date="2016-08-31T11:36:00Z">
        <w:r w:rsidR="00334CD3">
          <w:t xml:space="preserve">there are two additional </w:t>
        </w:r>
      </w:ins>
      <w:ins w:id="147" w:author="Georgios KATSAROS" w:date="2016-08-31T11:41:00Z">
        <w:r w:rsidR="00B10539">
          <w:t>things</w:t>
        </w:r>
      </w:ins>
      <w:ins w:id="148" w:author="Georgios KATSAROS" w:date="2016-08-31T11:40:00Z">
        <w:r w:rsidR="00B10539">
          <w:t xml:space="preserve"> to be done</w:t>
        </w:r>
      </w:ins>
      <w:ins w:id="149" w:author="Georgios KATSAROS" w:date="2016-08-31T11:36:00Z">
        <w:r w:rsidR="00334CD3">
          <w:t xml:space="preserve"> which </w:t>
        </w:r>
      </w:ins>
      <w:ins w:id="150" w:author="Georgios KATSAROS" w:date="2016-08-31T11:39:00Z">
        <w:r w:rsidR="00B10539">
          <w:t xml:space="preserve">are critical for </w:t>
        </w:r>
      </w:ins>
      <w:del w:id="151" w:author="Georgios KATSAROS" w:date="2016-08-31T11:40:00Z">
        <w:r w:rsidR="00024D67" w:rsidDel="00B10539">
          <w:delText xml:space="preserve">the </w:delText>
        </w:r>
        <w:r w:rsidR="001C12E4" w:rsidDel="00B10539">
          <w:delText xml:space="preserve">strategy </w:delText>
        </w:r>
        <w:r w:rsidR="00024D67" w:rsidDel="00B10539">
          <w:delText xml:space="preserve">for </w:delText>
        </w:r>
      </w:del>
      <w:r w:rsidR="00024D67">
        <w:t xml:space="preserve">getting </w:t>
      </w:r>
      <w:r w:rsidR="005966DE">
        <w:t xml:space="preserve">a </w:t>
      </w:r>
      <w:r w:rsidR="00024D67">
        <w:t>sensitive gate reflectometry</w:t>
      </w:r>
      <w:r w:rsidR="005966DE">
        <w:t xml:space="preserve"> setup</w:t>
      </w:r>
      <w:del w:id="152" w:author="Georgios KATSAROS" w:date="2016-08-31T11:40:00Z">
        <w:r w:rsidR="005966DE" w:rsidDel="00B10539">
          <w:delText xml:space="preserve"> </w:delText>
        </w:r>
        <w:r w:rsidR="001C12E4" w:rsidDel="00B10539">
          <w:delText>involves two things</w:delText>
        </w:r>
      </w:del>
      <w:r w:rsidR="001C12E4">
        <w:t>.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inductor values in the resonant circuit</w:t>
      </w:r>
      <w:r w:rsidR="00F9175E">
        <w:t>. Explanation why the good matching condition is wanted can be found at the end of the “State of the art” chapter</w:t>
      </w:r>
      <w:ins w:id="153" w:author="Georgios KATSAROS" w:date="2016-08-31T11:42:00Z">
        <w:r w:rsidR="00B10539">
          <w:t xml:space="preserve"> (</w:t>
        </w:r>
      </w:ins>
      <w:ins w:id="154" w:author="Georgios KATSAROS" w:date="2016-08-31T11:43:00Z">
        <w:r w:rsidR="00B10539">
          <w:t>question: is the quality factor, i.e. the sharpness of the dip depending on whether you have chosen you elements to match perfectly 50 Ohm or does it depend mainly on the material properties of the used lumped elements?)</w:t>
        </w:r>
      </w:ins>
      <w:r w:rsidR="00F9175E">
        <w:t>.</w:t>
      </w:r>
      <w:r w:rsidR="001D58E7">
        <w:t xml:space="preserve"> Q factor dependence about L and C values will be examined</w:t>
      </w:r>
      <w:ins w:id="155" w:author="Georgios KATSAROS" w:date="2016-08-31T11:44:00Z">
        <w:r w:rsidR="00B10539">
          <w:t xml:space="preserve"> (what do this mean, different material? L</w:t>
        </w:r>
      </w:ins>
      <w:ins w:id="156" w:author="Georgios KATSAROS" w:date="2016-08-31T11:45:00Z">
        <w:r w:rsidR="00B10539">
          <w:t>ike you describe below?</w:t>
        </w:r>
      </w:ins>
      <w:ins w:id="157" w:author="Georgios KATSAROS" w:date="2016-08-31T11:44:00Z">
        <w:r w:rsidR="00B10539">
          <w:t>)</w:t>
        </w:r>
      </w:ins>
      <w:r w:rsidR="001D58E7">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58" w:author="Georgios KATSAROS" w:date="2016-08-25T10:29:00Z"/>
        </w:rPr>
      </w:pPr>
    </w:p>
    <w:p w:rsidR="00B80CDB" w:rsidRDefault="00B80CDB" w:rsidP="00AB3B6B">
      <w:pPr>
        <w:pStyle w:val="Heading4"/>
      </w:pPr>
      <w:r>
        <w:t xml:space="preserve">Optimizing </w:t>
      </w:r>
      <w:r w:rsidR="00A55DCD">
        <w:t xml:space="preserve">the </w:t>
      </w:r>
      <w:r w:rsidR="0037501E">
        <w:t>gate reflectometry</w:t>
      </w:r>
      <w:ins w:id="159" w:author="Georgios KATSAROS" w:date="2016-08-31T11:52:00Z">
        <w:r w:rsidR="00EF16ED">
          <w:t xml:space="preserve"> (already above you speak about optimization, all the parts where you speak about optimization should be in one logical paragraph)</w:t>
        </w:r>
      </w:ins>
      <w:r w:rsidR="0037501E">
        <w:t>:</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 xml:space="preserve">The inductor losses come from the dissipation on the ohmic resistance of the wire wound and core losses </w:t>
      </w:r>
      <w:del w:id="160" w:author="Georgios KATSAROS" w:date="2016-08-31T11:53:00Z">
        <w:r w:rsidDel="007A1702">
          <w:delText>due to</w:delText>
        </w:r>
      </w:del>
      <w:ins w:id="161" w:author="Georgios KATSAROS" w:date="2016-08-31T11:53:00Z">
        <w:r w:rsidR="007A1702">
          <w:t>from the</w:t>
        </w:r>
      </w:ins>
      <w:r>
        <w:t xml:space="preserve"> hysteresis of the core magnetization curve and dissipation caused by eddy currents. The overall loss can be represented by adding next to the inductor a series resistance</w:t>
      </w:r>
      <w:r w:rsidR="002D0DF4">
        <w:t xml:space="preserve"> – </w:t>
      </w:r>
      <w:ins w:id="162" w:author="Georgios KATSAROS" w:date="2016-08-31T11:54:00Z">
        <w:r w:rsidR="007A1702">
          <w:t xml:space="preserve">an </w:t>
        </w:r>
      </w:ins>
      <w:r w:rsidR="002D0DF4">
        <w:t>equivalent series resistance.</w:t>
      </w:r>
      <w:r>
        <w:t xml:space="preserve"> Inductors with air core have smaller core losses but for achieving high inductor values they need to have more wounds and they are bigger, lowering their self – resonant frequency and increasing </w:t>
      </w:r>
      <w:ins w:id="163" w:author="Georgios KATSAROS" w:date="2016-08-31T11:54:00Z">
        <w:r w:rsidR="007A1702">
          <w:lastRenderedPageBreak/>
          <w:t xml:space="preserve">the </w:t>
        </w:r>
      </w:ins>
      <w:r>
        <w:t xml:space="preserve">wire resistance. As a part of this work, </w:t>
      </w:r>
      <w:ins w:id="164" w:author="Georgios KATSAROS" w:date="2016-08-31T11:54:00Z">
        <w:r w:rsidR="007A1702">
          <w:t xml:space="preserve">the </w:t>
        </w:r>
      </w:ins>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del w:id="165" w:author="Georgios KATSAROS" w:date="2016-08-31T11:54:00Z">
        <w:r w:rsidRPr="00E05506" w:rsidDel="007A1702">
          <w:rPr>
            <w:b/>
          </w:rPr>
          <w:delText xml:space="preserve">minimization </w:delText>
        </w:r>
      </w:del>
      <w:ins w:id="166" w:author="Georgios KATSAROS" w:date="2016-08-31T11:54:00Z">
        <w:r w:rsidR="007A1702" w:rsidRPr="00E05506">
          <w:rPr>
            <w:b/>
          </w:rPr>
          <w:t>minimiz</w:t>
        </w:r>
        <w:r w:rsidR="007A1702">
          <w:rPr>
            <w:b/>
          </w:rPr>
          <w:t>ing</w:t>
        </w:r>
        <w:r w:rsidR="007A1702" w:rsidRPr="00E05506">
          <w:rPr>
            <w:b/>
          </w:rPr>
          <w:t xml:space="preserve"> </w:t>
        </w:r>
      </w:ins>
      <w:del w:id="167" w:author="Georgios KATSAROS" w:date="2016-08-31T11:54:00Z">
        <w:r w:rsidRPr="00E05506" w:rsidDel="007A1702">
          <w:rPr>
            <w:b/>
          </w:rPr>
          <w:delText xml:space="preserve">of </w:delText>
        </w:r>
      </w:del>
      <w:r w:rsidRPr="00E05506">
        <w:rPr>
          <w:b/>
        </w:rPr>
        <w:t>the geometric parasitic capacitance</w:t>
      </w:r>
      <w:r>
        <w:t xml:space="preserve"> coming from the coupling of the PCB RF lines and bonding pads to the ground plane</w:t>
      </w:r>
      <w:r w:rsidR="00E05506">
        <w:t>s</w:t>
      </w:r>
      <w:r>
        <w:t xml:space="preserve">, </w:t>
      </w:r>
      <w:ins w:id="168" w:author="Georgios KATSAROS" w:date="2016-08-31T11:55:00Z">
        <w:r w:rsidR="007A1702">
          <w:t xml:space="preserve">the </w:t>
        </w:r>
      </w:ins>
      <w:r>
        <w:t xml:space="preserve">Sonnet software can be used. </w:t>
      </w:r>
      <w:r w:rsidR="00CC4F1C">
        <w:t>Simulation</w:t>
      </w:r>
      <w:ins w:id="169" w:author="Georgios KATSAROS" w:date="2016-08-31T11:55:00Z">
        <w:r w:rsidR="007A1702">
          <w:t>s</w:t>
        </w:r>
      </w:ins>
      <w:r w:rsidR="00CC4F1C">
        <w:t xml:space="preserve"> of </w:t>
      </w:r>
      <w:ins w:id="170" w:author="Georgios KATSAROS" w:date="2016-08-31T11:56:00Z">
        <w:r w:rsidR="00C808F4">
          <w:t xml:space="preserve">the </w:t>
        </w:r>
      </w:ins>
      <w:r w:rsidR="00CC4F1C">
        <w:t xml:space="preserve">PCB RF lines and bonding pads geometric capacitance in respect to their dimensions, routing configuration and PCB dielectric will be </w:t>
      </w:r>
      <w:del w:id="171" w:author="Georgios KATSAROS" w:date="2016-08-31T11:55:00Z">
        <w:r w:rsidR="00CC4F1C" w:rsidDel="007A1702">
          <w:delText>simulated</w:delText>
        </w:r>
      </w:del>
      <w:ins w:id="172" w:author="Georgios KATSAROS" w:date="2016-08-31T11:55:00Z">
        <w:r w:rsidR="007A1702">
          <w:t>performed</w:t>
        </w:r>
      </w:ins>
      <w:r w:rsidR="00CC4F1C">
        <w:t xml:space="preserve">. </w:t>
      </w:r>
    </w:p>
    <w:p w:rsidR="00CC4F1C" w:rsidRPr="00CC4F1C" w:rsidRDefault="00CC4F1C" w:rsidP="008E2449">
      <w:r>
        <w:t xml:space="preserve">Losses in the PCB dielectric will be addressed by using </w:t>
      </w:r>
      <w:ins w:id="173" w:author="Georgios KATSAROS" w:date="2016-08-31T11:57:00Z">
        <w:r w:rsidR="00C808F4">
          <w:t xml:space="preserve">a </w:t>
        </w:r>
      </w:ins>
      <w:r>
        <w:t xml:space="preserve">dielectric with lower dielectric loss then </w:t>
      </w:r>
      <w:ins w:id="174" w:author="Georgios KATSAROS" w:date="2016-08-31T11:57:00Z">
        <w:r w:rsidR="00C808F4">
          <w:t xml:space="preserve">the </w:t>
        </w:r>
      </w:ins>
      <w:r>
        <w:t>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ins w:id="175" w:author="Georgios KATSAROS" w:date="2016-08-31T11:57:00Z">
        <w:r w:rsidR="00C808F4">
          <w:t xml:space="preserve">again </w:t>
        </w:r>
      </w:ins>
      <w:r w:rsidR="006E0B0C">
        <w:t xml:space="preserve">the </w:t>
      </w:r>
      <w:r w:rsidR="00E05506">
        <w:t xml:space="preserve">Sonnet software for simulating </w:t>
      </w:r>
      <w:r w:rsidR="006E0B0C">
        <w:t xml:space="preserve">the </w:t>
      </w:r>
      <w:r w:rsidR="00E05506">
        <w:t>RF line scattering parameters.</w:t>
      </w:r>
    </w:p>
    <w:p w:rsidR="00F42C8D" w:rsidRDefault="00F42C8D" w:rsidP="00FF7C3A">
      <w:pPr>
        <w:pStyle w:val="Heading4"/>
      </w:pPr>
    </w:p>
    <w:p w:rsidR="00F42C8D" w:rsidRDefault="00B10539" w:rsidP="00F42C8D">
      <w:pPr>
        <w:rPr>
          <w:b/>
        </w:rPr>
      </w:pPr>
      <w:ins w:id="176" w:author="Georgios KATSAROS" w:date="2016-08-31T11:45:00Z">
        <w:r>
          <w:rPr>
            <w:b/>
          </w:rPr>
          <w:t xml:space="preserve">Try to get used in </w:t>
        </w:r>
      </w:ins>
      <w:ins w:id="177" w:author="Georgios KATSAROS" w:date="2016-08-31T11:46:00Z">
        <w:r>
          <w:rPr>
            <w:b/>
          </w:rPr>
          <w:t>writing</w:t>
        </w:r>
      </w:ins>
      <w:ins w:id="178" w:author="Georgios KATSAROS" w:date="2016-08-31T11:45:00Z">
        <w:r>
          <w:rPr>
            <w:b/>
          </w:rPr>
          <w:t xml:space="preserve"> </w:t>
        </w:r>
      </w:ins>
      <w:ins w:id="179" w:author="Georgios KATSAROS" w:date="2016-08-31T11:46:00Z">
        <w:r>
          <w:rPr>
            <w:b/>
          </w:rPr>
          <w:t xml:space="preserve">smooth links between paragraphs. A text is not a collection of nicely written paragraphs </w:t>
        </w:r>
        <w:r w:rsidRPr="00B10539">
          <w:rPr>
            <w:b/>
          </w:rPr>
          <w:sym w:font="Wingdings" w:char="F04A"/>
        </w:r>
        <w:r>
          <w:rPr>
            <w:b/>
          </w:rPr>
          <w:t xml:space="preserve"> Took me also very long to get used to it!</w:t>
        </w:r>
      </w:ins>
    </w:p>
    <w:p w:rsidR="00F42C8D" w:rsidRDefault="00F42C8D" w:rsidP="00F42C8D">
      <w:pPr>
        <w:rPr>
          <w:b/>
        </w:rPr>
      </w:pPr>
    </w:p>
    <w:p w:rsidR="00F42C8D" w:rsidDel="00012198" w:rsidRDefault="00844A89" w:rsidP="00012198">
      <w:pPr>
        <w:rPr>
          <w:del w:id="180" w:author="Georgios KATSAROS" w:date="2016-08-31T12:40:00Z"/>
          <w:b/>
        </w:rPr>
      </w:pPr>
      <w:ins w:id="181" w:author="Georgios KATSAROS" w:date="2016-08-31T11:56:00Z">
        <w:r>
          <w:t>Once the gate reflectometry setup will be properly working, I will focus on performing spin manipulation experiments. During my PhD I will focus on the Loss-Divincenzo spin qubit</w:t>
        </w:r>
      </w:ins>
      <w:ins w:id="182" w:author="Georgios KATSAROS" w:date="2016-08-31T12:40:00Z">
        <w:r w:rsidR="00012198">
          <w:t xml:space="preserve">. </w:t>
        </w:r>
      </w:ins>
    </w:p>
    <w:p w:rsidR="00F42C8D" w:rsidRDefault="00F42C8D" w:rsidP="00741E86">
      <w:pPr>
        <w:pStyle w:val="Heading4"/>
      </w:pPr>
      <w:del w:id="183" w:author="Georgios KATSAROS" w:date="2016-08-31T12:40:00Z">
        <w:r w:rsidDel="00012198">
          <w:delText>Double quantum dot (</w:delText>
        </w:r>
        <w:r w:rsidRPr="004A0A4B" w:rsidDel="00012198">
          <w:delText>DQD</w:delText>
        </w:r>
        <w:r w:rsidDel="00012198">
          <w:delText>)</w:delText>
        </w:r>
        <w:r w:rsidR="00741E86" w:rsidDel="00012198">
          <w:delText>:</w:delText>
        </w:r>
      </w:del>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del w:id="184" w:author="Georgios KATSAROS" w:date="2016-08-31T12:40:00Z">
        <w:r w:rsidDel="00012198">
          <w:delText>quantum dots</w:delText>
        </w:r>
      </w:del>
      <w:ins w:id="185" w:author="Georgios KATSAROS" w:date="2016-08-31T12:40:00Z">
        <w:r w:rsidR="00012198">
          <w:t>QDs</w:t>
        </w:r>
      </w:ins>
      <w:r>
        <w:t xml:space="preserve"> is </w:t>
      </w:r>
      <w:ins w:id="186" w:author="Georgios KATSAROS" w:date="2016-08-31T12:40:00Z">
        <w:r w:rsidR="00012198">
          <w:t xml:space="preserve">a </w:t>
        </w:r>
      </w:ins>
      <w:r>
        <w:t xml:space="preserve">serial double quantum dot (DQD) system.  A DQD system consists of two neighboring </w:t>
      </w:r>
      <w:del w:id="187" w:author="Georgios KATSAROS" w:date="2016-08-31T12:40:00Z">
        <w:r w:rsidDel="00012198">
          <w:delText>quantum dots</w:delText>
        </w:r>
      </w:del>
      <w:ins w:id="188" w:author="Georgios KATSAROS" w:date="2016-08-31T12:40:00Z">
        <w:r w:rsidR="00012198">
          <w:t>QDs</w:t>
        </w:r>
      </w:ins>
      <w:r>
        <w:t xml:space="preserve"> tunnel coupled to each other, which simply means that they can exchange charge particles by tunneling. The </w:t>
      </w:r>
    </w:p>
    <w:p w:rsidR="00F42C8D" w:rsidRDefault="00F42C8D" w:rsidP="00F42C8D">
      <w:r w:rsidRPr="00F22441">
        <w:rPr>
          <w:noProof/>
        </w:rPr>
        <w:lastRenderedPageBreak/>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del w:id="189" w:author="Georgios KATSAROS" w:date="2016-08-31T13:14:00Z">
        <w:r w:rsidR="00EE3282" w:rsidDel="00FD3D03">
          <w:delText xml:space="preserve">in </w:delText>
        </w:r>
      </w:del>
      <w:ins w:id="190" w:author="Georgios KATSAROS" w:date="2016-08-31T13:14:00Z">
        <w:r w:rsidR="00FD3D03">
          <w:t>shown for</w:t>
        </w:r>
        <w:r w:rsidR="00FD3D03">
          <w:t xml:space="preserve"> </w:t>
        </w:r>
      </w:ins>
      <w:r w:rsidR="00EE3282">
        <w:t xml:space="preserve">gate defined </w:t>
      </w:r>
      <w:del w:id="191" w:author="Georgios KATSAROS" w:date="2016-08-31T13:13:00Z">
        <w:r w:rsidR="00EE3282" w:rsidDel="00FD3D03">
          <w:delText xml:space="preserve">hole </w:delText>
        </w:r>
      </w:del>
      <w:r w:rsidR="00EE3282">
        <w:t>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ins w:id="192" w:author="Georgios KATSAROS" w:date="2016-08-31T12:41:00Z">
        <w:r w:rsidR="00012198">
          <w:t xml:space="preserve"> (adapt to the correct </w:t>
        </w:r>
      </w:ins>
      <w:ins w:id="193" w:author="Georgios KATSAROS" w:date="2016-08-31T13:15:00Z">
        <w:r w:rsidR="00FD3D03">
          <w:t xml:space="preserve">figure </w:t>
        </w:r>
      </w:ins>
      <w:ins w:id="194" w:author="Georgios KATSAROS" w:date="2016-08-31T12:41:00Z">
        <w:r w:rsidR="00012198">
          <w:t>number</w:t>
        </w:r>
      </w:ins>
      <w:ins w:id="195" w:author="Georgios KATSAROS" w:date="2016-08-31T13:15:00Z">
        <w:r w:rsidR="00FD3D03">
          <w:t xml:space="preserve"> after merging the text</w:t>
        </w:r>
      </w:ins>
      <w:ins w:id="196" w:author="Georgios KATSAROS" w:date="2016-08-31T12:41:00Z">
        <w:r w:rsidR="00012198">
          <w:t>)</w:t>
        </w:r>
      </w:ins>
      <w:r>
        <w:t xml:space="preserve"> describes how spin blockade can be used to extract information about the </w:t>
      </w:r>
      <w:del w:id="197" w:author="Georgios KATSAROS" w:date="2016-08-31T13:08:00Z">
        <w:r w:rsidDel="00433373">
          <w:delText xml:space="preserve">electron </w:delText>
        </w:r>
      </w:del>
      <w:r>
        <w:t xml:space="preserve">spin </w:t>
      </w:r>
      <w:ins w:id="198" w:author="Georgios KATSAROS" w:date="2016-08-31T17:05:00Z">
        <w:r w:rsidR="002A6B94">
          <w:t xml:space="preserve">degree of freedom </w:t>
        </w:r>
      </w:ins>
      <w:r>
        <w:t>in the left QD in the DQD syst</w:t>
      </w:r>
      <w:r w:rsidR="00EE3282">
        <w:t>em. If the spin configuration form</w:t>
      </w:r>
      <w:ins w:id="199" w:author="Georgios KATSAROS" w:date="2016-08-31T13:08:00Z">
        <w:r w:rsidR="00433373">
          <w:t>s</w:t>
        </w:r>
      </w:ins>
      <w:r w:rsidR="00EE3282">
        <w:t xml:space="preserve"> </w:t>
      </w:r>
      <w:ins w:id="200" w:author="Georgios KATSAROS" w:date="2016-08-31T13:08:00Z">
        <w:r w:rsidR="00433373">
          <w:t xml:space="preserve">a </w:t>
        </w:r>
      </w:ins>
      <w:r w:rsidR="00EE3282">
        <w:t xml:space="preserve">singlet </w:t>
      </w:r>
      <w:ins w:id="201" w:author="Georgios KATSAROS" w:date="2016-08-31T13:08:00Z">
        <w:r w:rsidR="00433373">
          <w:t xml:space="preserve">state </w:t>
        </w:r>
      </w:ins>
      <w:r w:rsidR="00EE3282">
        <w:t xml:space="preserve">S(1,1), </w:t>
      </w:r>
      <w:ins w:id="202" w:author="Georgios KATSAROS" w:date="2016-08-31T13:08:00Z">
        <w:r w:rsidR="00433373">
          <w:t xml:space="preserve">(the </w:t>
        </w:r>
      </w:ins>
      <w:r w:rsidR="00EE3282">
        <w:t>numbers in brackets denote</w:t>
      </w:r>
      <w:del w:id="203" w:author="Georgios KATSAROS" w:date="2016-08-31T13:08:00Z">
        <w:r w:rsidR="00EE3282" w:rsidDel="00433373">
          <w:delText>s</w:delText>
        </w:r>
      </w:del>
      <w:r w:rsidR="00EE3282">
        <w:t xml:space="preserve"> </w:t>
      </w:r>
      <w:ins w:id="204" w:author="Georgios KATSAROS" w:date="2016-08-31T13:08:00Z">
        <w:r w:rsidR="00433373">
          <w:t xml:space="preserve">the </w:t>
        </w:r>
      </w:ins>
      <w:r w:rsidR="00EE3282">
        <w:t xml:space="preserve">hole number on the left and right dot respectively, </w:t>
      </w:r>
      <w:r>
        <w:t>Figure 1a)</w:t>
      </w:r>
      <w:r w:rsidR="00EE3282">
        <w:t xml:space="preserve">, </w:t>
      </w:r>
      <w:r>
        <w:t xml:space="preserve"> then after electrostatic pushing, by applying voltage pulses on gates </w:t>
      </w:r>
      <w:r w:rsidR="00CE53B0">
        <w:t xml:space="preserve">L and R, </w:t>
      </w:r>
      <w:ins w:id="205" w:author="Georgios KATSAROS" w:date="2016-08-31T13:09:00Z">
        <w:r w:rsidR="00433373">
          <w:t xml:space="preserve">the </w:t>
        </w:r>
      </w:ins>
      <w:r w:rsidR="00CE53B0">
        <w:t>hole</w:t>
      </w:r>
      <w:r>
        <w:t xml:space="preserve"> is all</w:t>
      </w:r>
      <w:r w:rsidR="00E454F5">
        <w:t xml:space="preserve">owed to tunnel to the right dot (forming </w:t>
      </w:r>
      <w:ins w:id="206" w:author="Georgios KATSAROS" w:date="2016-08-31T13:09:00Z">
        <w:r w:rsidR="00433373">
          <w:t xml:space="preserve">a </w:t>
        </w:r>
      </w:ins>
      <w:r w:rsidR="00E454F5">
        <w:t>singlet S(0,2))</w:t>
      </w:r>
      <w:ins w:id="207" w:author="Georgios KATSAROS" w:date="2016-08-31T13:09:00Z">
        <w:r w:rsidR="00433373">
          <w:t xml:space="preserve">. </w:t>
        </w:r>
      </w:ins>
      <w:del w:id="208" w:author="Georgios KATSAROS" w:date="2016-08-31T13:10:00Z">
        <w:r w:rsidDel="00433373">
          <w:delText xml:space="preserve"> which, for example, can be detected as the DC current signal. </w:delText>
        </w:r>
      </w:del>
      <w:r>
        <w:t>In the other case, Fi</w:t>
      </w:r>
      <w:r w:rsidR="00E454F5">
        <w:t xml:space="preserve">gure 1c), holes in the </w:t>
      </w:r>
      <w:del w:id="209" w:author="Georgios KATSAROS" w:date="2016-08-31T13:12:00Z">
        <w:r w:rsidR="00E454F5" w:rsidDel="00FD3D03">
          <w:delText>S</w:delText>
        </w:r>
      </w:del>
      <w:r w:rsidR="00E454F5">
        <w:t>(1,1)</w:t>
      </w:r>
      <w:r>
        <w:t xml:space="preserve"> </w:t>
      </w:r>
      <w:ins w:id="210" w:author="Georgios KATSAROS" w:date="2016-08-31T13:12:00Z">
        <w:r w:rsidR="00FD3D03">
          <w:t xml:space="preserve">state </w:t>
        </w:r>
      </w:ins>
      <w:r>
        <w:t xml:space="preserve">have </w:t>
      </w:r>
      <w:ins w:id="211" w:author="Georgios KATSAROS" w:date="2016-08-31T13:12:00Z">
        <w:r w:rsidR="00FD3D03">
          <w:t xml:space="preserve">the </w:t>
        </w:r>
      </w:ins>
      <w:r>
        <w:t>same spin</w:t>
      </w:r>
      <w:ins w:id="212" w:author="Georgios KATSAROS" w:date="2016-08-31T13:12:00Z">
        <w:r w:rsidR="00FD3D03">
          <w:t>, they form a triplet,</w:t>
        </w:r>
      </w:ins>
      <w:r>
        <w:t xml:space="preserve"> and due to Pauli exclusion principle they stay in</w:t>
      </w:r>
      <w:r w:rsidR="00E454F5">
        <w:t xml:space="preserve"> </w:t>
      </w:r>
      <w:del w:id="213" w:author="Georgios KATSAROS" w:date="2016-08-31T13:13:00Z">
        <w:r w:rsidR="00E454F5" w:rsidDel="00FD3D03">
          <w:delText>S</w:delText>
        </w:r>
      </w:del>
      <w:ins w:id="214" w:author="Georgios KATSAROS" w:date="2016-08-31T13:50:00Z">
        <w:r w:rsidR="00174ACA">
          <w:t xml:space="preserve">the </w:t>
        </w:r>
      </w:ins>
      <w:r w:rsidR="00E454F5">
        <w:t xml:space="preserve">(1,1) </w:t>
      </w:r>
      <w:r>
        <w:t>configuration after electrostatic pushing</w:t>
      </w:r>
      <w:r w:rsidR="00E454F5">
        <w:t xml:space="preserve"> because </w:t>
      </w:r>
      <w:ins w:id="215" w:author="Georgios KATSAROS" w:date="2016-08-31T13:13:00Z">
        <w:r w:rsidR="00FD3D03">
          <w:t xml:space="preserve">the triplet state </w:t>
        </w:r>
      </w:ins>
      <w:del w:id="216" w:author="Georgios KATSAROS" w:date="2016-08-31T13:13:00Z">
        <w:r w:rsidR="00E454F5" w:rsidDel="00FD3D03">
          <w:delText xml:space="preserve">next allowed energy state for both holes to be on the right dot, triplet </w:delText>
        </w:r>
      </w:del>
      <w:r w:rsidR="00E454F5">
        <w:t xml:space="preserve">T(0,2) is </w:t>
      </w:r>
      <w:del w:id="217" w:author="Georgios KATSAROS" w:date="2016-08-31T13:50:00Z">
        <w:r w:rsidR="00E454F5" w:rsidDel="00174ACA">
          <w:delText>energetically not available</w:delText>
        </w:r>
      </w:del>
      <w:ins w:id="218" w:author="Georgios KATSAROS" w:date="2016-08-31T13:50:00Z">
        <w:r w:rsidR="00174ACA">
          <w:t>too high in energy and thus not available</w:t>
        </w:r>
      </w:ins>
      <w:r>
        <w:t xml:space="preserve">. </w:t>
      </w:r>
      <w:del w:id="219" w:author="Georgios KATSAROS" w:date="2016-08-31T13:13:00Z">
        <w:r w:rsidDel="00FD3D03">
          <w:delText>Consequently, DC current signal does not flow</w:delText>
        </w:r>
        <w:r w:rsidR="00DC3251" w:rsidDel="00FD3D03">
          <w:delText xml:space="preserve"> through DQD</w:delText>
        </w:r>
        <w:r w:rsidDel="00FD3D03">
          <w:delText xml:space="preserve">. </w:delText>
        </w:r>
      </w:del>
    </w:p>
    <w:p w:rsidR="00F42C8D" w:rsidRPr="006E0B0C" w:rsidRDefault="00F42C8D" w:rsidP="0053764A"/>
    <w:p w:rsidR="00F42C8D" w:rsidRDefault="00F42C8D" w:rsidP="00F42C8D">
      <w:pPr>
        <w:pStyle w:val="Heading4"/>
        <w:rPr>
          <w:ins w:id="220" w:author="Georgios KATSAROS" w:date="2016-08-25T10:37:00Z"/>
        </w:rPr>
      </w:pPr>
      <w:r>
        <w:lastRenderedPageBreak/>
        <w:t>Measuring the spin relaxation time T</w:t>
      </w:r>
      <w:r>
        <w:rPr>
          <w:vertAlign w:val="subscript"/>
        </w:rPr>
        <w:t>1</w:t>
      </w:r>
      <w:r>
        <w:t xml:space="preserve"> </w:t>
      </w:r>
    </w:p>
    <w:p w:rsidR="00F42C8D" w:rsidDel="00844A89" w:rsidRDefault="00F42C8D" w:rsidP="00655F7C">
      <w:pPr>
        <w:rPr>
          <w:del w:id="221" w:author="Georgios KATSAROS" w:date="2016-08-31T11:56:00Z"/>
        </w:rPr>
      </w:pPr>
      <w:del w:id="222" w:author="Georgios KATSAROS" w:date="2016-08-31T11:56:00Z">
        <w:r w:rsidDel="00844A89">
          <w:delText xml:space="preserve">Once the gate reflectometry setup will be properly working, I will focus on performing spin manipulation experiments. During my PhD I will focus on the Loss-Divincenzo spin qubit in a double dot device described above. </w:delText>
        </w:r>
      </w:del>
      <w:ins w:id="223" w:author="Georgios KATSAROS" w:date="2016-08-31T17:13:00Z">
        <w:r w:rsidR="002A6B94">
          <w:t xml:space="preserve">In the description below try to speak from the moment when you have two charges on the DQD about singlet and triplet states. You do not align any more to a single energy level but either to a singlet or a triplet. </w:t>
        </w:r>
      </w:ins>
    </w:p>
    <w:p w:rsidR="00FF7C3A" w:rsidRPr="0073362E" w:rsidRDefault="0033444E" w:rsidP="00655F7C">
      <w:r>
        <w:t xml:space="preserve">For measuring </w:t>
      </w:r>
      <w:r w:rsidR="00856250">
        <w:t xml:space="preserve">the </w:t>
      </w:r>
      <w:r>
        <w:t>spin relaxation time</w:t>
      </w:r>
      <w:r w:rsidR="00EF11B4">
        <w:t>,</w:t>
      </w:r>
      <w:r>
        <w:t xml:space="preserve"> </w:t>
      </w:r>
      <w:ins w:id="224" w:author="Georgios KATSAROS" w:date="2016-08-31T17:06:00Z">
        <w:r w:rsidR="002A6B94">
          <w:t xml:space="preserve">an </w:t>
        </w:r>
      </w:ins>
      <w:r w:rsidR="00EF11B4">
        <w:t xml:space="preserve">approach similar to </w:t>
      </w:r>
      <w:ins w:id="225" w:author="Georgios KATSAROS" w:date="2016-08-31T17:06:00Z">
        <w:r w:rsidR="002A6B94">
          <w:t xml:space="preserve">the </w:t>
        </w:r>
      </w:ins>
      <w:r w:rsidR="00EF11B4">
        <w:t>approach of Koppens et al. [20</w:t>
      </w:r>
      <w:r>
        <w:t>]</w:t>
      </w:r>
      <w:r w:rsidR="00EF11B4">
        <w:t xml:space="preserve"> will be used</w:t>
      </w:r>
      <w:r>
        <w:t>.</w:t>
      </w:r>
      <w:r w:rsidR="0053764A">
        <w:t xml:space="preserve"> </w:t>
      </w:r>
      <w:r w:rsidR="00B65963">
        <w:t>The DQD will be tuned to a the (0,1)-(1,1)-(0,2) triple point</w:t>
      </w:r>
      <w:ins w:id="226" w:author="Georgios KATSAROS" w:date="2016-08-31T17:06:00Z">
        <w:r w:rsidR="002A6B94">
          <w:t>.</w:t>
        </w:r>
      </w:ins>
      <w:r>
        <w:t xml:space="preserve"> </w:t>
      </w:r>
      <w:r w:rsidR="00856250">
        <w:t>The l</w:t>
      </w:r>
      <w:r>
        <w:t xml:space="preserve">eft dot is initially empty while the right dot is populated with </w:t>
      </w:r>
      <w:ins w:id="227" w:author="Georgios KATSAROS" w:date="2016-08-31T17:25:00Z">
        <w:r w:rsidR="00145A2E">
          <w:t>a</w:t>
        </w:r>
      </w:ins>
      <w:ins w:id="228" w:author="Georgios KATSAROS" w:date="2016-08-31T17:24:00Z">
        <w:r w:rsidR="00145A2E">
          <w:t xml:space="preserve"> spin in its ground state, </w:t>
        </w:r>
      </w:ins>
      <w:r w:rsidR="00856250">
        <w:t xml:space="preserve">a </w:t>
      </w:r>
      <w:r w:rsidR="0073362E">
        <w:t xml:space="preserve">spin </w:t>
      </w:r>
      <w:del w:id="229" w:author="Georgios KATSAROS" w:date="2016-08-31T17:25:00Z">
        <w:r w:rsidR="0073362E" w:rsidDel="00145A2E">
          <w:delText xml:space="preserve">up </w:delText>
        </w:r>
      </w:del>
      <w:ins w:id="230" w:author="Georgios KATSAROS" w:date="2016-08-31T17:25:00Z">
        <w:r w:rsidR="00145A2E">
          <w:t>down</w:t>
        </w:r>
        <w:r w:rsidR="00145A2E">
          <w:t xml:space="preserve"> </w:t>
        </w:r>
      </w:ins>
      <w:r w:rsidR="0073362E">
        <w:t>hole</w:t>
      </w:r>
      <w:r>
        <w:t xml:space="preserve">. First, pulsing the gate of the left dot </w:t>
      </w:r>
      <w:ins w:id="231" w:author="Georgios KATSAROS" w:date="2016-08-31T17:33:00Z">
        <w:r w:rsidR="00145A2E">
          <w:t xml:space="preserve">will </w:t>
        </w:r>
      </w:ins>
      <w:r w:rsidR="00360A4E">
        <w:t>bring</w:t>
      </w:r>
      <w:del w:id="232" w:author="Georgios KATSAROS" w:date="2016-08-31T17:33:00Z">
        <w:r w:rsidR="0073362E" w:rsidDel="00145A2E">
          <w:delText>s</w:delText>
        </w:r>
      </w:del>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ins w:id="233" w:author="Georgios KATSAROS" w:date="2016-08-31T17:25:00Z">
        <w:r w:rsidR="00145A2E">
          <w:t xml:space="preserve">hole </w:t>
        </w:r>
      </w:ins>
      <w:r w:rsidR="00B17175">
        <w:t>tunneling</w:t>
      </w:r>
      <w:del w:id="234" w:author="Georgios KATSAROS" w:date="2016-08-31T17:25:00Z">
        <w:r w:rsidR="00B17175" w:rsidDel="00145A2E">
          <w:delText xml:space="preserve"> of the hole</w:delText>
        </w:r>
      </w:del>
      <w:ins w:id="235" w:author="Georgios KATSAROS" w:date="2016-08-31T17:10:00Z">
        <w:r w:rsidR="002A6B94">
          <w:t xml:space="preserve"> (holes tunnel to higher lying electrochemical potentials)</w:t>
        </w:r>
      </w:ins>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ins w:id="236" w:author="Georgios KATSAROS" w:date="2016-08-31T17:26:00Z">
        <w:r w:rsidR="00145A2E">
          <w:t xml:space="preserve">is thus in either a singlet (1,1) state or a triplet (1,1) state and </w:t>
        </w:r>
      </w:ins>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del w:id="237" w:author="Georgios KATSAROS" w:date="2016-08-31T17:11:00Z">
        <w:r w:rsidR="00856250" w:rsidDel="002A6B94">
          <w:delText xml:space="preserve">the </w:delText>
        </w:r>
      </w:del>
      <w:ins w:id="238" w:author="Georgios KATSAROS" w:date="2016-08-31T17:11:00Z">
        <w:r w:rsidR="002A6B94">
          <w:t>a</w:t>
        </w:r>
        <w:r w:rsidR="002A6B94">
          <w:t xml:space="preserve"> </w:t>
        </w:r>
      </w:ins>
      <w:r w:rsidR="0073362E">
        <w:t>second pulse</w:t>
      </w:r>
      <w:r w:rsidR="00655F7C">
        <w:t xml:space="preserve"> level </w:t>
      </w:r>
      <w:ins w:id="239" w:author="Georgios KATSAROS" w:date="2016-08-31T17:14:00Z">
        <w:r w:rsidR="002A6B94">
          <w:t xml:space="preserve">is applied in order to </w:t>
        </w:r>
      </w:ins>
      <w:ins w:id="240" w:author="Georgios KATSAROS" w:date="2016-08-31T17:27:00Z">
        <w:r w:rsidR="00145A2E">
          <w:t>bring the hole from the left QD to the right QD</w:t>
        </w:r>
      </w:ins>
      <w:ins w:id="241" w:author="Georgios KATSAROS" w:date="2016-08-31T17:28:00Z">
        <w:r w:rsidR="00145A2E">
          <w:t xml:space="preserve">. </w:t>
        </w:r>
      </w:ins>
      <w:ins w:id="242" w:author="Georgios KATSAROS" w:date="2016-08-31T17:29:00Z">
        <w:r w:rsidR="00145A2E">
          <w:t>For an</w:t>
        </w:r>
      </w:ins>
      <w:ins w:id="243" w:author="Georgios KATSAROS" w:date="2016-08-31T17:28:00Z">
        <w:r w:rsidR="00145A2E">
          <w:t xml:space="preserve"> S(1,1) </w:t>
        </w:r>
      </w:ins>
      <w:ins w:id="244" w:author="Georgios KATSAROS" w:date="2016-08-31T17:29:00Z">
        <w:r w:rsidR="00145A2E">
          <w:t xml:space="preserve">configuration </w:t>
        </w:r>
      </w:ins>
      <w:ins w:id="245" w:author="Georgios KATSAROS" w:date="2016-08-31T17:28:00Z">
        <w:r w:rsidR="00145A2E">
          <w:t>tunneling will take place</w:t>
        </w:r>
      </w:ins>
      <w:ins w:id="246" w:author="Georgios KATSAROS" w:date="2016-08-31T17:29:00Z">
        <w:r w:rsidR="00145A2E">
          <w:t>. As explained above due to spin blockade this will not be the case for the T(1,1) state.</w:t>
        </w:r>
      </w:ins>
      <w:ins w:id="247" w:author="Georgios KATSAROS" w:date="2016-08-31T17:30:00Z">
        <w:r w:rsidR="00145A2E">
          <w:t xml:space="preserve"> </w:t>
        </w:r>
      </w:ins>
      <w:del w:id="248" w:author="Georgios KATSAROS" w:date="2016-08-31T17:30:00Z">
        <w:r w:rsidR="00655F7C" w:rsidDel="00145A2E">
          <w:delText>br</w:delText>
        </w:r>
        <w:r w:rsidR="00B17175" w:rsidDel="00145A2E">
          <w:delText>ings the higher energy spin up</w:delText>
        </w:r>
        <w:r w:rsidR="00655F7C" w:rsidDel="00145A2E">
          <w:delText xml:space="preserve"> level of the left dot in </w:delText>
        </w:r>
        <w:r w:rsidR="00856250" w:rsidDel="00145A2E">
          <w:delText xml:space="preserve">the </w:delText>
        </w:r>
        <w:r w:rsidR="00655F7C" w:rsidDel="00145A2E">
          <w:delText xml:space="preserve">resonance with </w:delText>
        </w:r>
        <w:r w:rsidR="00856250" w:rsidDel="00145A2E">
          <w:delText xml:space="preserve">the </w:delText>
        </w:r>
      </w:del>
      <w:del w:id="249" w:author="Georgios KATSAROS" w:date="2016-08-31T17:12:00Z">
        <w:r w:rsidR="00B17175" w:rsidDel="002A6B94">
          <w:delText>empty spin up</w:delText>
        </w:r>
        <w:r w:rsidR="00655F7C" w:rsidDel="002A6B94">
          <w:delText xml:space="preserve"> level </w:delText>
        </w:r>
      </w:del>
      <w:del w:id="250" w:author="Georgios KATSAROS" w:date="2016-08-31T17:30:00Z">
        <w:r w:rsidR="00655F7C" w:rsidDel="00145A2E">
          <w:delText>of the right dot</w:delText>
        </w:r>
      </w:del>
      <w:del w:id="251" w:author="Georgios KATSAROS" w:date="2016-08-31T17:13:00Z">
        <w:r w:rsidR="00B17175" w:rsidDel="002A6B94">
          <w:delText xml:space="preserve"> </w:delText>
        </w:r>
        <w:r w:rsidR="00B65963" w:rsidDel="002A6B94">
          <w:delText>(singlet state)</w:delText>
        </w:r>
      </w:del>
      <w:del w:id="252" w:author="Georgios KATSAROS" w:date="2016-08-31T17:30:00Z">
        <w:r w:rsidR="00655F7C" w:rsidDel="00145A2E">
          <w:delText xml:space="preserve">. </w:delText>
        </w:r>
      </w:del>
      <w:r w:rsidR="00655F7C">
        <w:t>If</w:t>
      </w:r>
      <w:r w:rsidR="00B17175">
        <w:t xml:space="preserve"> </w:t>
      </w:r>
      <w:del w:id="253" w:author="Georgios KATSAROS" w:date="2016-08-31T17:30:00Z">
        <w:r w:rsidR="00B17175" w:rsidDel="00145A2E">
          <w:delText>the spin up</w:delText>
        </w:r>
        <w:r w:rsidR="00655F7C" w:rsidDel="00145A2E">
          <w:delText xml:space="preserve"> electron</w:delText>
        </w:r>
      </w:del>
      <w:ins w:id="254" w:author="Georgios KATSAROS" w:date="2016-08-31T17:30:00Z">
        <w:r w:rsidR="00145A2E">
          <w:t>charge tunneling take</w:t>
        </w:r>
      </w:ins>
      <w:ins w:id="255" w:author="Georgios KATSAROS" w:date="2016-08-31T17:35:00Z">
        <w:r w:rsidR="003D1E39">
          <w:t>s</w:t>
        </w:r>
      </w:ins>
      <w:ins w:id="256" w:author="Georgios KATSAROS" w:date="2016-08-31T17:30:00Z">
        <w:r w:rsidR="00145A2E">
          <w:t xml:space="preserve"> place, a shift in the </w:t>
        </w:r>
      </w:ins>
      <w:del w:id="257" w:author="Georgios KATSAROS" w:date="2016-08-31T17:31:00Z">
        <w:r w:rsidR="00655F7C" w:rsidDel="00145A2E">
          <w:delText xml:space="preserve"> have been loaded to the left dot during</w:delText>
        </w:r>
        <w:r w:rsidR="00856250" w:rsidDel="00145A2E">
          <w:delText xml:space="preserve"> the</w:delText>
        </w:r>
        <w:r w:rsidR="00655F7C" w:rsidDel="00145A2E">
          <w:delText xml:space="preserve"> t</w:delText>
        </w:r>
        <w:r w:rsidR="00655F7C" w:rsidDel="00145A2E">
          <w:rPr>
            <w:vertAlign w:val="subscript"/>
          </w:rPr>
          <w:delText>L</w:delText>
        </w:r>
        <w:r w:rsidR="00655F7C" w:rsidDel="00145A2E">
          <w:delText>, it will tunnel to the right dot in the read phase, causing the shift in</w:delText>
        </w:r>
        <w:r w:rsidR="007416F8" w:rsidDel="00145A2E">
          <w:delText xml:space="preserve"> </w:delText>
        </w:r>
      </w:del>
      <w:del w:id="258" w:author="Georgios KATSAROS" w:date="2016-08-31T17:35:00Z">
        <w:r w:rsidR="007416F8" w:rsidDel="003D1E39">
          <w:delText>the</w:delText>
        </w:r>
        <w:r w:rsidR="00655F7C" w:rsidDel="003D1E39">
          <w:delText xml:space="preserve"> </w:delText>
        </w:r>
      </w:del>
      <w:r w:rsidR="00655F7C">
        <w:t>quantum capacitance</w:t>
      </w:r>
      <w:r w:rsidR="00B17175">
        <w:t xml:space="preserve"> (capacitance originating from </w:t>
      </w:r>
      <w:r w:rsidR="004C0C57">
        <w:t xml:space="preserve">the </w:t>
      </w:r>
      <w:r w:rsidR="00B17175">
        <w:t xml:space="preserve">DQD charge polarization) </w:t>
      </w:r>
      <w:ins w:id="259" w:author="Georgios KATSAROS" w:date="2016-08-31T17:31:00Z">
        <w:r w:rsidR="00145A2E">
          <w:t xml:space="preserve">will take place, </w:t>
        </w:r>
      </w:ins>
      <w:r w:rsidR="00655F7C">
        <w:t xml:space="preserve">which is read by </w:t>
      </w:r>
      <w:r w:rsidR="007416F8">
        <w:t xml:space="preserve">the </w:t>
      </w:r>
      <w:r w:rsidR="00655F7C">
        <w:t xml:space="preserve">gate reflectometry. </w:t>
      </w:r>
      <w:del w:id="260" w:author="Georgios KATSAROS" w:date="2016-08-31T17:35:00Z">
        <w:r w:rsidR="00655F7C" w:rsidDel="003D1E39">
          <w:delText xml:space="preserve">Otherwise it will stay on the left dot, causing </w:delText>
        </w:r>
        <w:r w:rsidR="007416F8" w:rsidDel="003D1E39">
          <w:delText xml:space="preserve">a </w:delText>
        </w:r>
        <w:r w:rsidR="00655F7C" w:rsidDel="003D1E39">
          <w:delText xml:space="preserve">zero </w:delText>
        </w:r>
        <w:r w:rsidR="00E76EE8" w:rsidDel="003D1E39">
          <w:delText xml:space="preserve">gate </w:delText>
        </w:r>
        <w:r w:rsidR="00655F7C" w:rsidDel="003D1E39">
          <w:delText xml:space="preserve">reflectometry readout. </w:delText>
        </w:r>
      </w:del>
      <w:r w:rsidR="00655F7C">
        <w:t xml:space="preserve">The probability of finding the </w:t>
      </w:r>
      <w:del w:id="261" w:author="Georgios KATSAROS" w:date="2016-08-31T17:31:00Z">
        <w:r w:rsidR="00655F7C" w:rsidDel="00145A2E">
          <w:delText>electron in the excited spin-down</w:delText>
        </w:r>
      </w:del>
      <w:ins w:id="262" w:author="Georgios KATSAROS" w:date="2016-08-31T17:31:00Z">
        <w:r w:rsidR="00145A2E">
          <w:t>DQD system in the T(1,1)</w:t>
        </w:r>
      </w:ins>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ins w:id="263" w:author="Georgios KATSAROS" w:date="2016-08-31T17:36:00Z">
        <w:r w:rsidR="003D1E39">
          <w:t>, since for long waiting times the DQD will always end in the S(11) state</w:t>
        </w:r>
      </w:ins>
      <w:r w:rsidR="00655F7C">
        <w:t xml:space="preserve">. </w:t>
      </w:r>
      <w:ins w:id="264" w:author="Georgios KATSAROS" w:date="2016-08-31T17:32:00Z">
        <w:r w:rsidR="00145A2E">
          <w:t>(Check i</w:t>
        </w:r>
      </w:ins>
      <w:ins w:id="265" w:author="Georgios KATSAROS" w:date="2016-08-31T17:36:00Z">
        <w:r w:rsidR="003D1E39">
          <w:t>t</w:t>
        </w:r>
      </w:ins>
      <w:ins w:id="266" w:author="Georgios KATSAROS" w:date="2016-08-31T17:32:00Z">
        <w:r w:rsidR="00145A2E">
          <w:t xml:space="preserve"> once more carefully if it makes sense).</w:t>
        </w:r>
      </w:ins>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ins w:id="267" w:author="Georgios KATSAROS" w:date="2016-08-31T17:37:00Z">
        <w:r w:rsidR="007E5330">
          <w:t>- what do you mean by this?</w:t>
        </w:r>
      </w:ins>
      <w:r w:rsidR="001B1922">
        <w:t>)</w:t>
      </w:r>
      <w:r w:rsidR="00FF0ABE">
        <w:t xml:space="preserve"> with </w:t>
      </w:r>
      <w:r w:rsidR="00642FD4">
        <w:t xml:space="preserve">a </w:t>
      </w:r>
      <w:r w:rsidR="00FF0ABE">
        <w:t>so</w:t>
      </w:r>
      <w:del w:id="268" w:author="Georgios KATSAROS" w:date="2016-08-31T17:37:00Z">
        <w:r w:rsidR="00FF0ABE" w:rsidDel="007E5330">
          <w:delText xml:space="preserve"> </w:delText>
        </w:r>
      </w:del>
      <w:ins w:id="269" w:author="Georgios KATSAROS" w:date="2016-08-31T17:37:00Z">
        <w:r w:rsidR="007E5330">
          <w:t>-</w:t>
        </w:r>
      </w:ins>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ins w:id="270" w:author="Georgios KATSAROS" w:date="2016-08-31T17:38:00Z">
        <w:r w:rsidR="007E5330">
          <w:rPr>
            <w:rFonts w:eastAsiaTheme="minorEastAsia"/>
          </w:rPr>
          <w:t xml:space="preserve">the </w:t>
        </w:r>
      </w:ins>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ins w:id="271" w:author="Georgios KATSAROS" w:date="2016-08-31T17:38:00Z">
        <w:r w:rsidR="007E5330">
          <w:t xml:space="preserve">a </w:t>
        </w:r>
      </w:ins>
      <w:r w:rsidR="00F812BB">
        <w:t xml:space="preserve">apply static </w:t>
      </w:r>
      <w:del w:id="272" w:author="Georgios KATSAROS" w:date="2016-08-31T17:38:00Z">
        <w:r w:rsidDel="007E5330">
          <w:delText xml:space="preserve">a </w:delText>
        </w:r>
      </w:del>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ins w:id="273" w:author="Georgios KATSAROS" w:date="2016-08-31T17:39:00Z">
        <w:r w:rsidR="007E5330">
          <w:t xml:space="preserve">This </w:t>
        </w:r>
      </w:ins>
      <w:del w:id="274" w:author="Georgios KATSAROS" w:date="2016-08-31T17:39:00Z">
        <w:r w:rsidR="009D4E58" w:rsidDel="007E5330">
          <w:delText xml:space="preserve">Such a </w:delText>
        </w:r>
      </w:del>
      <w:r w:rsidR="009D4E58">
        <w:t xml:space="preserve">technique </w:t>
      </w:r>
      <w:del w:id="275" w:author="Georgios KATSAROS" w:date="2016-08-31T17:39:00Z">
        <w:r w:rsidR="009D4E58" w:rsidDel="007E5330">
          <w:delText xml:space="preserve">of achieving the effective oscillatory magnetic by means of static one and g factor modulation </w:delText>
        </w:r>
      </w:del>
      <w:r w:rsidR="009D4E58">
        <w:t>is called g-tensor modulation technique</w:t>
      </w:r>
      <w:ins w:id="276" w:author="Georgios KATSAROS" w:date="2016-08-31T17:39:00Z">
        <w:r w:rsidR="007E5330">
          <w:t xml:space="preserve"> and is going to be used in the qubit I am planning to study</w:t>
        </w:r>
      </w:ins>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ins w:id="277" w:author="Georgios KATSAROS" w:date="2016-08-31T17:40:00Z">
        <w:r w:rsidR="007E5330">
          <w:rPr>
            <w:i/>
          </w:rPr>
          <w:t>. Explain that for g~3 B=</w:t>
        </w:r>
      </w:ins>
      <w:ins w:id="278" w:author="Georgios KATSAROS" w:date="2016-08-31T17:41:00Z">
        <w:r w:rsidR="007E5330">
          <w:rPr>
            <w:i/>
          </w:rPr>
          <w:t>0.5</w:t>
        </w:r>
      </w:ins>
      <w:ins w:id="279" w:author="Georgios KATSAROS" w:date="2016-08-31T17:40:00Z">
        <w:r w:rsidR="007E5330">
          <w:rPr>
            <w:i/>
          </w:rPr>
          <w:t xml:space="preserve"> Tesla Ez = 3*</w:t>
        </w:r>
      </w:ins>
      <w:ins w:id="280" w:author="Georgios KATSAROS" w:date="2016-08-31T17:41:00Z">
        <w:r w:rsidR="007E5330">
          <w:rPr>
            <w:i/>
          </w:rPr>
          <w:t>0.5</w:t>
        </w:r>
      </w:ins>
      <w:ins w:id="281" w:author="Georgios KATSAROS" w:date="2016-08-31T17:40:00Z">
        <w:r w:rsidR="007E5330">
          <w:rPr>
            <w:i/>
          </w:rPr>
          <w:t>*57=</w:t>
        </w:r>
      </w:ins>
      <w:ins w:id="282" w:author="Georgios KATSAROS" w:date="2016-08-31T17:41:00Z">
        <w:r w:rsidR="007E5330">
          <w:rPr>
            <w:i/>
          </w:rPr>
          <w:t>85~20GHz</w:t>
        </w:r>
      </w:ins>
      <w:r w:rsidR="009D4E58">
        <w:t>)</w:t>
      </w:r>
      <w:r w:rsidR="001374AA">
        <w:t xml:space="preserve">. For this purpose </w:t>
      </w:r>
      <w:r w:rsidR="00AD6572">
        <w:t xml:space="preserve">a </w:t>
      </w:r>
      <w:del w:id="283" w:author="Georgios KATSAROS" w:date="2016-08-31T17:41:00Z">
        <w:r w:rsidR="001374AA" w:rsidDel="007E5330">
          <w:delText xml:space="preserve">signal </w:delText>
        </w:r>
      </w:del>
      <w:ins w:id="284" w:author="Georgios KATSAROS" w:date="2016-08-31T17:42:00Z">
        <w:r w:rsidR="007E5330">
          <w:t>s</w:t>
        </w:r>
      </w:ins>
      <w:ins w:id="285" w:author="Georgios KATSAROS" w:date="2016-08-31T17:41:00Z">
        <w:r w:rsidR="007E5330">
          <w:t xml:space="preserve">ignal </w:t>
        </w:r>
      </w:ins>
      <w:del w:id="286" w:author="Georgios KATSAROS" w:date="2016-08-31T17:42:00Z">
        <w:r w:rsidR="001374AA" w:rsidDel="007E5330">
          <w:delText xml:space="preserve">generator </w:delText>
        </w:r>
        <w:r w:rsidR="001374AA" w:rsidDel="007E5330">
          <w:lastRenderedPageBreak/>
          <w:delText xml:space="preserve">SMF100A </w:delText>
        </w:r>
        <w:r w:rsidR="009D4E58" w:rsidDel="007E5330">
          <w:delText>(</w:delText>
        </w:r>
        <w:r w:rsidR="009D4E58" w:rsidRPr="009D4E58" w:rsidDel="007E5330">
          <w:rPr>
            <w:i/>
          </w:rPr>
          <w:delText>maybe to put a vector one here</w:delText>
        </w:r>
        <w:r w:rsidR="009D4E58" w:rsidDel="007E5330">
          <w:delText xml:space="preserve">) </w:delText>
        </w:r>
        <w:r w:rsidR="001374AA" w:rsidDel="007E5330">
          <w:delText>from Rohde and Schwarz</w:delText>
        </w:r>
        <w:r w:rsidR="00E36205" w:rsidDel="007E5330">
          <w:delText xml:space="preserve"> </w:delText>
        </w:r>
      </w:del>
      <w:r w:rsidR="00E36205">
        <w:t>will be used, controlled also from the python measurement application.</w:t>
      </w:r>
    </w:p>
    <w:p w:rsidR="00747652" w:rsidRDefault="00293741" w:rsidP="00AB3B6B">
      <w:pPr>
        <w:pStyle w:val="Heading4"/>
        <w:rPr>
          <w:ins w:id="287"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288" w:author="Georgios KATSAROS" w:date="2016-08-25T11:40:00Z">
            <w:rPr>
              <w:vertAlign w:val="superscript"/>
            </w:rPr>
          </w:rPrChange>
        </w:rPr>
        <w:pPrChange w:id="289" w:author="Georgios KATSAROS" w:date="2016-08-25T11:40:00Z">
          <w:pPr>
            <w:pStyle w:val="Heading4"/>
          </w:pPr>
        </w:pPrChange>
      </w:pPr>
      <w:r>
        <w:t xml:space="preserve">In order to </w:t>
      </w:r>
      <w:ins w:id="290" w:author="Georgios KATSAROS" w:date="2016-08-31T17:42:00Z">
        <w:r w:rsidR="007F04D4">
          <w:t>determine coherence times</w:t>
        </w:r>
      </w:ins>
      <w:del w:id="291" w:author="Georgios KATSAROS" w:date="2016-08-31T17:42:00Z">
        <w:r w:rsidDel="007F04D4">
          <w:delText>perform next measurements</w:delText>
        </w:r>
      </w:del>
      <w:r w:rsidR="00C3036F">
        <w:t>,</w:t>
      </w:r>
      <w:r>
        <w:t xml:space="preserve"> coherent manipulation of the spin is needed. In order to verify coherent manipulation of the spin, Rabi oscillation experiment</w:t>
      </w:r>
      <w:ins w:id="292" w:author="Georgios KATSAROS" w:date="2016-08-31T17:42:00Z">
        <w:r w:rsidR="007F04D4">
          <w:t>s</w:t>
        </w:r>
      </w:ins>
      <w:r>
        <w:t xml:space="preserve"> will</w:t>
      </w:r>
      <w:r w:rsidR="00C3036F">
        <w:t xml:space="preserve"> be conducted. </w:t>
      </w:r>
      <w:ins w:id="293" w:author="Georgios KATSAROS" w:date="2016-08-31T17:42:00Z">
        <w:r w:rsidR="007F04D4">
          <w:t xml:space="preserve">The </w:t>
        </w:r>
      </w:ins>
      <w:r w:rsidR="00C3036F">
        <w:t xml:space="preserve">DQD will be </w:t>
      </w:r>
      <w:del w:id="294" w:author="Georgios KATSAROS" w:date="2016-08-31T17:43:00Z">
        <w:r w:rsidR="00C3036F" w:rsidDel="0030092E">
          <w:delText xml:space="preserve">first </w:delText>
        </w:r>
      </w:del>
      <w:r w:rsidR="00C3036F">
        <w:t xml:space="preserve">initialized in </w:t>
      </w:r>
      <w:ins w:id="295" w:author="Georgios KATSAROS" w:date="2016-08-31T17:44:00Z">
        <w:r w:rsidR="003242F4">
          <w:t>T</w:t>
        </w:r>
      </w:ins>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ins w:id="296" w:author="Georgios KATSAROS" w:date="2016-08-31T17:44:00Z">
        <w:r w:rsidR="003242F4">
          <w:t xml:space="preserve"> (which is a singlet (0,2) configuration as explained already above)</w:t>
        </w:r>
      </w:ins>
      <w:r w:rsidR="00C3036F">
        <w:t xml:space="preserve">. If </w:t>
      </w:r>
      <w:ins w:id="297" w:author="Georgios KATSAROS" w:date="2016-08-31T17:44:00Z">
        <w:r w:rsidR="00630ED1">
          <w:t xml:space="preserve">the </w:t>
        </w:r>
        <w:r w:rsidR="003242F4">
          <w:t>S</w:t>
        </w:r>
      </w:ins>
      <w:r w:rsidR="00C3036F">
        <w:t>(0,2) configuration is achieved</w:t>
      </w:r>
      <w:ins w:id="298" w:author="Georgios KATSAROS" w:date="2016-08-31T17:44:00Z">
        <w:r w:rsidR="00630ED1">
          <w:t>, it means that the spin has been rotated</w:t>
        </w:r>
      </w:ins>
      <w:del w:id="299" w:author="Georgios KATSAROS" w:date="2016-08-31T17:44:00Z">
        <w:r w:rsidR="00C3036F" w:rsidDel="00630ED1">
          <w:delText xml:space="preserve"> – spin is rotated</w:delText>
        </w:r>
      </w:del>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ins w:id="300" w:author="Georgios KATSAROS" w:date="2016-08-31T17:45:00Z">
        <w:r w:rsidR="003242F4">
          <w:rPr>
            <w:rFonts w:ascii="Calibri" w:hAnsi="Calibri" w:cs="Arial"/>
            <w:color w:val="252525"/>
            <w:sz w:val="21"/>
            <w:szCs w:val="21"/>
            <w:shd w:val="clear" w:color="auto" w:fill="FFFFFF"/>
          </w:rPr>
          <w:t xml:space="preserve">a </w:t>
        </w:r>
      </w:ins>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ins w:id="301" w:author="Georgios KATSAROS" w:date="2016-08-31T17:45:00Z">
        <w:r w:rsidR="003242F4">
          <w:t xml:space="preserve">the </w:t>
        </w:r>
      </w:ins>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ins w:id="302" w:author="Georgios KATSAROS" w:date="2016-08-31T17:45:00Z">
        <w:r w:rsidR="003242F4">
          <w:t>s</w:t>
        </w:r>
      </w:ins>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ins w:id="303" w:author="Georgios KATSAROS" w:date="2016-08-31T17:45:00Z">
        <w:r w:rsidR="003242F4">
          <w:t xml:space="preserve">the </w:t>
        </w:r>
      </w:ins>
      <w:r w:rsidR="00303DF3" w:rsidRPr="00AC0517">
        <w:t xml:space="preserve">x </w:t>
      </w:r>
      <w:del w:id="304" w:author="Georgios KATSAROS" w:date="2016-08-31T17:45:00Z">
        <w:r w:rsidR="00303DF3" w:rsidRPr="00AC0517" w:rsidDel="003242F4">
          <w:delText>axes</w:delText>
        </w:r>
        <w:r w:rsidR="00467658" w:rsidRPr="00AC0517" w:rsidDel="003242F4">
          <w:delText xml:space="preserve"> </w:delText>
        </w:r>
      </w:del>
      <w:ins w:id="305" w:author="Georgios KATSAROS" w:date="2016-08-31T17:45:00Z">
        <w:r w:rsidR="003242F4" w:rsidRPr="00AC0517">
          <w:t>ax</w:t>
        </w:r>
        <w:r w:rsidR="003242F4">
          <w:t>i</w:t>
        </w:r>
        <w:r w:rsidR="003242F4" w:rsidRPr="00AC0517">
          <w:t xml:space="preserve">s </w:t>
        </w:r>
      </w:ins>
      <w:r w:rsidR="00467658" w:rsidRPr="00AC0517">
        <w:t xml:space="preserve">is applied to bring the spin vector </w:t>
      </w:r>
      <w:r w:rsidR="002D43A4" w:rsidRPr="00AC0517">
        <w:t>f</w:t>
      </w:r>
      <w:r w:rsidR="00E36205" w:rsidRPr="00AC0517">
        <w:t>rom</w:t>
      </w:r>
      <w:r w:rsidR="00AC0517">
        <w:t xml:space="preserve"> </w:t>
      </w:r>
      <w:ins w:id="306" w:author="Georgios KATSAROS" w:date="2016-08-31T17:46:00Z">
        <w:r w:rsidR="003242F4">
          <w:t xml:space="preserve">the </w:t>
        </w:r>
      </w:ins>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ins w:id="307" w:author="Georgios KATSAROS" w:date="2016-08-31T17:46:00Z">
        <w:r w:rsidR="003242F4">
          <w:t xml:space="preserve">the </w:t>
        </w:r>
      </w:ins>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ins w:id="308" w:author="Georgios KATSAROS" w:date="2016-08-31T17:46:00Z">
        <w:r w:rsidR="003242F4">
          <w:t>(Check throught the proposal, for Ge spin down is the ground state)</w:t>
        </w:r>
      </w:ins>
    </w:p>
    <w:p w:rsidR="00747652" w:rsidRDefault="002A616B" w:rsidP="00AB3B6B">
      <w:pPr>
        <w:pStyle w:val="Heading4"/>
      </w:pPr>
      <w:r>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ins w:id="309" w:author="Georgios KATSAROS" w:date="2016-08-31T17:48:00Z">
        <w:r w:rsidR="003242F4">
          <w:rPr>
            <w:rFonts w:ascii="Gulim" w:eastAsia="Gulim" w:hAnsi="Gulim"/>
          </w:rPr>
          <w:t xml:space="preserve">the </w:t>
        </w:r>
      </w:ins>
      <w:r w:rsidR="00375FC9" w:rsidRPr="00375FC9">
        <w:rPr>
          <w:rFonts w:hint="eastAsia"/>
        </w:rPr>
        <w:t xml:space="preserve">spin is projected </w:t>
      </w:r>
      <w:ins w:id="310" w:author="Georgios KATSAROS" w:date="2016-08-31T17:48:00Z">
        <w:r w:rsidR="003242F4">
          <w:t xml:space="preserve">back </w:t>
        </w:r>
      </w:ins>
      <w:r w:rsidR="00375FC9" w:rsidRPr="00375FC9">
        <w:rPr>
          <w:rFonts w:hint="eastAsia"/>
        </w:rPr>
        <w:t xml:space="preserve">to </w:t>
      </w:r>
      <w:ins w:id="311" w:author="Georgios KATSAROS" w:date="2016-08-31T17:48:00Z">
        <w:r w:rsidR="003242F4">
          <w:t xml:space="preserve">the </w:t>
        </w:r>
      </w:ins>
      <w:r w:rsidR="00375FC9" w:rsidRPr="00375FC9">
        <w:rPr>
          <w:rFonts w:hint="eastAsia"/>
        </w:rPr>
        <w:t>z ax</w:t>
      </w:r>
      <w:del w:id="312" w:author="Georgios KATSAROS" w:date="2016-08-31T17:48:00Z">
        <w:r w:rsidR="00375FC9" w:rsidRPr="00375FC9" w:rsidDel="003242F4">
          <w:rPr>
            <w:rFonts w:hint="eastAsia"/>
          </w:rPr>
          <w:delText>e</w:delText>
        </w:r>
      </w:del>
      <w:ins w:id="313" w:author="Georgios KATSAROS" w:date="2016-08-31T17:48:00Z">
        <w:r w:rsidR="003242F4">
          <w:t>i</w:t>
        </w:r>
      </w:ins>
      <w:r w:rsidR="00375FC9" w:rsidRPr="00375FC9">
        <w:rPr>
          <w:rFonts w:hint="eastAsia"/>
        </w:rPr>
        <w:t>s and a spin up probability is measured.</w:t>
      </w:r>
      <w:r w:rsidR="00A13125" w:rsidRPr="00A13125">
        <w:t xml:space="preserve"> </w:t>
      </w:r>
      <w:r w:rsidR="00A13125">
        <w:t xml:space="preserve">From its exponentially decaying envelope in this case </w:t>
      </w:r>
      <w:ins w:id="314" w:author="Georgios KATSAROS" w:date="2016-08-31T17:48:00Z">
        <w:r w:rsidR="003242F4">
          <w:t xml:space="preserve">the </w:t>
        </w:r>
      </w:ins>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lastRenderedPageBreak/>
        <w:t>CPMG pulse sequence</w:t>
      </w:r>
      <w:r w:rsidR="00DA706F">
        <w:t xml:space="preserve"> T</w:t>
      </w:r>
      <w:r w:rsidR="00DA706F">
        <w:rPr>
          <w:vertAlign w:val="subscript"/>
        </w:rPr>
        <w:t>2</w:t>
      </w:r>
      <w:r w:rsidR="00DA706F">
        <w:rPr>
          <w:vertAlign w:val="superscript"/>
        </w:rPr>
        <w:t>CPMG</w:t>
      </w:r>
    </w:p>
    <w:p w:rsidR="00AB3B6B" w:rsidRPr="00AB3B6B" w:rsidRDefault="003242F4" w:rsidP="00AB3B6B">
      <w:ins w:id="315" w:author="Georgios KATSAROS" w:date="2016-08-31T17:48:00Z">
        <w:r>
          <w:t xml:space="preserve">Finally, </w:t>
        </w:r>
      </w:ins>
      <w:del w:id="316" w:author="Georgios KATSAROS" w:date="2016-08-31T17:48:00Z">
        <w:r w:rsidR="00567C9C" w:rsidDel="003242F4">
          <w:delText>I</w:delText>
        </w:r>
      </w:del>
      <w:ins w:id="317" w:author="Georgios KATSAROS" w:date="2016-08-31T17:48:00Z">
        <w:r>
          <w:t>i</w:t>
        </w:r>
      </w:ins>
      <w:r w:rsidR="00567C9C">
        <w:t xml:space="preserve">n order to extend further the coherence time we </w:t>
      </w:r>
      <w:del w:id="318" w:author="Georgios KATSAROS" w:date="2016-08-31T20:37:00Z">
        <w:r w:rsidR="00567C9C" w:rsidDel="009D0CF1">
          <w:delText>a</w:delText>
        </w:r>
        <w:r w:rsidR="004B2C78" w:rsidDel="009D0CF1">
          <w:delText>i</w:delText>
        </w:r>
        <w:r w:rsidR="00567C9C" w:rsidDel="009D0CF1">
          <w:delText>m to</w:delText>
        </w:r>
      </w:del>
      <w:ins w:id="319" w:author="Georgios KATSAROS" w:date="2016-08-31T20:37:00Z">
        <w:r w:rsidR="009D0CF1">
          <w:t>will</w:t>
        </w:r>
      </w:ins>
      <w:r w:rsidR="00567C9C">
        <w:t xml:space="preserve"> use </w:t>
      </w:r>
      <w:del w:id="320" w:author="Georgios KATSAROS" w:date="2016-08-31T20:39:00Z">
        <w:r w:rsidR="00567C9C" w:rsidDel="009D0CF1">
          <w:delText xml:space="preserve">the a </w:delText>
        </w:r>
      </w:del>
      <w:ins w:id="321" w:author="Georgios KATSAROS" w:date="2016-08-31T20:39:00Z">
        <w:r w:rsidR="009D0CF1">
          <w:t>the</w:t>
        </w:r>
        <w:r w:rsidR="009D0CF1">
          <w:t xml:space="preserve"> </w:t>
        </w:r>
      </w:ins>
      <w:r w:rsidR="002E0D24">
        <w:t xml:space="preserve">sequence of </w:t>
      </w:r>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322" w:author="Georgios KATSAROS" w:date="2016-08-31T20:37:00Z">
        <w:r w:rsidR="009D0CF1">
          <w:t xml:space="preserve"> [give the definition of CPMG the first time you use it]</w:t>
        </w:r>
      </w:ins>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del w:id="323" w:author="Georgios KATSAROS" w:date="2016-08-31T20:38:00Z">
        <w:r w:rsidR="00FB13BC" w:rsidDel="009D0CF1">
          <w:delText>substracting</w:delText>
        </w:r>
      </w:del>
      <w:ins w:id="324" w:author="Georgios KATSAROS" w:date="2016-08-31T20:38:00Z">
        <w:r w:rsidR="009D0CF1">
          <w:t>subtracting</w:t>
        </w:r>
      </w:ins>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ins w:id="325" w:author="Georgios KATSAROS" w:date="2016-08-31T20:44:00Z">
        <w:r w:rsidR="00862A88">
          <w:t xml:space="preserve"> of the proposed project</w:t>
        </w:r>
      </w:ins>
      <w:r w:rsidR="00204BEF">
        <w:t>:</w:t>
      </w:r>
    </w:p>
    <w:p w:rsidR="000E1B4D" w:rsidRDefault="000121E5" w:rsidP="009D17AE">
      <w:r>
        <w:t>There has been a huge interest in the past few years in the realiz</w:t>
      </w:r>
      <w:r w:rsidR="00FA275E">
        <w:t>ation</w:t>
      </w:r>
      <w:r>
        <w:t xml:space="preserve"> of electron </w:t>
      </w:r>
      <w:ins w:id="326" w:author="Georgios KATSAROS" w:date="2016-08-31T20:44:00Z">
        <w:r w:rsidR="00862A88">
          <w:t xml:space="preserve">Si </w:t>
        </w:r>
      </w:ins>
      <w:r>
        <w:t xml:space="preserve">spin qubits </w:t>
      </w:r>
      <w:del w:id="327" w:author="Georgios KATSAROS" w:date="2016-08-31T20:44:00Z">
        <w:r w:rsidDel="00862A88">
          <w:delText>in Silicon</w:delText>
        </w:r>
      </w:del>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del w:id="328" w:author="Georgios KATSAROS" w:date="2016-08-31T20:45:00Z">
        <w:r w:rsidDel="00862A88">
          <w:delText xml:space="preserve">on </w:delText>
        </w:r>
      </w:del>
      <w:ins w:id="329" w:author="Georgios KATSAROS" w:date="2016-08-31T20:45:00Z">
        <w:r w:rsidR="00862A88">
          <w:t>o</w:t>
        </w:r>
        <w:r w:rsidR="00862A88">
          <w:t>f</w:t>
        </w:r>
        <w:r w:rsidR="00862A88">
          <w:t xml:space="preserve"> </w:t>
        </w:r>
      </w:ins>
      <w:r>
        <w:t xml:space="preserve">nanostructure nothing is known about the spin </w:t>
      </w:r>
      <w:del w:id="330" w:author="Georgios KATSAROS" w:date="2016-08-31T20:45:00Z">
        <w:r w:rsidDel="00862A88">
          <w:delText xml:space="preserve">properties </w:delText>
        </w:r>
      </w:del>
      <w:ins w:id="331" w:author="Georgios KATSAROS" w:date="2016-08-31T20:45:00Z">
        <w:r w:rsidR="00862A88">
          <w:t>lifetimes</w:t>
        </w:r>
        <w:r w:rsidR="00862A88">
          <w:t xml:space="preserve"> </w:t>
        </w:r>
      </w:ins>
      <w:r>
        <w:t xml:space="preserve">of the confined holes. </w:t>
      </w:r>
      <w:r w:rsidR="00FA275E">
        <w:t xml:space="preserve">Due to the low hyperfine interaction and the heavy hole character of the wavefunction very long dephasing times are </w:t>
      </w:r>
      <w:ins w:id="332" w:author="Georgios KATSAROS" w:date="2016-08-31T20:45:00Z">
        <w:r w:rsidR="00862A88">
          <w:t xml:space="preserve">actually </w:t>
        </w:r>
      </w:ins>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del w:id="333" w:author="Georgios KATSAROS" w:date="2016-08-31T20:45:00Z">
        <w:r w:rsidR="000E1B4D" w:rsidDel="00862A88">
          <w:delText>is expected</w:delText>
        </w:r>
      </w:del>
      <w:ins w:id="334" w:author="Georgios KATSAROS" w:date="2016-08-31T20:45:00Z">
        <w:r w:rsidR="00862A88">
          <w:t>should be possible</w:t>
        </w:r>
      </w:ins>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del w:id="335" w:author="Georgios KATSAROS" w:date="2016-08-31T20:46:00Z">
        <w:r w:rsidR="00FA275E" w:rsidDel="00862A88">
          <w:delText>should</w:delText>
        </w:r>
        <w:r w:rsidR="000E1B4D" w:rsidDel="00862A88">
          <w:delText xml:space="preserve"> enable</w:delText>
        </w:r>
        <w:r w:rsidR="00614BB9" w:rsidDel="00862A88">
          <w:delText xml:space="preserve"> </w:delText>
        </w:r>
        <w:r w:rsidR="00614BB9" w:rsidRPr="00614BB9" w:rsidDel="00862A88">
          <w:rPr>
            <w:b/>
          </w:rPr>
          <w:delText>fast</w:delText>
        </w:r>
        <w:r w:rsidR="000E1B4D" w:rsidRPr="00614BB9" w:rsidDel="00862A88">
          <w:rPr>
            <w:b/>
          </w:rPr>
          <w:delText xml:space="preserve"> spin manipulation</w:delText>
        </w:r>
        <w:r w:rsidR="000E1B4D" w:rsidDel="00862A88">
          <w:delText xml:space="preserve"> eliminating</w:delText>
        </w:r>
      </w:del>
      <w:ins w:id="336" w:author="Georgios KATSAROS" w:date="2016-08-31T20:46:00Z">
        <w:r w:rsidR="00862A88">
          <w:t>will also eliminate</w:t>
        </w:r>
      </w:ins>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ins w:id="337" w:author="Georgios KATSAROS" w:date="2016-08-31T20:46:00Z">
        <w:r w:rsidR="00862A88">
          <w:t>s</w:t>
        </w:r>
      </w:ins>
      <w:r w:rsidR="00FA275E">
        <w:t xml:space="preserve"> (charge sensor, stripline) </w:t>
      </w:r>
      <w:del w:id="338" w:author="Georgios KATSAROS" w:date="2016-08-31T20:46:00Z">
        <w:r w:rsidR="00614BB9" w:rsidDel="00862A88">
          <w:delText xml:space="preserve">is </w:delText>
        </w:r>
      </w:del>
      <w:ins w:id="339" w:author="Georgios KATSAROS" w:date="2016-08-31T20:46:00Z">
        <w:r w:rsidR="00862A88">
          <w:t>are</w:t>
        </w:r>
        <w:r w:rsidR="00862A88">
          <w:t xml:space="preserve"> </w:t>
        </w:r>
      </w:ins>
      <w:r w:rsidR="00614BB9">
        <w:t xml:space="preserve">required except of </w:t>
      </w:r>
      <w:ins w:id="340" w:author="Georgios KATSAROS" w:date="2016-08-31T20:46:00Z">
        <w:r w:rsidR="00862A88">
          <w:t xml:space="preserve">the </w:t>
        </w:r>
      </w:ins>
      <w:r w:rsidR="00614BB9">
        <w:t xml:space="preserve">already defined </w:t>
      </w:r>
      <w:ins w:id="341" w:author="Georgios KATSAROS" w:date="2016-08-31T20:47:00Z">
        <w:r w:rsidR="00862A88">
          <w:t xml:space="preserve">and necessary </w:t>
        </w:r>
      </w:ins>
      <w:r w:rsidR="00614BB9">
        <w:t>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del w:id="342" w:author="Georgios KATSAROS" w:date="2016-08-31T20:47:00Z">
        <w:r w:rsidR="00D119AB" w:rsidRPr="006F1623" w:rsidDel="00862A88">
          <w:rPr>
            <w:b/>
          </w:rPr>
          <w:delText>quantum dots</w:delText>
        </w:r>
      </w:del>
      <w:ins w:id="343" w:author="Georgios KATSAROS" w:date="2016-08-31T20:47:00Z">
        <w:r w:rsidR="00862A88">
          <w:rPr>
            <w:b/>
          </w:rPr>
          <w:t>QDs</w:t>
        </w:r>
      </w:ins>
      <w:r w:rsidR="006B7755">
        <w:rPr>
          <w:b/>
        </w:rPr>
        <w:t xml:space="preserve"> and as a consequence high speed of the gate reflectometry setup </w:t>
      </w:r>
      <w:r w:rsidR="006B7755">
        <w:t xml:space="preserve">as explained </w:t>
      </w:r>
      <w:del w:id="344" w:author="Georgios KATSAROS" w:date="2016-08-31T20:47:00Z">
        <w:r w:rsidR="006B7755" w:rsidDel="00862A88">
          <w:delText>in</w:delText>
        </w:r>
      </w:del>
      <w:ins w:id="345" w:author="Georgios KATSAROS" w:date="2016-08-31T20:47:00Z">
        <w:r w:rsidR="00862A88">
          <w:t xml:space="preserve">in the </w:t>
        </w:r>
      </w:ins>
      <w:r w:rsidR="006B7755">
        <w:t xml:space="preserve">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346" w:author="Georgios KATSAROS" w:date="2016-08-25T19:40:00Z"/>
        </w:rPr>
      </w:pPr>
      <w:r>
        <w:t xml:space="preserve">We are collaborating with </w:t>
      </w:r>
      <w:r w:rsidR="006B7755">
        <w:t xml:space="preserve">the </w:t>
      </w:r>
      <w:r>
        <w:t>spin qubit team in</w:t>
      </w:r>
      <w:r w:rsidR="006B7755">
        <w:t xml:space="preserve"> the group of C. Marcus </w:t>
      </w:r>
      <w:r>
        <w:t>in Copenhagen, le</w:t>
      </w:r>
      <w:del w:id="347" w:author="Georgios KATSAROS" w:date="2016-08-31T20:48:00Z">
        <w:r w:rsidDel="00862A88">
          <w:delText>a</w:delText>
        </w:r>
      </w:del>
      <w:r>
        <w:t xml:space="preserve">d by </w:t>
      </w:r>
      <w:r w:rsidRPr="003E2388">
        <w:rPr>
          <w:b/>
        </w:rPr>
        <w:t>Ferdinand Kuemmeth</w:t>
      </w:r>
      <w:ins w:id="348"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 xml:space="preserve">once per year to discuss with the </w:t>
      </w:r>
      <w:r w:rsidR="006B7755">
        <w:lastRenderedPageBreak/>
        <w:t>technical and physics related ques</w:t>
      </w:r>
      <w:r w:rsidR="006D4140">
        <w:t>tions thus I am requesting 1000</w:t>
      </w:r>
      <w:r w:rsidR="006B7755">
        <w:t xml:space="preserve"> Euro</w:t>
      </w:r>
      <w:ins w:id="349"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350" w:author="Georgios KATSAROS" w:date="2016-08-31T20:51:00Z"/>
        </w:rPr>
      </w:pPr>
      <w:r>
        <w:t>Work table:</w:t>
      </w:r>
      <w:ins w:id="351" w:author="Georgios KATSAROS" w:date="2016-08-31T20:51:00Z">
        <w:r w:rsidR="00770F70">
          <w:t xml:space="preserve"> (split it into half year periods and describe tasks for three years)</w:t>
        </w:r>
      </w:ins>
    </w:p>
    <w:p w:rsidR="00770F70" w:rsidRDefault="00770F70" w:rsidP="00770F70">
      <w:pPr>
        <w:rPr>
          <w:ins w:id="352" w:author="Georgios KATSAROS" w:date="2016-08-31T20:52:00Z"/>
        </w:rPr>
        <w:pPrChange w:id="353" w:author="Georgios KATSAROS" w:date="2016-08-31T20:52:00Z">
          <w:pPr>
            <w:pStyle w:val="Heading3"/>
          </w:pPr>
        </w:pPrChange>
      </w:pPr>
    </w:p>
    <w:tbl>
      <w:tblPr>
        <w:tblStyle w:val="TableGrid"/>
        <w:tblW w:w="0" w:type="auto"/>
        <w:tblLook w:val="04A0" w:firstRow="1" w:lastRow="0" w:firstColumn="1" w:lastColumn="0" w:noHBand="0" w:noVBand="1"/>
        <w:tblPrChange w:id="354" w:author="Georgios KATSAROS" w:date="2016-08-31T20:57: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355">
          <w:tblGrid>
            <w:gridCol w:w="2122"/>
            <w:gridCol w:w="2126"/>
            <w:gridCol w:w="992"/>
            <w:gridCol w:w="992"/>
            <w:gridCol w:w="993"/>
            <w:gridCol w:w="992"/>
            <w:gridCol w:w="1133"/>
          </w:tblGrid>
        </w:tblGridChange>
      </w:tblGrid>
      <w:tr w:rsidR="00770F70" w:rsidTr="00770F70">
        <w:trPr>
          <w:ins w:id="356" w:author="Georgios KATSAROS" w:date="2016-08-31T20:52:00Z"/>
        </w:trPr>
        <w:tc>
          <w:tcPr>
            <w:tcW w:w="3397" w:type="dxa"/>
            <w:tcPrChange w:id="357" w:author="Georgios KATSAROS" w:date="2016-08-31T20:57:00Z">
              <w:tcPr>
                <w:tcW w:w="2122" w:type="dxa"/>
              </w:tcPr>
            </w:tcPrChange>
          </w:tcPr>
          <w:p w:rsidR="00770F70" w:rsidRPr="00770F70" w:rsidRDefault="00770F70" w:rsidP="00770F70">
            <w:pPr>
              <w:rPr>
                <w:ins w:id="358" w:author="Georgios KATSAROS" w:date="2016-08-31T20:52:00Z"/>
                <w:sz w:val="20"/>
                <w:szCs w:val="20"/>
                <w:rPrChange w:id="359" w:author="Georgios KATSAROS" w:date="2016-08-31T20:58:00Z">
                  <w:rPr>
                    <w:ins w:id="360" w:author="Georgios KATSAROS" w:date="2016-08-31T20:52:00Z"/>
                  </w:rPr>
                </w:rPrChange>
              </w:rPr>
            </w:pPr>
            <w:ins w:id="361" w:author="Georgios KATSAROS" w:date="2016-08-31T20:52:00Z">
              <w:r w:rsidRPr="00770F70">
                <w:rPr>
                  <w:sz w:val="20"/>
                  <w:szCs w:val="20"/>
                  <w:rPrChange w:id="362" w:author="Georgios KATSAROS" w:date="2016-08-31T20:58:00Z">
                    <w:rPr/>
                  </w:rPrChange>
                </w:rPr>
                <w:t>Task</w:t>
              </w:r>
            </w:ins>
          </w:p>
        </w:tc>
        <w:tc>
          <w:tcPr>
            <w:tcW w:w="851" w:type="dxa"/>
            <w:tcPrChange w:id="363" w:author="Georgios KATSAROS" w:date="2016-08-31T20:57:00Z">
              <w:tcPr>
                <w:tcW w:w="2126" w:type="dxa"/>
              </w:tcPr>
            </w:tcPrChange>
          </w:tcPr>
          <w:p w:rsidR="00770F70" w:rsidRPr="00770F70" w:rsidRDefault="00770F70" w:rsidP="00770F70">
            <w:pPr>
              <w:rPr>
                <w:ins w:id="364" w:author="Georgios KATSAROS" w:date="2016-08-31T20:52:00Z"/>
                <w:sz w:val="20"/>
                <w:szCs w:val="20"/>
                <w:rPrChange w:id="365" w:author="Georgios KATSAROS" w:date="2016-08-31T20:58:00Z">
                  <w:rPr>
                    <w:ins w:id="366" w:author="Georgios KATSAROS" w:date="2016-08-31T20:52:00Z"/>
                  </w:rPr>
                </w:rPrChange>
              </w:rPr>
            </w:pPr>
            <w:ins w:id="367" w:author="Georgios KATSAROS" w:date="2016-08-31T20:53:00Z">
              <w:r w:rsidRPr="00770F70">
                <w:rPr>
                  <w:sz w:val="20"/>
                  <w:szCs w:val="20"/>
                  <w:rPrChange w:id="368" w:author="Georgios KATSAROS" w:date="2016-08-31T20:58:00Z">
                    <w:rPr/>
                  </w:rPrChange>
                </w:rPr>
                <w:t>1</w:t>
              </w:r>
            </w:ins>
            <w:ins w:id="369" w:author="Georgios KATSAROS" w:date="2016-08-31T20:57:00Z">
              <w:r w:rsidRPr="00770F70">
                <w:rPr>
                  <w:sz w:val="20"/>
                  <w:szCs w:val="20"/>
                  <w:rPrChange w:id="370" w:author="Georgios KATSAROS" w:date="2016-08-31T20:58:00Z">
                    <w:rPr/>
                  </w:rPrChange>
                </w:rPr>
                <w:t>st</w:t>
              </w:r>
            </w:ins>
            <w:ins w:id="371" w:author="Georgios KATSAROS" w:date="2016-08-31T20:53:00Z">
              <w:r w:rsidRPr="00770F70">
                <w:rPr>
                  <w:sz w:val="20"/>
                  <w:szCs w:val="20"/>
                  <w:rPrChange w:id="372" w:author="Georgios KATSAROS" w:date="2016-08-31T20:58:00Z">
                    <w:rPr/>
                  </w:rPrChange>
                </w:rPr>
                <w:t>-6</w:t>
              </w:r>
              <w:r w:rsidRPr="00770F70">
                <w:rPr>
                  <w:sz w:val="20"/>
                  <w:szCs w:val="20"/>
                  <w:vertAlign w:val="superscript"/>
                  <w:rPrChange w:id="373" w:author="Georgios KATSAROS" w:date="2016-08-31T20:58:00Z">
                    <w:rPr/>
                  </w:rPrChange>
                </w:rPr>
                <w:t>th</w:t>
              </w:r>
              <w:r w:rsidRPr="00770F70">
                <w:rPr>
                  <w:sz w:val="20"/>
                  <w:szCs w:val="20"/>
                  <w:rPrChange w:id="374" w:author="Georgios KATSAROS" w:date="2016-08-31T20:58:00Z">
                    <w:rPr/>
                  </w:rPrChange>
                </w:rPr>
                <w:t xml:space="preserve"> month</w:t>
              </w:r>
            </w:ins>
          </w:p>
        </w:tc>
        <w:tc>
          <w:tcPr>
            <w:tcW w:w="992" w:type="dxa"/>
            <w:tcPrChange w:id="375" w:author="Georgios KATSAROS" w:date="2016-08-31T20:57:00Z">
              <w:tcPr>
                <w:tcW w:w="992" w:type="dxa"/>
              </w:tcPr>
            </w:tcPrChange>
          </w:tcPr>
          <w:p w:rsidR="00770F70" w:rsidRPr="00770F70" w:rsidRDefault="00770F70" w:rsidP="00770F70">
            <w:pPr>
              <w:rPr>
                <w:ins w:id="376" w:author="Georgios KATSAROS" w:date="2016-08-31T20:52:00Z"/>
                <w:sz w:val="20"/>
                <w:szCs w:val="20"/>
                <w:rPrChange w:id="377" w:author="Georgios KATSAROS" w:date="2016-08-31T20:58:00Z">
                  <w:rPr>
                    <w:ins w:id="378" w:author="Georgios KATSAROS" w:date="2016-08-31T20:52:00Z"/>
                  </w:rPr>
                </w:rPrChange>
              </w:rPr>
            </w:pPr>
            <w:ins w:id="379" w:author="Georgios KATSAROS" w:date="2016-08-31T20:56:00Z">
              <w:r w:rsidRPr="00770F70">
                <w:rPr>
                  <w:sz w:val="20"/>
                  <w:szCs w:val="20"/>
                  <w:rPrChange w:id="380" w:author="Georgios KATSAROS" w:date="2016-08-31T20:58:00Z">
                    <w:rPr/>
                  </w:rPrChange>
                </w:rPr>
                <w:t>7</w:t>
              </w:r>
              <w:r w:rsidRPr="00770F70">
                <w:rPr>
                  <w:sz w:val="20"/>
                  <w:szCs w:val="20"/>
                  <w:vertAlign w:val="superscript"/>
                  <w:rPrChange w:id="381" w:author="Georgios KATSAROS" w:date="2016-08-31T20:58:00Z">
                    <w:rPr/>
                  </w:rPrChange>
                </w:rPr>
                <w:t>th</w:t>
              </w:r>
              <w:r w:rsidRPr="00770F70">
                <w:rPr>
                  <w:sz w:val="20"/>
                  <w:szCs w:val="20"/>
                  <w:rPrChange w:id="382" w:author="Georgios KATSAROS" w:date="2016-08-31T20:58:00Z">
                    <w:rPr/>
                  </w:rPrChange>
                </w:rPr>
                <w:t>-12</w:t>
              </w:r>
              <w:r w:rsidRPr="00770F70">
                <w:rPr>
                  <w:sz w:val="20"/>
                  <w:szCs w:val="20"/>
                  <w:vertAlign w:val="superscript"/>
                  <w:rPrChange w:id="383" w:author="Georgios KATSAROS" w:date="2016-08-31T20:58:00Z">
                    <w:rPr/>
                  </w:rPrChange>
                </w:rPr>
                <w:t>th</w:t>
              </w:r>
              <w:r w:rsidRPr="00770F70">
                <w:rPr>
                  <w:sz w:val="20"/>
                  <w:szCs w:val="20"/>
                  <w:rPrChange w:id="384" w:author="Georgios KATSAROS" w:date="2016-08-31T20:58:00Z">
                    <w:rPr/>
                  </w:rPrChange>
                </w:rPr>
                <w:t xml:space="preserve"> month</w:t>
              </w:r>
            </w:ins>
          </w:p>
        </w:tc>
        <w:tc>
          <w:tcPr>
            <w:tcW w:w="992" w:type="dxa"/>
            <w:tcPrChange w:id="385" w:author="Georgios KATSAROS" w:date="2016-08-31T20:57:00Z">
              <w:tcPr>
                <w:tcW w:w="992" w:type="dxa"/>
              </w:tcPr>
            </w:tcPrChange>
          </w:tcPr>
          <w:p w:rsidR="00770F70" w:rsidRPr="00770F70" w:rsidRDefault="00770F70" w:rsidP="00770F70">
            <w:pPr>
              <w:rPr>
                <w:ins w:id="386" w:author="Georgios KATSAROS" w:date="2016-08-31T20:52:00Z"/>
                <w:sz w:val="20"/>
                <w:szCs w:val="20"/>
                <w:rPrChange w:id="387" w:author="Georgios KATSAROS" w:date="2016-08-31T20:58:00Z">
                  <w:rPr>
                    <w:ins w:id="388" w:author="Georgios KATSAROS" w:date="2016-08-31T20:52:00Z"/>
                  </w:rPr>
                </w:rPrChange>
              </w:rPr>
            </w:pPr>
            <w:ins w:id="389" w:author="Georgios KATSAROS" w:date="2016-08-31T20:56:00Z">
              <w:r w:rsidRPr="00770F70">
                <w:rPr>
                  <w:sz w:val="20"/>
                  <w:szCs w:val="20"/>
                  <w:rPrChange w:id="390" w:author="Georgios KATSAROS" w:date="2016-08-31T20:58:00Z">
                    <w:rPr/>
                  </w:rPrChange>
                </w:rPr>
                <w:t>13</w:t>
              </w:r>
              <w:r w:rsidRPr="00770F70">
                <w:rPr>
                  <w:sz w:val="20"/>
                  <w:szCs w:val="20"/>
                  <w:vertAlign w:val="superscript"/>
                  <w:rPrChange w:id="391" w:author="Georgios KATSAROS" w:date="2016-08-31T20:58:00Z">
                    <w:rPr/>
                  </w:rPrChange>
                </w:rPr>
                <w:t>th</w:t>
              </w:r>
              <w:r w:rsidRPr="00770F70">
                <w:rPr>
                  <w:sz w:val="20"/>
                  <w:szCs w:val="20"/>
                  <w:rPrChange w:id="392" w:author="Georgios KATSAROS" w:date="2016-08-31T20:58:00Z">
                    <w:rPr/>
                  </w:rPrChange>
                </w:rPr>
                <w:t>-18</w:t>
              </w:r>
              <w:r w:rsidRPr="00770F70">
                <w:rPr>
                  <w:sz w:val="20"/>
                  <w:szCs w:val="20"/>
                  <w:vertAlign w:val="superscript"/>
                  <w:rPrChange w:id="393" w:author="Georgios KATSAROS" w:date="2016-08-31T20:58:00Z">
                    <w:rPr/>
                  </w:rPrChange>
                </w:rPr>
                <w:t>th</w:t>
              </w:r>
              <w:r w:rsidRPr="00770F70">
                <w:rPr>
                  <w:sz w:val="20"/>
                  <w:szCs w:val="20"/>
                  <w:rPrChange w:id="394" w:author="Georgios KATSAROS" w:date="2016-08-31T20:58:00Z">
                    <w:rPr/>
                  </w:rPrChange>
                </w:rPr>
                <w:t xml:space="preserve"> month</w:t>
              </w:r>
            </w:ins>
          </w:p>
        </w:tc>
        <w:tc>
          <w:tcPr>
            <w:tcW w:w="993" w:type="dxa"/>
            <w:tcPrChange w:id="395" w:author="Georgios KATSAROS" w:date="2016-08-31T20:57:00Z">
              <w:tcPr>
                <w:tcW w:w="993" w:type="dxa"/>
              </w:tcPr>
            </w:tcPrChange>
          </w:tcPr>
          <w:p w:rsidR="00770F70" w:rsidRPr="00770F70" w:rsidRDefault="00770F70" w:rsidP="00770F70">
            <w:pPr>
              <w:rPr>
                <w:ins w:id="396" w:author="Georgios KATSAROS" w:date="2016-08-31T20:52:00Z"/>
                <w:sz w:val="20"/>
                <w:szCs w:val="20"/>
                <w:rPrChange w:id="397" w:author="Georgios KATSAROS" w:date="2016-08-31T20:58:00Z">
                  <w:rPr>
                    <w:ins w:id="398" w:author="Georgios KATSAROS" w:date="2016-08-31T20:52:00Z"/>
                  </w:rPr>
                </w:rPrChange>
              </w:rPr>
            </w:pPr>
            <w:ins w:id="399" w:author="Georgios KATSAROS" w:date="2016-08-31T20:56:00Z">
              <w:r w:rsidRPr="00770F70">
                <w:rPr>
                  <w:sz w:val="20"/>
                  <w:szCs w:val="20"/>
                  <w:rPrChange w:id="400" w:author="Georgios KATSAROS" w:date="2016-08-31T20:58:00Z">
                    <w:rPr/>
                  </w:rPrChange>
                </w:rPr>
                <w:t>19</w:t>
              </w:r>
              <w:r w:rsidRPr="00770F70">
                <w:rPr>
                  <w:sz w:val="20"/>
                  <w:szCs w:val="20"/>
                  <w:vertAlign w:val="superscript"/>
                  <w:rPrChange w:id="401" w:author="Georgios KATSAROS" w:date="2016-08-31T20:58:00Z">
                    <w:rPr/>
                  </w:rPrChange>
                </w:rPr>
                <w:t>th</w:t>
              </w:r>
              <w:r w:rsidRPr="00770F70">
                <w:rPr>
                  <w:sz w:val="20"/>
                  <w:szCs w:val="20"/>
                  <w:rPrChange w:id="402" w:author="Georgios KATSAROS" w:date="2016-08-31T20:58:00Z">
                    <w:rPr/>
                  </w:rPrChange>
                </w:rPr>
                <w:t>-24</w:t>
              </w:r>
              <w:r w:rsidRPr="00770F70">
                <w:rPr>
                  <w:sz w:val="20"/>
                  <w:szCs w:val="20"/>
                  <w:vertAlign w:val="superscript"/>
                  <w:rPrChange w:id="403" w:author="Georgios KATSAROS" w:date="2016-08-31T20:58:00Z">
                    <w:rPr/>
                  </w:rPrChange>
                </w:rPr>
                <w:t>th</w:t>
              </w:r>
              <w:r w:rsidRPr="00770F70">
                <w:rPr>
                  <w:sz w:val="20"/>
                  <w:szCs w:val="20"/>
                  <w:rPrChange w:id="404" w:author="Georgios KATSAROS" w:date="2016-08-31T20:58:00Z">
                    <w:rPr/>
                  </w:rPrChange>
                </w:rPr>
                <w:t xml:space="preserve"> month</w:t>
              </w:r>
            </w:ins>
          </w:p>
        </w:tc>
        <w:tc>
          <w:tcPr>
            <w:tcW w:w="992" w:type="dxa"/>
            <w:tcPrChange w:id="405" w:author="Georgios KATSAROS" w:date="2016-08-31T20:57:00Z">
              <w:tcPr>
                <w:tcW w:w="992" w:type="dxa"/>
              </w:tcPr>
            </w:tcPrChange>
          </w:tcPr>
          <w:p w:rsidR="00770F70" w:rsidRPr="00770F70" w:rsidRDefault="00770F70" w:rsidP="00770F70">
            <w:pPr>
              <w:rPr>
                <w:ins w:id="406" w:author="Georgios KATSAROS" w:date="2016-08-31T20:52:00Z"/>
                <w:sz w:val="20"/>
                <w:szCs w:val="20"/>
                <w:rPrChange w:id="407" w:author="Georgios KATSAROS" w:date="2016-08-31T20:58:00Z">
                  <w:rPr>
                    <w:ins w:id="408" w:author="Georgios KATSAROS" w:date="2016-08-31T20:52:00Z"/>
                  </w:rPr>
                </w:rPrChange>
              </w:rPr>
            </w:pPr>
            <w:ins w:id="409" w:author="Georgios KATSAROS" w:date="2016-08-31T20:56:00Z">
              <w:r w:rsidRPr="00770F70">
                <w:rPr>
                  <w:sz w:val="20"/>
                  <w:szCs w:val="20"/>
                  <w:rPrChange w:id="410" w:author="Georgios KATSAROS" w:date="2016-08-31T20:58:00Z">
                    <w:rPr/>
                  </w:rPrChange>
                </w:rPr>
                <w:t>25</w:t>
              </w:r>
              <w:r w:rsidRPr="00770F70">
                <w:rPr>
                  <w:sz w:val="20"/>
                  <w:szCs w:val="20"/>
                  <w:vertAlign w:val="superscript"/>
                  <w:rPrChange w:id="411" w:author="Georgios KATSAROS" w:date="2016-08-31T20:58:00Z">
                    <w:rPr/>
                  </w:rPrChange>
                </w:rPr>
                <w:t>th</w:t>
              </w:r>
              <w:r w:rsidRPr="00770F70">
                <w:rPr>
                  <w:sz w:val="20"/>
                  <w:szCs w:val="20"/>
                  <w:rPrChange w:id="412" w:author="Georgios KATSAROS" w:date="2016-08-31T20:58:00Z">
                    <w:rPr/>
                  </w:rPrChange>
                </w:rPr>
                <w:t>- 31</w:t>
              </w:r>
              <w:r w:rsidRPr="00770F70">
                <w:rPr>
                  <w:sz w:val="20"/>
                  <w:szCs w:val="20"/>
                  <w:vertAlign w:val="superscript"/>
                  <w:rPrChange w:id="413" w:author="Georgios KATSAROS" w:date="2016-08-31T20:58:00Z">
                    <w:rPr/>
                  </w:rPrChange>
                </w:rPr>
                <w:t>st</w:t>
              </w:r>
              <w:r w:rsidRPr="00770F70">
                <w:rPr>
                  <w:sz w:val="20"/>
                  <w:szCs w:val="20"/>
                  <w:rPrChange w:id="414" w:author="Georgios KATSAROS" w:date="2016-08-31T20:58:00Z">
                    <w:rPr/>
                  </w:rPrChange>
                </w:rPr>
                <w:t xml:space="preserve"> month </w:t>
              </w:r>
            </w:ins>
          </w:p>
        </w:tc>
        <w:tc>
          <w:tcPr>
            <w:tcW w:w="1133" w:type="dxa"/>
            <w:tcPrChange w:id="415" w:author="Georgios KATSAROS" w:date="2016-08-31T20:57:00Z">
              <w:tcPr>
                <w:tcW w:w="1133" w:type="dxa"/>
              </w:tcPr>
            </w:tcPrChange>
          </w:tcPr>
          <w:p w:rsidR="00770F70" w:rsidRPr="00770F70" w:rsidRDefault="00770F70" w:rsidP="00770F70">
            <w:pPr>
              <w:rPr>
                <w:ins w:id="416" w:author="Georgios KATSAROS" w:date="2016-08-31T20:52:00Z"/>
                <w:sz w:val="20"/>
                <w:szCs w:val="20"/>
                <w:rPrChange w:id="417" w:author="Georgios KATSAROS" w:date="2016-08-31T20:58:00Z">
                  <w:rPr>
                    <w:ins w:id="418" w:author="Georgios KATSAROS" w:date="2016-08-31T20:52:00Z"/>
                  </w:rPr>
                </w:rPrChange>
              </w:rPr>
            </w:pPr>
            <w:ins w:id="419" w:author="Georgios KATSAROS" w:date="2016-08-31T20:56:00Z">
              <w:r w:rsidRPr="00770F70">
                <w:rPr>
                  <w:sz w:val="20"/>
                  <w:szCs w:val="20"/>
                  <w:rPrChange w:id="420" w:author="Georgios KATSAROS" w:date="2016-08-31T20:58:00Z">
                    <w:rPr/>
                  </w:rPrChange>
                </w:rPr>
                <w:t>32</w:t>
              </w:r>
              <w:r w:rsidRPr="00770F70">
                <w:rPr>
                  <w:sz w:val="20"/>
                  <w:szCs w:val="20"/>
                  <w:vertAlign w:val="superscript"/>
                  <w:rPrChange w:id="421" w:author="Georgios KATSAROS" w:date="2016-08-31T20:58:00Z">
                    <w:rPr/>
                  </w:rPrChange>
                </w:rPr>
                <w:t>nd</w:t>
              </w:r>
              <w:r w:rsidRPr="00770F70">
                <w:rPr>
                  <w:sz w:val="20"/>
                  <w:szCs w:val="20"/>
                  <w:rPrChange w:id="422" w:author="Georgios KATSAROS" w:date="2016-08-31T20:58:00Z">
                    <w:rPr/>
                  </w:rPrChange>
                </w:rPr>
                <w:t>- 36</w:t>
              </w:r>
              <w:r w:rsidRPr="00770F70">
                <w:rPr>
                  <w:sz w:val="20"/>
                  <w:szCs w:val="20"/>
                  <w:vertAlign w:val="superscript"/>
                  <w:rPrChange w:id="423" w:author="Georgios KATSAROS" w:date="2016-08-31T20:58:00Z">
                    <w:rPr/>
                  </w:rPrChange>
                </w:rPr>
                <w:t>th</w:t>
              </w:r>
              <w:r w:rsidRPr="00770F70">
                <w:rPr>
                  <w:sz w:val="20"/>
                  <w:szCs w:val="20"/>
                  <w:rPrChange w:id="424" w:author="Georgios KATSAROS" w:date="2016-08-31T20:58:00Z">
                    <w:rPr/>
                  </w:rPrChange>
                </w:rPr>
                <w:t xml:space="preserve"> month</w:t>
              </w:r>
            </w:ins>
          </w:p>
        </w:tc>
      </w:tr>
      <w:tr w:rsidR="00770F70" w:rsidTr="00770F70">
        <w:trPr>
          <w:ins w:id="425" w:author="Georgios KATSAROS" w:date="2016-08-31T20:52:00Z"/>
        </w:trPr>
        <w:tc>
          <w:tcPr>
            <w:tcW w:w="3397" w:type="dxa"/>
            <w:tcPrChange w:id="426" w:author="Georgios KATSAROS" w:date="2016-08-31T20:57:00Z">
              <w:tcPr>
                <w:tcW w:w="2122" w:type="dxa"/>
              </w:tcPr>
            </w:tcPrChange>
          </w:tcPr>
          <w:p w:rsidR="00770F70" w:rsidRPr="00770F70" w:rsidRDefault="00770F70" w:rsidP="00770F70">
            <w:pPr>
              <w:rPr>
                <w:ins w:id="427" w:author="Georgios KATSAROS" w:date="2016-08-31T20:52:00Z"/>
                <w:sz w:val="20"/>
                <w:szCs w:val="20"/>
                <w:rPrChange w:id="428" w:author="Georgios KATSAROS" w:date="2016-08-31T20:58:00Z">
                  <w:rPr>
                    <w:ins w:id="429" w:author="Georgios KATSAROS" w:date="2016-08-31T20:52:00Z"/>
                  </w:rPr>
                </w:rPrChange>
              </w:rPr>
            </w:pPr>
            <w:ins w:id="430" w:author="Georgios KATSAROS" w:date="2016-08-31T20:52:00Z">
              <w:r w:rsidRPr="00770F70">
                <w:rPr>
                  <w:sz w:val="20"/>
                  <w:szCs w:val="20"/>
                  <w:rPrChange w:id="431" w:author="Georgios KATSAROS" w:date="2016-08-31T20:58:00Z">
                    <w:rPr/>
                  </w:rPrChange>
                </w:rPr>
                <w:t>Designing initial version of reflectometry setup</w:t>
              </w:r>
            </w:ins>
            <w:ins w:id="432" w:author="Georgios KATSAROS" w:date="2016-08-31T20:53:00Z">
              <w:r w:rsidRPr="00770F70">
                <w:rPr>
                  <w:sz w:val="20"/>
                  <w:szCs w:val="20"/>
                  <w:rPrChange w:id="433" w:author="Georgios KATSAROS" w:date="2016-08-31T20:58:00Z">
                    <w:rPr/>
                  </w:rPrChange>
                </w:rPr>
                <w:t>- characterization of single QD devices</w:t>
              </w:r>
            </w:ins>
            <w:ins w:id="434" w:author="Georgios KATSAROS" w:date="2016-08-31T20:54:00Z">
              <w:r w:rsidRPr="00770F70">
                <w:rPr>
                  <w:sz w:val="20"/>
                  <w:szCs w:val="20"/>
                  <w:rPrChange w:id="435" w:author="Georgios KATSAROS" w:date="2016-08-31T20:58:00Z">
                    <w:rPr/>
                  </w:rPrChange>
                </w:rPr>
                <w:t xml:space="preserve"> (this you have already done</w:t>
              </w:r>
            </w:ins>
            <w:ins w:id="436" w:author="Georgios KATSAROS" w:date="2016-08-31T20:55:00Z">
              <w:r w:rsidRPr="00770F70">
                <w:rPr>
                  <w:sz w:val="20"/>
                  <w:szCs w:val="20"/>
                  <w:rPrChange w:id="437" w:author="Georgios KATSAROS" w:date="2016-08-31T20:58:00Z">
                    <w:rPr/>
                  </w:rPrChange>
                </w:rPr>
                <w:t>, so it should not be in the work plan</w:t>
              </w:r>
            </w:ins>
            <w:ins w:id="438" w:author="Georgios KATSAROS" w:date="2016-08-31T20:54:00Z">
              <w:r w:rsidRPr="00770F70">
                <w:rPr>
                  <w:sz w:val="20"/>
                  <w:szCs w:val="20"/>
                  <w:rPrChange w:id="439" w:author="Georgios KATSAROS" w:date="2016-08-31T20:58:00Z">
                    <w:rPr/>
                  </w:rPrChange>
                </w:rPr>
                <w:t>)</w:t>
              </w:r>
            </w:ins>
          </w:p>
        </w:tc>
        <w:tc>
          <w:tcPr>
            <w:tcW w:w="851" w:type="dxa"/>
            <w:tcPrChange w:id="440" w:author="Georgios KATSAROS" w:date="2016-08-31T20:57:00Z">
              <w:tcPr>
                <w:tcW w:w="2126" w:type="dxa"/>
              </w:tcPr>
            </w:tcPrChange>
          </w:tcPr>
          <w:p w:rsidR="00770F70" w:rsidRPr="00770F70" w:rsidRDefault="00770F70" w:rsidP="00770F70">
            <w:pPr>
              <w:rPr>
                <w:ins w:id="441" w:author="Georgios KATSAROS" w:date="2016-08-31T20:52:00Z"/>
                <w:sz w:val="20"/>
                <w:szCs w:val="20"/>
                <w:rPrChange w:id="442" w:author="Georgios KATSAROS" w:date="2016-08-31T20:58:00Z">
                  <w:rPr>
                    <w:ins w:id="443" w:author="Georgios KATSAROS" w:date="2016-08-31T20:52:00Z"/>
                  </w:rPr>
                </w:rPrChange>
              </w:rPr>
            </w:pPr>
          </w:p>
        </w:tc>
        <w:tc>
          <w:tcPr>
            <w:tcW w:w="992" w:type="dxa"/>
            <w:tcPrChange w:id="444" w:author="Georgios KATSAROS" w:date="2016-08-31T20:57:00Z">
              <w:tcPr>
                <w:tcW w:w="992" w:type="dxa"/>
              </w:tcPr>
            </w:tcPrChange>
          </w:tcPr>
          <w:p w:rsidR="00770F70" w:rsidRPr="00770F70" w:rsidRDefault="00770F70" w:rsidP="00770F70">
            <w:pPr>
              <w:rPr>
                <w:ins w:id="445" w:author="Georgios KATSAROS" w:date="2016-08-31T20:52:00Z"/>
                <w:sz w:val="20"/>
                <w:szCs w:val="20"/>
                <w:rPrChange w:id="446" w:author="Georgios KATSAROS" w:date="2016-08-31T20:58:00Z">
                  <w:rPr>
                    <w:ins w:id="447" w:author="Georgios KATSAROS" w:date="2016-08-31T20:52:00Z"/>
                  </w:rPr>
                </w:rPrChange>
              </w:rPr>
            </w:pPr>
          </w:p>
        </w:tc>
        <w:tc>
          <w:tcPr>
            <w:tcW w:w="992" w:type="dxa"/>
            <w:tcPrChange w:id="448" w:author="Georgios KATSAROS" w:date="2016-08-31T20:57:00Z">
              <w:tcPr>
                <w:tcW w:w="992" w:type="dxa"/>
              </w:tcPr>
            </w:tcPrChange>
          </w:tcPr>
          <w:p w:rsidR="00770F70" w:rsidRPr="00770F70" w:rsidRDefault="00770F70" w:rsidP="00770F70">
            <w:pPr>
              <w:rPr>
                <w:ins w:id="449" w:author="Georgios KATSAROS" w:date="2016-08-31T20:52:00Z"/>
                <w:sz w:val="20"/>
                <w:szCs w:val="20"/>
                <w:rPrChange w:id="450" w:author="Georgios KATSAROS" w:date="2016-08-31T20:58:00Z">
                  <w:rPr>
                    <w:ins w:id="451" w:author="Georgios KATSAROS" w:date="2016-08-31T20:52:00Z"/>
                  </w:rPr>
                </w:rPrChange>
              </w:rPr>
            </w:pPr>
          </w:p>
        </w:tc>
        <w:tc>
          <w:tcPr>
            <w:tcW w:w="993" w:type="dxa"/>
            <w:tcPrChange w:id="452" w:author="Georgios KATSAROS" w:date="2016-08-31T20:57:00Z">
              <w:tcPr>
                <w:tcW w:w="993" w:type="dxa"/>
              </w:tcPr>
            </w:tcPrChange>
          </w:tcPr>
          <w:p w:rsidR="00770F70" w:rsidRPr="00770F70" w:rsidRDefault="00770F70" w:rsidP="00770F70">
            <w:pPr>
              <w:rPr>
                <w:ins w:id="453" w:author="Georgios KATSAROS" w:date="2016-08-31T20:52:00Z"/>
                <w:sz w:val="20"/>
                <w:szCs w:val="20"/>
                <w:rPrChange w:id="454" w:author="Georgios KATSAROS" w:date="2016-08-31T20:58:00Z">
                  <w:rPr>
                    <w:ins w:id="455" w:author="Georgios KATSAROS" w:date="2016-08-31T20:52:00Z"/>
                  </w:rPr>
                </w:rPrChange>
              </w:rPr>
            </w:pPr>
          </w:p>
        </w:tc>
        <w:tc>
          <w:tcPr>
            <w:tcW w:w="992" w:type="dxa"/>
            <w:tcPrChange w:id="456" w:author="Georgios KATSAROS" w:date="2016-08-31T20:57:00Z">
              <w:tcPr>
                <w:tcW w:w="992" w:type="dxa"/>
              </w:tcPr>
            </w:tcPrChange>
          </w:tcPr>
          <w:p w:rsidR="00770F70" w:rsidRPr="00770F70" w:rsidRDefault="00770F70" w:rsidP="00770F70">
            <w:pPr>
              <w:rPr>
                <w:ins w:id="457" w:author="Georgios KATSAROS" w:date="2016-08-31T20:52:00Z"/>
                <w:sz w:val="20"/>
                <w:szCs w:val="20"/>
                <w:rPrChange w:id="458" w:author="Georgios KATSAROS" w:date="2016-08-31T20:58:00Z">
                  <w:rPr>
                    <w:ins w:id="459" w:author="Georgios KATSAROS" w:date="2016-08-31T20:52:00Z"/>
                  </w:rPr>
                </w:rPrChange>
              </w:rPr>
            </w:pPr>
          </w:p>
        </w:tc>
        <w:tc>
          <w:tcPr>
            <w:tcW w:w="1133" w:type="dxa"/>
            <w:tcPrChange w:id="460" w:author="Georgios KATSAROS" w:date="2016-08-31T20:57:00Z">
              <w:tcPr>
                <w:tcW w:w="1133" w:type="dxa"/>
              </w:tcPr>
            </w:tcPrChange>
          </w:tcPr>
          <w:p w:rsidR="00770F70" w:rsidRPr="00770F70" w:rsidRDefault="00770F70" w:rsidP="00770F70">
            <w:pPr>
              <w:rPr>
                <w:ins w:id="461" w:author="Georgios KATSAROS" w:date="2016-08-31T20:52:00Z"/>
                <w:sz w:val="20"/>
                <w:szCs w:val="20"/>
                <w:rPrChange w:id="462" w:author="Georgios KATSAROS" w:date="2016-08-31T20:58:00Z">
                  <w:rPr>
                    <w:ins w:id="463" w:author="Georgios KATSAROS" w:date="2016-08-31T20:52:00Z"/>
                  </w:rPr>
                </w:rPrChange>
              </w:rPr>
            </w:pPr>
          </w:p>
        </w:tc>
      </w:tr>
      <w:tr w:rsidR="00770F70" w:rsidTr="00770F70">
        <w:trPr>
          <w:ins w:id="464" w:author="Georgios KATSAROS" w:date="2016-08-31T20:52:00Z"/>
        </w:trPr>
        <w:tc>
          <w:tcPr>
            <w:tcW w:w="3397" w:type="dxa"/>
            <w:tcPrChange w:id="465" w:author="Georgios KATSAROS" w:date="2016-08-31T20:57:00Z">
              <w:tcPr>
                <w:tcW w:w="2122" w:type="dxa"/>
              </w:tcPr>
            </w:tcPrChange>
          </w:tcPr>
          <w:p w:rsidR="00770F70" w:rsidRPr="00770F70" w:rsidRDefault="00770F70" w:rsidP="00770F70">
            <w:pPr>
              <w:jc w:val="center"/>
              <w:rPr>
                <w:ins w:id="466" w:author="Georgios KATSAROS" w:date="2016-08-31T20:52:00Z"/>
                <w:sz w:val="20"/>
                <w:szCs w:val="20"/>
                <w:rPrChange w:id="467" w:author="Georgios KATSAROS" w:date="2016-08-31T20:58:00Z">
                  <w:rPr>
                    <w:ins w:id="468" w:author="Georgios KATSAROS" w:date="2016-08-31T20:52:00Z"/>
                  </w:rPr>
                </w:rPrChange>
              </w:rPr>
            </w:pPr>
            <w:ins w:id="469" w:author="Georgios KATSAROS" w:date="2016-08-31T20:52:00Z">
              <w:r w:rsidRPr="00770F70">
                <w:rPr>
                  <w:sz w:val="20"/>
                  <w:szCs w:val="20"/>
                  <w:rPrChange w:id="470" w:author="Georgios KATSAROS" w:date="2016-08-31T20:58:00Z">
                    <w:rPr/>
                  </w:rPrChange>
                </w:rPr>
                <w:t>Second generation of the reflectometry setup</w:t>
              </w:r>
            </w:ins>
          </w:p>
          <w:p w:rsidR="00770F70" w:rsidRPr="00770F70" w:rsidRDefault="00770F70" w:rsidP="00770F70">
            <w:pPr>
              <w:rPr>
                <w:ins w:id="471" w:author="Georgios KATSAROS" w:date="2016-08-31T20:52:00Z"/>
                <w:sz w:val="20"/>
                <w:szCs w:val="20"/>
                <w:rPrChange w:id="472" w:author="Georgios KATSAROS" w:date="2016-08-31T20:58:00Z">
                  <w:rPr>
                    <w:ins w:id="473" w:author="Georgios KATSAROS" w:date="2016-08-31T20:52:00Z"/>
                  </w:rPr>
                </w:rPrChange>
              </w:rPr>
            </w:pPr>
          </w:p>
        </w:tc>
        <w:tc>
          <w:tcPr>
            <w:tcW w:w="851" w:type="dxa"/>
            <w:tcPrChange w:id="474" w:author="Georgios KATSAROS" w:date="2016-08-31T20:57:00Z">
              <w:tcPr>
                <w:tcW w:w="2126" w:type="dxa"/>
              </w:tcPr>
            </w:tcPrChange>
          </w:tcPr>
          <w:p w:rsidR="00770F70" w:rsidRPr="00770F70" w:rsidRDefault="00770F70" w:rsidP="00770F70">
            <w:pPr>
              <w:rPr>
                <w:ins w:id="475" w:author="Georgios KATSAROS" w:date="2016-08-31T20:52:00Z"/>
                <w:sz w:val="20"/>
                <w:szCs w:val="20"/>
                <w:rPrChange w:id="476" w:author="Georgios KATSAROS" w:date="2016-08-31T20:58:00Z">
                  <w:rPr>
                    <w:ins w:id="477" w:author="Georgios KATSAROS" w:date="2016-08-31T20:52:00Z"/>
                  </w:rPr>
                </w:rPrChange>
              </w:rPr>
            </w:pPr>
            <w:ins w:id="478" w:author="Georgios KATSAROS" w:date="2016-08-31T20:54:00Z">
              <w:r w:rsidRPr="00770F70">
                <w:rPr>
                  <w:sz w:val="20"/>
                  <w:szCs w:val="20"/>
                  <w:rPrChange w:id="479" w:author="Georgios KATSAROS" w:date="2016-08-31T20:58:00Z">
                    <w:rPr/>
                  </w:rPrChange>
                </w:rPr>
                <w:t>X</w:t>
              </w:r>
            </w:ins>
          </w:p>
        </w:tc>
        <w:tc>
          <w:tcPr>
            <w:tcW w:w="992" w:type="dxa"/>
            <w:tcPrChange w:id="480" w:author="Georgios KATSAROS" w:date="2016-08-31T20:57:00Z">
              <w:tcPr>
                <w:tcW w:w="992" w:type="dxa"/>
              </w:tcPr>
            </w:tcPrChange>
          </w:tcPr>
          <w:p w:rsidR="00770F70" w:rsidRPr="00770F70" w:rsidRDefault="00770F70" w:rsidP="00770F70">
            <w:pPr>
              <w:rPr>
                <w:ins w:id="481" w:author="Georgios KATSAROS" w:date="2016-08-31T20:52:00Z"/>
                <w:sz w:val="20"/>
                <w:szCs w:val="20"/>
                <w:rPrChange w:id="482" w:author="Georgios KATSAROS" w:date="2016-08-31T20:58:00Z">
                  <w:rPr>
                    <w:ins w:id="483" w:author="Georgios KATSAROS" w:date="2016-08-31T20:52:00Z"/>
                  </w:rPr>
                </w:rPrChange>
              </w:rPr>
            </w:pPr>
          </w:p>
        </w:tc>
        <w:tc>
          <w:tcPr>
            <w:tcW w:w="992" w:type="dxa"/>
            <w:tcPrChange w:id="484" w:author="Georgios KATSAROS" w:date="2016-08-31T20:57:00Z">
              <w:tcPr>
                <w:tcW w:w="992" w:type="dxa"/>
              </w:tcPr>
            </w:tcPrChange>
          </w:tcPr>
          <w:p w:rsidR="00770F70" w:rsidRPr="00770F70" w:rsidRDefault="00770F70" w:rsidP="00770F70">
            <w:pPr>
              <w:rPr>
                <w:ins w:id="485" w:author="Georgios KATSAROS" w:date="2016-08-31T20:52:00Z"/>
                <w:sz w:val="20"/>
                <w:szCs w:val="20"/>
                <w:rPrChange w:id="486" w:author="Georgios KATSAROS" w:date="2016-08-31T20:58:00Z">
                  <w:rPr>
                    <w:ins w:id="487" w:author="Georgios KATSAROS" w:date="2016-08-31T20:52:00Z"/>
                  </w:rPr>
                </w:rPrChange>
              </w:rPr>
            </w:pPr>
          </w:p>
        </w:tc>
        <w:tc>
          <w:tcPr>
            <w:tcW w:w="993" w:type="dxa"/>
            <w:tcPrChange w:id="488" w:author="Georgios KATSAROS" w:date="2016-08-31T20:57:00Z">
              <w:tcPr>
                <w:tcW w:w="993" w:type="dxa"/>
              </w:tcPr>
            </w:tcPrChange>
          </w:tcPr>
          <w:p w:rsidR="00770F70" w:rsidRPr="00770F70" w:rsidRDefault="00770F70" w:rsidP="00770F70">
            <w:pPr>
              <w:rPr>
                <w:ins w:id="489" w:author="Georgios KATSAROS" w:date="2016-08-31T20:52:00Z"/>
                <w:sz w:val="20"/>
                <w:szCs w:val="20"/>
                <w:rPrChange w:id="490" w:author="Georgios KATSAROS" w:date="2016-08-31T20:58:00Z">
                  <w:rPr>
                    <w:ins w:id="491" w:author="Georgios KATSAROS" w:date="2016-08-31T20:52:00Z"/>
                  </w:rPr>
                </w:rPrChange>
              </w:rPr>
            </w:pPr>
          </w:p>
        </w:tc>
        <w:tc>
          <w:tcPr>
            <w:tcW w:w="992" w:type="dxa"/>
            <w:tcPrChange w:id="492" w:author="Georgios KATSAROS" w:date="2016-08-31T20:57:00Z">
              <w:tcPr>
                <w:tcW w:w="992" w:type="dxa"/>
              </w:tcPr>
            </w:tcPrChange>
          </w:tcPr>
          <w:p w:rsidR="00770F70" w:rsidRPr="00770F70" w:rsidRDefault="00770F70" w:rsidP="00770F70">
            <w:pPr>
              <w:rPr>
                <w:ins w:id="493" w:author="Georgios KATSAROS" w:date="2016-08-31T20:52:00Z"/>
                <w:sz w:val="20"/>
                <w:szCs w:val="20"/>
                <w:rPrChange w:id="494" w:author="Georgios KATSAROS" w:date="2016-08-31T20:58:00Z">
                  <w:rPr>
                    <w:ins w:id="495" w:author="Georgios KATSAROS" w:date="2016-08-31T20:52:00Z"/>
                  </w:rPr>
                </w:rPrChange>
              </w:rPr>
            </w:pPr>
          </w:p>
        </w:tc>
        <w:tc>
          <w:tcPr>
            <w:tcW w:w="1133" w:type="dxa"/>
            <w:tcPrChange w:id="496" w:author="Georgios KATSAROS" w:date="2016-08-31T20:57:00Z">
              <w:tcPr>
                <w:tcW w:w="1133" w:type="dxa"/>
              </w:tcPr>
            </w:tcPrChange>
          </w:tcPr>
          <w:p w:rsidR="00770F70" w:rsidRPr="00770F70" w:rsidRDefault="00770F70" w:rsidP="00770F70">
            <w:pPr>
              <w:rPr>
                <w:ins w:id="497" w:author="Georgios KATSAROS" w:date="2016-08-31T20:52:00Z"/>
                <w:sz w:val="20"/>
                <w:szCs w:val="20"/>
                <w:rPrChange w:id="498" w:author="Georgios KATSAROS" w:date="2016-08-31T20:58:00Z">
                  <w:rPr>
                    <w:ins w:id="499" w:author="Georgios KATSAROS" w:date="2016-08-31T20:52:00Z"/>
                  </w:rPr>
                </w:rPrChange>
              </w:rPr>
            </w:pPr>
          </w:p>
        </w:tc>
      </w:tr>
      <w:tr w:rsidR="00770F70" w:rsidTr="00770F70">
        <w:trPr>
          <w:ins w:id="500" w:author="Georgios KATSAROS" w:date="2016-08-31T20:52:00Z"/>
        </w:trPr>
        <w:tc>
          <w:tcPr>
            <w:tcW w:w="3397" w:type="dxa"/>
            <w:tcPrChange w:id="501" w:author="Georgios KATSAROS" w:date="2016-08-31T20:57:00Z">
              <w:tcPr>
                <w:tcW w:w="2122" w:type="dxa"/>
              </w:tcPr>
            </w:tcPrChange>
          </w:tcPr>
          <w:p w:rsidR="00770F70" w:rsidRPr="00770F70" w:rsidRDefault="00770F70" w:rsidP="00770F70">
            <w:pPr>
              <w:jc w:val="center"/>
              <w:rPr>
                <w:ins w:id="502" w:author="Georgios KATSAROS" w:date="2016-08-31T20:53:00Z"/>
                <w:sz w:val="20"/>
                <w:szCs w:val="20"/>
                <w:rPrChange w:id="503" w:author="Georgios KATSAROS" w:date="2016-08-31T20:58:00Z">
                  <w:rPr>
                    <w:ins w:id="504" w:author="Georgios KATSAROS" w:date="2016-08-31T20:53:00Z"/>
                  </w:rPr>
                </w:rPrChange>
              </w:rPr>
            </w:pPr>
            <w:ins w:id="505" w:author="Georgios KATSAROS" w:date="2016-08-31T20:53:00Z">
              <w:r w:rsidRPr="00770F70">
                <w:rPr>
                  <w:sz w:val="20"/>
                  <w:szCs w:val="20"/>
                  <w:rPrChange w:id="506" w:author="Georgios KATSAROS" w:date="2016-08-31T20:58:00Z">
                    <w:rPr/>
                  </w:rPrChange>
                </w:rPr>
                <w:t>Moving to the gate reflectometry</w:t>
              </w:r>
            </w:ins>
          </w:p>
          <w:p w:rsidR="00770F70" w:rsidRPr="00770F70" w:rsidRDefault="00770F70" w:rsidP="00770F70">
            <w:pPr>
              <w:rPr>
                <w:ins w:id="507" w:author="Georgios KATSAROS" w:date="2016-08-31T20:52:00Z"/>
                <w:sz w:val="20"/>
                <w:szCs w:val="20"/>
                <w:rPrChange w:id="508" w:author="Georgios KATSAROS" w:date="2016-08-31T20:58:00Z">
                  <w:rPr>
                    <w:ins w:id="509" w:author="Georgios KATSAROS" w:date="2016-08-31T20:52:00Z"/>
                  </w:rPr>
                </w:rPrChange>
              </w:rPr>
            </w:pPr>
            <w:ins w:id="510" w:author="Georgios KATSAROS" w:date="2016-08-31T20:53:00Z">
              <w:r w:rsidRPr="00770F70">
                <w:rPr>
                  <w:sz w:val="20"/>
                  <w:szCs w:val="20"/>
                  <w:rPrChange w:id="511" w:author="Georgios KATSAROS" w:date="2016-08-31T20:58:00Z">
                    <w:rPr/>
                  </w:rPrChange>
                </w:rPr>
                <w:t>Optimizing the gate reflectometry</w:t>
              </w:r>
            </w:ins>
          </w:p>
        </w:tc>
        <w:tc>
          <w:tcPr>
            <w:tcW w:w="851" w:type="dxa"/>
            <w:tcPrChange w:id="512" w:author="Georgios KATSAROS" w:date="2016-08-31T20:57:00Z">
              <w:tcPr>
                <w:tcW w:w="2126" w:type="dxa"/>
              </w:tcPr>
            </w:tcPrChange>
          </w:tcPr>
          <w:p w:rsidR="00770F70" w:rsidRPr="00770F70" w:rsidRDefault="00770F70" w:rsidP="00770F70">
            <w:pPr>
              <w:rPr>
                <w:ins w:id="513" w:author="Georgios KATSAROS" w:date="2016-08-31T20:52:00Z"/>
                <w:sz w:val="20"/>
                <w:szCs w:val="20"/>
                <w:rPrChange w:id="514" w:author="Georgios KATSAROS" w:date="2016-08-31T20:58:00Z">
                  <w:rPr>
                    <w:ins w:id="515" w:author="Georgios KATSAROS" w:date="2016-08-31T20:52:00Z"/>
                  </w:rPr>
                </w:rPrChange>
              </w:rPr>
            </w:pPr>
          </w:p>
        </w:tc>
        <w:tc>
          <w:tcPr>
            <w:tcW w:w="992" w:type="dxa"/>
            <w:tcPrChange w:id="516" w:author="Georgios KATSAROS" w:date="2016-08-31T20:57:00Z">
              <w:tcPr>
                <w:tcW w:w="992" w:type="dxa"/>
              </w:tcPr>
            </w:tcPrChange>
          </w:tcPr>
          <w:p w:rsidR="00770F70" w:rsidRPr="00770F70" w:rsidRDefault="00770F70" w:rsidP="00770F70">
            <w:pPr>
              <w:rPr>
                <w:ins w:id="517" w:author="Georgios KATSAROS" w:date="2016-08-31T20:52:00Z"/>
                <w:sz w:val="20"/>
                <w:szCs w:val="20"/>
                <w:rPrChange w:id="518" w:author="Georgios KATSAROS" w:date="2016-08-31T20:58:00Z">
                  <w:rPr>
                    <w:ins w:id="519" w:author="Georgios KATSAROS" w:date="2016-08-31T20:52:00Z"/>
                  </w:rPr>
                </w:rPrChange>
              </w:rPr>
            </w:pPr>
            <w:ins w:id="520" w:author="Georgios KATSAROS" w:date="2016-08-31T20:54:00Z">
              <w:r w:rsidRPr="00770F70">
                <w:rPr>
                  <w:sz w:val="20"/>
                  <w:szCs w:val="20"/>
                  <w:rPrChange w:id="521" w:author="Georgios KATSAROS" w:date="2016-08-31T20:58:00Z">
                    <w:rPr/>
                  </w:rPrChange>
                </w:rPr>
                <w:t>X</w:t>
              </w:r>
            </w:ins>
          </w:p>
        </w:tc>
        <w:tc>
          <w:tcPr>
            <w:tcW w:w="992" w:type="dxa"/>
            <w:tcPrChange w:id="522" w:author="Georgios KATSAROS" w:date="2016-08-31T20:57:00Z">
              <w:tcPr>
                <w:tcW w:w="992" w:type="dxa"/>
              </w:tcPr>
            </w:tcPrChange>
          </w:tcPr>
          <w:p w:rsidR="00770F70" w:rsidRPr="00770F70" w:rsidRDefault="00770F70" w:rsidP="00770F70">
            <w:pPr>
              <w:rPr>
                <w:ins w:id="523" w:author="Georgios KATSAROS" w:date="2016-08-31T20:52:00Z"/>
                <w:sz w:val="20"/>
                <w:szCs w:val="20"/>
                <w:rPrChange w:id="524" w:author="Georgios KATSAROS" w:date="2016-08-31T20:58:00Z">
                  <w:rPr>
                    <w:ins w:id="525" w:author="Georgios KATSAROS" w:date="2016-08-31T20:52:00Z"/>
                  </w:rPr>
                </w:rPrChange>
              </w:rPr>
            </w:pPr>
          </w:p>
        </w:tc>
        <w:tc>
          <w:tcPr>
            <w:tcW w:w="993" w:type="dxa"/>
            <w:tcPrChange w:id="526" w:author="Georgios KATSAROS" w:date="2016-08-31T20:57:00Z">
              <w:tcPr>
                <w:tcW w:w="993" w:type="dxa"/>
              </w:tcPr>
            </w:tcPrChange>
          </w:tcPr>
          <w:p w:rsidR="00770F70" w:rsidRPr="00770F70" w:rsidRDefault="00770F70" w:rsidP="00770F70">
            <w:pPr>
              <w:rPr>
                <w:ins w:id="527" w:author="Georgios KATSAROS" w:date="2016-08-31T20:52:00Z"/>
                <w:sz w:val="20"/>
                <w:szCs w:val="20"/>
                <w:rPrChange w:id="528" w:author="Georgios KATSAROS" w:date="2016-08-31T20:58:00Z">
                  <w:rPr>
                    <w:ins w:id="529" w:author="Georgios KATSAROS" w:date="2016-08-31T20:52:00Z"/>
                  </w:rPr>
                </w:rPrChange>
              </w:rPr>
            </w:pPr>
          </w:p>
        </w:tc>
        <w:tc>
          <w:tcPr>
            <w:tcW w:w="992" w:type="dxa"/>
            <w:tcPrChange w:id="530" w:author="Georgios KATSAROS" w:date="2016-08-31T20:57:00Z">
              <w:tcPr>
                <w:tcW w:w="992" w:type="dxa"/>
              </w:tcPr>
            </w:tcPrChange>
          </w:tcPr>
          <w:p w:rsidR="00770F70" w:rsidRPr="00770F70" w:rsidRDefault="00770F70" w:rsidP="00770F70">
            <w:pPr>
              <w:rPr>
                <w:ins w:id="531" w:author="Georgios KATSAROS" w:date="2016-08-31T20:52:00Z"/>
                <w:sz w:val="20"/>
                <w:szCs w:val="20"/>
                <w:rPrChange w:id="532" w:author="Georgios KATSAROS" w:date="2016-08-31T20:58:00Z">
                  <w:rPr>
                    <w:ins w:id="533" w:author="Georgios KATSAROS" w:date="2016-08-31T20:52:00Z"/>
                  </w:rPr>
                </w:rPrChange>
              </w:rPr>
            </w:pPr>
          </w:p>
        </w:tc>
        <w:tc>
          <w:tcPr>
            <w:tcW w:w="1133" w:type="dxa"/>
            <w:tcPrChange w:id="534" w:author="Georgios KATSAROS" w:date="2016-08-31T20:57:00Z">
              <w:tcPr>
                <w:tcW w:w="1133" w:type="dxa"/>
              </w:tcPr>
            </w:tcPrChange>
          </w:tcPr>
          <w:p w:rsidR="00770F70" w:rsidRPr="00770F70" w:rsidRDefault="00770F70" w:rsidP="00770F70">
            <w:pPr>
              <w:rPr>
                <w:ins w:id="535" w:author="Georgios KATSAROS" w:date="2016-08-31T20:52:00Z"/>
                <w:sz w:val="20"/>
                <w:szCs w:val="20"/>
                <w:rPrChange w:id="536" w:author="Georgios KATSAROS" w:date="2016-08-31T20:58:00Z">
                  <w:rPr>
                    <w:ins w:id="537" w:author="Georgios KATSAROS" w:date="2016-08-31T20:52:00Z"/>
                  </w:rPr>
                </w:rPrChange>
              </w:rPr>
            </w:pPr>
          </w:p>
        </w:tc>
      </w:tr>
      <w:tr w:rsidR="00770F70" w:rsidTr="00770F70">
        <w:trPr>
          <w:ins w:id="538" w:author="Georgios KATSAROS" w:date="2016-08-31T20:52:00Z"/>
        </w:trPr>
        <w:tc>
          <w:tcPr>
            <w:tcW w:w="3397" w:type="dxa"/>
            <w:tcPrChange w:id="539" w:author="Georgios KATSAROS" w:date="2016-08-31T20:57:00Z">
              <w:tcPr>
                <w:tcW w:w="2122" w:type="dxa"/>
              </w:tcPr>
            </w:tcPrChange>
          </w:tcPr>
          <w:p w:rsidR="00770F70" w:rsidRPr="00770F70" w:rsidRDefault="00770F70" w:rsidP="00770F70">
            <w:pPr>
              <w:jc w:val="center"/>
              <w:rPr>
                <w:ins w:id="540" w:author="Georgios KATSAROS" w:date="2016-08-31T20:53:00Z"/>
                <w:sz w:val="20"/>
                <w:szCs w:val="20"/>
                <w:rPrChange w:id="541" w:author="Georgios KATSAROS" w:date="2016-08-31T20:58:00Z">
                  <w:rPr>
                    <w:ins w:id="542" w:author="Georgios KATSAROS" w:date="2016-08-31T20:53:00Z"/>
                  </w:rPr>
                </w:rPrChange>
              </w:rPr>
            </w:pPr>
            <w:ins w:id="543" w:author="Georgios KATSAROS" w:date="2016-08-31T20:53:00Z">
              <w:r w:rsidRPr="00770F70">
                <w:rPr>
                  <w:sz w:val="20"/>
                  <w:szCs w:val="20"/>
                  <w:rPrChange w:id="544" w:author="Georgios KATSAROS" w:date="2016-08-31T20:58:00Z">
                    <w:rPr/>
                  </w:rPrChange>
                </w:rPr>
                <w:t>Measuring the spin relaxation time T</w:t>
              </w:r>
              <w:r w:rsidRPr="00770F70">
                <w:rPr>
                  <w:sz w:val="20"/>
                  <w:szCs w:val="20"/>
                  <w:vertAlign w:val="subscript"/>
                  <w:rPrChange w:id="545" w:author="Georgios KATSAROS" w:date="2016-08-31T20:58:00Z">
                    <w:rPr>
                      <w:vertAlign w:val="subscript"/>
                    </w:rPr>
                  </w:rPrChange>
                </w:rPr>
                <w:t>1</w:t>
              </w:r>
            </w:ins>
          </w:p>
          <w:p w:rsidR="00770F70" w:rsidRPr="00770F70" w:rsidRDefault="00770F70" w:rsidP="00770F70">
            <w:pPr>
              <w:rPr>
                <w:ins w:id="546" w:author="Georgios KATSAROS" w:date="2016-08-31T20:52:00Z"/>
                <w:sz w:val="20"/>
                <w:szCs w:val="20"/>
                <w:rPrChange w:id="547" w:author="Georgios KATSAROS" w:date="2016-08-31T20:58:00Z">
                  <w:rPr>
                    <w:ins w:id="548" w:author="Georgios KATSAROS" w:date="2016-08-31T20:52:00Z"/>
                  </w:rPr>
                </w:rPrChange>
              </w:rPr>
            </w:pPr>
          </w:p>
        </w:tc>
        <w:tc>
          <w:tcPr>
            <w:tcW w:w="851" w:type="dxa"/>
            <w:tcPrChange w:id="549" w:author="Georgios KATSAROS" w:date="2016-08-31T20:57:00Z">
              <w:tcPr>
                <w:tcW w:w="2126" w:type="dxa"/>
              </w:tcPr>
            </w:tcPrChange>
          </w:tcPr>
          <w:p w:rsidR="00770F70" w:rsidRPr="00770F70" w:rsidRDefault="00770F70" w:rsidP="00770F70">
            <w:pPr>
              <w:rPr>
                <w:ins w:id="550" w:author="Georgios KATSAROS" w:date="2016-08-31T20:52:00Z"/>
                <w:sz w:val="20"/>
                <w:szCs w:val="20"/>
                <w:rPrChange w:id="551" w:author="Georgios KATSAROS" w:date="2016-08-31T20:58:00Z">
                  <w:rPr>
                    <w:ins w:id="552" w:author="Georgios KATSAROS" w:date="2016-08-31T20:52:00Z"/>
                  </w:rPr>
                </w:rPrChange>
              </w:rPr>
            </w:pPr>
          </w:p>
        </w:tc>
        <w:tc>
          <w:tcPr>
            <w:tcW w:w="992" w:type="dxa"/>
            <w:tcPrChange w:id="553" w:author="Georgios KATSAROS" w:date="2016-08-31T20:57:00Z">
              <w:tcPr>
                <w:tcW w:w="992" w:type="dxa"/>
              </w:tcPr>
            </w:tcPrChange>
          </w:tcPr>
          <w:p w:rsidR="00770F70" w:rsidRPr="00770F70" w:rsidRDefault="00770F70" w:rsidP="00770F70">
            <w:pPr>
              <w:rPr>
                <w:ins w:id="554" w:author="Georgios KATSAROS" w:date="2016-08-31T20:52:00Z"/>
                <w:sz w:val="20"/>
                <w:szCs w:val="20"/>
                <w:rPrChange w:id="555" w:author="Georgios KATSAROS" w:date="2016-08-31T20:58:00Z">
                  <w:rPr>
                    <w:ins w:id="556" w:author="Georgios KATSAROS" w:date="2016-08-31T20:52:00Z"/>
                  </w:rPr>
                </w:rPrChange>
              </w:rPr>
            </w:pPr>
          </w:p>
        </w:tc>
        <w:tc>
          <w:tcPr>
            <w:tcW w:w="992" w:type="dxa"/>
            <w:tcPrChange w:id="557" w:author="Georgios KATSAROS" w:date="2016-08-31T20:57:00Z">
              <w:tcPr>
                <w:tcW w:w="992" w:type="dxa"/>
              </w:tcPr>
            </w:tcPrChange>
          </w:tcPr>
          <w:p w:rsidR="00770F70" w:rsidRPr="00770F70" w:rsidRDefault="00770F70" w:rsidP="00770F70">
            <w:pPr>
              <w:rPr>
                <w:ins w:id="558" w:author="Georgios KATSAROS" w:date="2016-08-31T20:52:00Z"/>
                <w:sz w:val="20"/>
                <w:szCs w:val="20"/>
                <w:rPrChange w:id="559" w:author="Georgios KATSAROS" w:date="2016-08-31T20:58:00Z">
                  <w:rPr>
                    <w:ins w:id="560" w:author="Georgios KATSAROS" w:date="2016-08-31T20:52:00Z"/>
                  </w:rPr>
                </w:rPrChange>
              </w:rPr>
            </w:pPr>
            <w:ins w:id="561" w:author="Georgios KATSAROS" w:date="2016-08-31T20:55:00Z">
              <w:r w:rsidRPr="00770F70">
                <w:rPr>
                  <w:sz w:val="20"/>
                  <w:szCs w:val="20"/>
                  <w:rPrChange w:id="562" w:author="Georgios KATSAROS" w:date="2016-08-31T20:58:00Z">
                    <w:rPr/>
                  </w:rPrChange>
                </w:rPr>
                <w:t>X</w:t>
              </w:r>
            </w:ins>
          </w:p>
        </w:tc>
        <w:tc>
          <w:tcPr>
            <w:tcW w:w="993" w:type="dxa"/>
            <w:tcPrChange w:id="563" w:author="Georgios KATSAROS" w:date="2016-08-31T20:57:00Z">
              <w:tcPr>
                <w:tcW w:w="993" w:type="dxa"/>
              </w:tcPr>
            </w:tcPrChange>
          </w:tcPr>
          <w:p w:rsidR="00770F70" w:rsidRPr="00770F70" w:rsidRDefault="00770F70" w:rsidP="00770F70">
            <w:pPr>
              <w:rPr>
                <w:ins w:id="564" w:author="Georgios KATSAROS" w:date="2016-08-31T20:52:00Z"/>
                <w:sz w:val="20"/>
                <w:szCs w:val="20"/>
                <w:rPrChange w:id="565" w:author="Georgios KATSAROS" w:date="2016-08-31T20:58:00Z">
                  <w:rPr>
                    <w:ins w:id="566" w:author="Georgios KATSAROS" w:date="2016-08-31T20:52:00Z"/>
                  </w:rPr>
                </w:rPrChange>
              </w:rPr>
            </w:pPr>
          </w:p>
        </w:tc>
        <w:tc>
          <w:tcPr>
            <w:tcW w:w="992" w:type="dxa"/>
            <w:tcPrChange w:id="567" w:author="Georgios KATSAROS" w:date="2016-08-31T20:57:00Z">
              <w:tcPr>
                <w:tcW w:w="992" w:type="dxa"/>
              </w:tcPr>
            </w:tcPrChange>
          </w:tcPr>
          <w:p w:rsidR="00770F70" w:rsidRPr="00770F70" w:rsidRDefault="00770F70" w:rsidP="00770F70">
            <w:pPr>
              <w:rPr>
                <w:ins w:id="568" w:author="Georgios KATSAROS" w:date="2016-08-31T20:52:00Z"/>
                <w:sz w:val="20"/>
                <w:szCs w:val="20"/>
                <w:rPrChange w:id="569" w:author="Georgios KATSAROS" w:date="2016-08-31T20:58:00Z">
                  <w:rPr>
                    <w:ins w:id="570" w:author="Georgios KATSAROS" w:date="2016-08-31T20:52:00Z"/>
                  </w:rPr>
                </w:rPrChange>
              </w:rPr>
            </w:pPr>
          </w:p>
        </w:tc>
        <w:tc>
          <w:tcPr>
            <w:tcW w:w="1133" w:type="dxa"/>
            <w:tcPrChange w:id="571" w:author="Georgios KATSAROS" w:date="2016-08-31T20:57:00Z">
              <w:tcPr>
                <w:tcW w:w="1133" w:type="dxa"/>
              </w:tcPr>
            </w:tcPrChange>
          </w:tcPr>
          <w:p w:rsidR="00770F70" w:rsidRPr="00770F70" w:rsidRDefault="00770F70" w:rsidP="00770F70">
            <w:pPr>
              <w:rPr>
                <w:ins w:id="572" w:author="Georgios KATSAROS" w:date="2016-08-31T20:52:00Z"/>
                <w:sz w:val="20"/>
                <w:szCs w:val="20"/>
                <w:rPrChange w:id="573" w:author="Georgios KATSAROS" w:date="2016-08-31T20:58:00Z">
                  <w:rPr>
                    <w:ins w:id="574" w:author="Georgios KATSAROS" w:date="2016-08-31T20:52:00Z"/>
                  </w:rPr>
                </w:rPrChange>
              </w:rPr>
            </w:pPr>
          </w:p>
        </w:tc>
      </w:tr>
      <w:tr w:rsidR="00770F70" w:rsidTr="00770F70">
        <w:trPr>
          <w:ins w:id="575" w:author="Georgios KATSAROS" w:date="2016-08-31T20:52:00Z"/>
        </w:trPr>
        <w:tc>
          <w:tcPr>
            <w:tcW w:w="3397" w:type="dxa"/>
            <w:tcPrChange w:id="576" w:author="Georgios KATSAROS" w:date="2016-08-31T20:57:00Z">
              <w:tcPr>
                <w:tcW w:w="2122" w:type="dxa"/>
              </w:tcPr>
            </w:tcPrChange>
          </w:tcPr>
          <w:p w:rsidR="00770F70" w:rsidRPr="00770F70" w:rsidRDefault="00770F70" w:rsidP="00770F70">
            <w:pPr>
              <w:jc w:val="center"/>
              <w:rPr>
                <w:ins w:id="577" w:author="Georgios KATSAROS" w:date="2016-08-31T20:53:00Z"/>
                <w:sz w:val="20"/>
                <w:szCs w:val="20"/>
                <w:rPrChange w:id="578" w:author="Georgios KATSAROS" w:date="2016-08-31T20:58:00Z">
                  <w:rPr>
                    <w:ins w:id="579" w:author="Georgios KATSAROS" w:date="2016-08-31T20:53:00Z"/>
                  </w:rPr>
                </w:rPrChange>
              </w:rPr>
            </w:pPr>
            <w:ins w:id="580" w:author="Georgios KATSAROS" w:date="2016-08-31T20:57:00Z">
              <w:r w:rsidRPr="00770F70">
                <w:rPr>
                  <w:sz w:val="20"/>
                  <w:szCs w:val="20"/>
                  <w:rPrChange w:id="581" w:author="Georgios KATSAROS" w:date="2016-08-31T20:58:00Z">
                    <w:rPr/>
                  </w:rPrChange>
                </w:rPr>
                <w:t>Determining the various spin coherence times</w:t>
              </w:r>
            </w:ins>
          </w:p>
          <w:p w:rsidR="00770F70" w:rsidRPr="00770F70" w:rsidRDefault="00770F70" w:rsidP="00770F70">
            <w:pPr>
              <w:rPr>
                <w:ins w:id="582" w:author="Georgios KATSAROS" w:date="2016-08-31T20:52:00Z"/>
                <w:sz w:val="20"/>
                <w:szCs w:val="20"/>
                <w:rPrChange w:id="583" w:author="Georgios KATSAROS" w:date="2016-08-31T20:58:00Z">
                  <w:rPr>
                    <w:ins w:id="584" w:author="Georgios KATSAROS" w:date="2016-08-31T20:52:00Z"/>
                  </w:rPr>
                </w:rPrChange>
              </w:rPr>
            </w:pPr>
          </w:p>
        </w:tc>
        <w:tc>
          <w:tcPr>
            <w:tcW w:w="851" w:type="dxa"/>
            <w:tcPrChange w:id="585" w:author="Georgios KATSAROS" w:date="2016-08-31T20:57:00Z">
              <w:tcPr>
                <w:tcW w:w="2126" w:type="dxa"/>
              </w:tcPr>
            </w:tcPrChange>
          </w:tcPr>
          <w:p w:rsidR="00770F70" w:rsidRPr="00770F70" w:rsidRDefault="00770F70" w:rsidP="00770F70">
            <w:pPr>
              <w:rPr>
                <w:ins w:id="586" w:author="Georgios KATSAROS" w:date="2016-08-31T20:52:00Z"/>
                <w:sz w:val="20"/>
                <w:szCs w:val="20"/>
                <w:rPrChange w:id="587" w:author="Georgios KATSAROS" w:date="2016-08-31T20:58:00Z">
                  <w:rPr>
                    <w:ins w:id="588" w:author="Georgios KATSAROS" w:date="2016-08-31T20:52:00Z"/>
                  </w:rPr>
                </w:rPrChange>
              </w:rPr>
            </w:pPr>
          </w:p>
        </w:tc>
        <w:tc>
          <w:tcPr>
            <w:tcW w:w="992" w:type="dxa"/>
            <w:tcPrChange w:id="589" w:author="Georgios KATSAROS" w:date="2016-08-31T20:57:00Z">
              <w:tcPr>
                <w:tcW w:w="992" w:type="dxa"/>
              </w:tcPr>
            </w:tcPrChange>
          </w:tcPr>
          <w:p w:rsidR="00770F70" w:rsidRPr="00770F70" w:rsidRDefault="00770F70" w:rsidP="00770F70">
            <w:pPr>
              <w:rPr>
                <w:ins w:id="590" w:author="Georgios KATSAROS" w:date="2016-08-31T20:52:00Z"/>
                <w:sz w:val="20"/>
                <w:szCs w:val="20"/>
                <w:rPrChange w:id="591" w:author="Georgios KATSAROS" w:date="2016-08-31T20:58:00Z">
                  <w:rPr>
                    <w:ins w:id="592" w:author="Georgios KATSAROS" w:date="2016-08-31T20:52:00Z"/>
                  </w:rPr>
                </w:rPrChange>
              </w:rPr>
            </w:pPr>
          </w:p>
        </w:tc>
        <w:tc>
          <w:tcPr>
            <w:tcW w:w="992" w:type="dxa"/>
            <w:tcPrChange w:id="593" w:author="Georgios KATSAROS" w:date="2016-08-31T20:57:00Z">
              <w:tcPr>
                <w:tcW w:w="992" w:type="dxa"/>
              </w:tcPr>
            </w:tcPrChange>
          </w:tcPr>
          <w:p w:rsidR="00770F70" w:rsidRPr="00770F70" w:rsidRDefault="00770F70" w:rsidP="00770F70">
            <w:pPr>
              <w:rPr>
                <w:ins w:id="594" w:author="Georgios KATSAROS" w:date="2016-08-31T20:52:00Z"/>
                <w:sz w:val="20"/>
                <w:szCs w:val="20"/>
                <w:rPrChange w:id="595" w:author="Georgios KATSAROS" w:date="2016-08-31T20:58:00Z">
                  <w:rPr>
                    <w:ins w:id="596" w:author="Georgios KATSAROS" w:date="2016-08-31T20:52:00Z"/>
                  </w:rPr>
                </w:rPrChange>
              </w:rPr>
            </w:pPr>
          </w:p>
        </w:tc>
        <w:tc>
          <w:tcPr>
            <w:tcW w:w="993" w:type="dxa"/>
            <w:tcPrChange w:id="597" w:author="Georgios KATSAROS" w:date="2016-08-31T20:57:00Z">
              <w:tcPr>
                <w:tcW w:w="993" w:type="dxa"/>
              </w:tcPr>
            </w:tcPrChange>
          </w:tcPr>
          <w:p w:rsidR="00770F70" w:rsidRPr="00770F70" w:rsidRDefault="00770F70" w:rsidP="00770F70">
            <w:pPr>
              <w:rPr>
                <w:ins w:id="598" w:author="Georgios KATSAROS" w:date="2016-08-31T20:52:00Z"/>
                <w:sz w:val="20"/>
                <w:szCs w:val="20"/>
                <w:rPrChange w:id="599" w:author="Georgios KATSAROS" w:date="2016-08-31T20:58:00Z">
                  <w:rPr>
                    <w:ins w:id="600" w:author="Georgios KATSAROS" w:date="2016-08-31T20:52:00Z"/>
                  </w:rPr>
                </w:rPrChange>
              </w:rPr>
            </w:pPr>
            <w:ins w:id="601" w:author="Georgios KATSAROS" w:date="2016-08-31T20:55:00Z">
              <w:r w:rsidRPr="00770F70">
                <w:rPr>
                  <w:sz w:val="20"/>
                  <w:szCs w:val="20"/>
                  <w:rPrChange w:id="602" w:author="Georgios KATSAROS" w:date="2016-08-31T20:58:00Z">
                    <w:rPr/>
                  </w:rPrChange>
                </w:rPr>
                <w:t>X</w:t>
              </w:r>
            </w:ins>
          </w:p>
        </w:tc>
        <w:tc>
          <w:tcPr>
            <w:tcW w:w="992" w:type="dxa"/>
            <w:tcPrChange w:id="603" w:author="Georgios KATSAROS" w:date="2016-08-31T20:57:00Z">
              <w:tcPr>
                <w:tcW w:w="992" w:type="dxa"/>
              </w:tcPr>
            </w:tcPrChange>
          </w:tcPr>
          <w:p w:rsidR="00770F70" w:rsidRPr="00770F70" w:rsidRDefault="00770F70" w:rsidP="00770F70">
            <w:pPr>
              <w:rPr>
                <w:ins w:id="604" w:author="Georgios KATSAROS" w:date="2016-08-31T20:52:00Z"/>
                <w:sz w:val="20"/>
                <w:szCs w:val="20"/>
                <w:rPrChange w:id="605" w:author="Georgios KATSAROS" w:date="2016-08-31T20:58:00Z">
                  <w:rPr>
                    <w:ins w:id="606" w:author="Georgios KATSAROS" w:date="2016-08-31T20:52:00Z"/>
                  </w:rPr>
                </w:rPrChange>
              </w:rPr>
            </w:pPr>
            <w:ins w:id="607" w:author="Georgios KATSAROS" w:date="2016-08-31T20:55:00Z">
              <w:r w:rsidRPr="00770F70">
                <w:rPr>
                  <w:sz w:val="20"/>
                  <w:szCs w:val="20"/>
                  <w:rPrChange w:id="608" w:author="Georgios KATSAROS" w:date="2016-08-31T20:58:00Z">
                    <w:rPr/>
                  </w:rPrChange>
                </w:rPr>
                <w:t>X</w:t>
              </w:r>
            </w:ins>
          </w:p>
        </w:tc>
        <w:tc>
          <w:tcPr>
            <w:tcW w:w="1133" w:type="dxa"/>
            <w:tcPrChange w:id="609" w:author="Georgios KATSAROS" w:date="2016-08-31T20:57:00Z">
              <w:tcPr>
                <w:tcW w:w="1133" w:type="dxa"/>
              </w:tcPr>
            </w:tcPrChange>
          </w:tcPr>
          <w:p w:rsidR="00770F70" w:rsidRPr="00770F70" w:rsidRDefault="00770F70" w:rsidP="00770F70">
            <w:pPr>
              <w:rPr>
                <w:ins w:id="610" w:author="Georgios KATSAROS" w:date="2016-08-31T20:52:00Z"/>
                <w:sz w:val="20"/>
                <w:szCs w:val="20"/>
                <w:rPrChange w:id="611" w:author="Georgios KATSAROS" w:date="2016-08-31T20:58:00Z">
                  <w:rPr>
                    <w:ins w:id="612" w:author="Georgios KATSAROS" w:date="2016-08-31T20:52:00Z"/>
                  </w:rPr>
                </w:rPrChange>
              </w:rPr>
            </w:pPr>
            <w:ins w:id="613" w:author="Georgios KATSAROS" w:date="2016-08-31T20:55:00Z">
              <w:r w:rsidRPr="00770F70">
                <w:rPr>
                  <w:sz w:val="20"/>
                  <w:szCs w:val="20"/>
                  <w:rPrChange w:id="614" w:author="Georgios KATSAROS" w:date="2016-08-31T20:58:00Z">
                    <w:rPr/>
                  </w:rPrChange>
                </w:rPr>
                <w:t>X</w:t>
              </w:r>
            </w:ins>
          </w:p>
        </w:tc>
      </w:tr>
    </w:tbl>
    <w:p w:rsidR="00770F70" w:rsidRDefault="00770F70" w:rsidP="00770F70">
      <w:pPr>
        <w:rPr>
          <w:ins w:id="615" w:author="Georgios KATSAROS" w:date="2016-08-31T20:55:00Z"/>
        </w:rPr>
        <w:pPrChange w:id="616" w:author="Georgios KATSAROS" w:date="2016-08-31T20:52:00Z">
          <w:pPr>
            <w:pStyle w:val="Heading3"/>
          </w:pPr>
        </w:pPrChange>
      </w:pPr>
    </w:p>
    <w:p w:rsidR="00770F70" w:rsidRPr="00770F70" w:rsidDel="00770F70" w:rsidRDefault="00770F70" w:rsidP="00770F70">
      <w:pPr>
        <w:rPr>
          <w:del w:id="617" w:author="Georgios KATSAROS" w:date="2016-08-31T20:55:00Z"/>
        </w:rPr>
        <w:pPrChange w:id="618" w:author="Georgios KATSAROS" w:date="2016-08-31T20:55:00Z">
          <w:pPr>
            <w:pStyle w:val="Heading3"/>
          </w:pPr>
        </w:pPrChange>
      </w:pPr>
      <w:ins w:id="619"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620" w:author="Georgios KATSAROS" w:date="2016-08-31T20:55:00Z"/>
        </w:trPr>
        <w:tc>
          <w:tcPr>
            <w:tcW w:w="3116" w:type="dxa"/>
            <w:vAlign w:val="center"/>
          </w:tcPr>
          <w:p w:rsidR="00D870D5" w:rsidRPr="00B87682" w:rsidDel="00770F70" w:rsidRDefault="00D870D5" w:rsidP="00770F70">
            <w:pPr>
              <w:rPr>
                <w:del w:id="621" w:author="Georgios KATSAROS" w:date="2016-08-31T20:55:00Z"/>
              </w:rPr>
              <w:pPrChange w:id="622" w:author="Georgios KATSAROS" w:date="2016-08-31T20:55:00Z">
                <w:pPr>
                  <w:jc w:val="center"/>
                </w:pPr>
              </w:pPrChange>
            </w:pPr>
            <w:del w:id="623" w:author="Georgios KATSAROS" w:date="2016-08-31T20:55:00Z">
              <w:r w:rsidDel="00770F70">
                <w:delText>Task:</w:delText>
              </w:r>
            </w:del>
          </w:p>
        </w:tc>
        <w:tc>
          <w:tcPr>
            <w:tcW w:w="3117" w:type="dxa"/>
            <w:vAlign w:val="center"/>
          </w:tcPr>
          <w:p w:rsidR="00D870D5" w:rsidDel="00770F70" w:rsidRDefault="00D870D5" w:rsidP="00770F70">
            <w:pPr>
              <w:rPr>
                <w:del w:id="624" w:author="Georgios KATSAROS" w:date="2016-08-31T20:55:00Z"/>
              </w:rPr>
              <w:pPrChange w:id="625" w:author="Georgios KATSAROS" w:date="2016-08-31T20:55:00Z">
                <w:pPr>
                  <w:jc w:val="center"/>
                </w:pPr>
              </w:pPrChange>
            </w:pPr>
            <w:del w:id="626" w:author="Georgios KATSAROS" w:date="2016-08-31T20:55:00Z">
              <w:r w:rsidDel="00770F70">
                <w:delText>Duration:</w:delText>
              </w:r>
            </w:del>
          </w:p>
        </w:tc>
      </w:tr>
      <w:tr w:rsidR="00D870D5" w:rsidDel="00770F70" w:rsidTr="009A4017">
        <w:trPr>
          <w:jc w:val="center"/>
          <w:del w:id="627" w:author="Georgios KATSAROS" w:date="2016-08-31T20:55:00Z"/>
        </w:trPr>
        <w:tc>
          <w:tcPr>
            <w:tcW w:w="3116" w:type="dxa"/>
            <w:vAlign w:val="center"/>
          </w:tcPr>
          <w:p w:rsidR="00D870D5" w:rsidDel="00770F70" w:rsidRDefault="00D870D5" w:rsidP="00770F70">
            <w:pPr>
              <w:rPr>
                <w:del w:id="628" w:author="Georgios KATSAROS" w:date="2016-08-31T20:55:00Z"/>
              </w:rPr>
              <w:pPrChange w:id="629" w:author="Georgios KATSAROS" w:date="2016-08-31T20:55:00Z">
                <w:pPr>
                  <w:jc w:val="center"/>
                </w:pPr>
              </w:pPrChange>
            </w:pPr>
            <w:del w:id="630" w:author="Georgios KATSAROS" w:date="2016-08-31T20:55:00Z">
              <w:r w:rsidRPr="00B87682" w:rsidDel="00770F70">
                <w:delText>Designing initial version of reflectometry setup</w:delText>
              </w:r>
            </w:del>
          </w:p>
        </w:tc>
        <w:tc>
          <w:tcPr>
            <w:tcW w:w="3117" w:type="dxa"/>
            <w:vAlign w:val="center"/>
          </w:tcPr>
          <w:p w:rsidR="00D870D5" w:rsidDel="00770F70" w:rsidRDefault="00D870D5" w:rsidP="00770F70">
            <w:pPr>
              <w:rPr>
                <w:del w:id="631" w:author="Georgios KATSAROS" w:date="2016-08-31T20:55:00Z"/>
              </w:rPr>
              <w:pPrChange w:id="632" w:author="Georgios KATSAROS" w:date="2016-08-31T20:55:00Z">
                <w:pPr>
                  <w:jc w:val="center"/>
                </w:pPr>
              </w:pPrChange>
            </w:pPr>
            <w:del w:id="633" w:author="Georgios KATSAROS" w:date="2016-08-31T20:55:00Z">
              <w:r w:rsidDel="00770F70">
                <w:delText>April – September 2015</w:delText>
              </w:r>
            </w:del>
          </w:p>
        </w:tc>
      </w:tr>
      <w:tr w:rsidR="00D870D5" w:rsidDel="00770F70" w:rsidTr="009A4017">
        <w:trPr>
          <w:jc w:val="center"/>
          <w:del w:id="634" w:author="Georgios KATSAROS" w:date="2016-08-31T20:55:00Z"/>
        </w:trPr>
        <w:tc>
          <w:tcPr>
            <w:tcW w:w="3116" w:type="dxa"/>
            <w:vAlign w:val="center"/>
          </w:tcPr>
          <w:p w:rsidR="00D870D5" w:rsidDel="00770F70" w:rsidRDefault="00D870D5" w:rsidP="00770F70">
            <w:pPr>
              <w:rPr>
                <w:del w:id="635" w:author="Georgios KATSAROS" w:date="2016-08-31T20:55:00Z"/>
              </w:rPr>
              <w:pPrChange w:id="636" w:author="Georgios KATSAROS" w:date="2016-08-31T20:55:00Z">
                <w:pPr>
                  <w:jc w:val="center"/>
                </w:pPr>
              </w:pPrChange>
            </w:pPr>
            <w:del w:id="637" w:author="Georgios KATSAROS" w:date="2016-08-31T20:55:00Z">
              <w:r w:rsidDel="00770F70">
                <w:delText xml:space="preserve">Germanium nanowire based, hole spin single quantum dot tuning and characterization with </w:delText>
              </w:r>
              <w:r w:rsidDel="00770F70">
                <w:lastRenderedPageBreak/>
                <w:delText>the initial version reflectometry setup</w:delText>
              </w:r>
            </w:del>
          </w:p>
          <w:p w:rsidR="00D870D5" w:rsidDel="00770F70" w:rsidRDefault="00D870D5" w:rsidP="00770F70">
            <w:pPr>
              <w:rPr>
                <w:del w:id="638" w:author="Georgios KATSAROS" w:date="2016-08-31T20:55:00Z"/>
              </w:rPr>
              <w:pPrChange w:id="639" w:author="Georgios KATSAROS" w:date="2016-08-31T20:55:00Z">
                <w:pPr>
                  <w:jc w:val="center"/>
                </w:pPr>
              </w:pPrChange>
            </w:pPr>
          </w:p>
        </w:tc>
        <w:tc>
          <w:tcPr>
            <w:tcW w:w="3117" w:type="dxa"/>
            <w:vAlign w:val="center"/>
          </w:tcPr>
          <w:p w:rsidR="00D870D5" w:rsidDel="00770F70" w:rsidRDefault="00D870D5" w:rsidP="00770F70">
            <w:pPr>
              <w:rPr>
                <w:del w:id="640" w:author="Georgios KATSAROS" w:date="2016-08-31T20:55:00Z"/>
              </w:rPr>
              <w:pPrChange w:id="641" w:author="Georgios KATSAROS" w:date="2016-08-31T20:55:00Z">
                <w:pPr>
                  <w:jc w:val="center"/>
                </w:pPr>
              </w:pPrChange>
            </w:pPr>
            <w:del w:id="642" w:author="Georgios KATSAROS" w:date="2016-08-31T20:55:00Z">
              <w:r w:rsidDel="00770F70">
                <w:lastRenderedPageBreak/>
                <w:delText>September – October 2015</w:delText>
              </w:r>
            </w:del>
          </w:p>
        </w:tc>
      </w:tr>
      <w:tr w:rsidR="00D870D5" w:rsidDel="00770F70" w:rsidTr="009A4017">
        <w:trPr>
          <w:jc w:val="center"/>
          <w:del w:id="643" w:author="Georgios KATSAROS" w:date="2016-08-31T20:55:00Z"/>
        </w:trPr>
        <w:tc>
          <w:tcPr>
            <w:tcW w:w="3116" w:type="dxa"/>
            <w:vAlign w:val="center"/>
          </w:tcPr>
          <w:p w:rsidR="00D870D5" w:rsidRPr="00316C84" w:rsidDel="00770F70" w:rsidRDefault="00D870D5" w:rsidP="00770F70">
            <w:pPr>
              <w:rPr>
                <w:del w:id="644" w:author="Georgios KATSAROS" w:date="2016-08-31T20:55:00Z"/>
              </w:rPr>
              <w:pPrChange w:id="645" w:author="Georgios KATSAROS" w:date="2016-08-31T20:55:00Z">
                <w:pPr>
                  <w:jc w:val="center"/>
                </w:pPr>
              </w:pPrChange>
            </w:pPr>
            <w:del w:id="646" w:author="Georgios KATSAROS" w:date="2016-08-31T20:55:00Z">
              <w:r w:rsidDel="00770F70">
                <w:delText>Second generation of the reflectometry setup</w:delText>
              </w:r>
            </w:del>
          </w:p>
          <w:p w:rsidR="00D870D5" w:rsidDel="00770F70" w:rsidRDefault="00D870D5" w:rsidP="00770F70">
            <w:pPr>
              <w:rPr>
                <w:del w:id="647" w:author="Georgios KATSAROS" w:date="2016-08-31T20:55:00Z"/>
              </w:rPr>
              <w:pPrChange w:id="648" w:author="Georgios KATSAROS" w:date="2016-08-31T20:55:00Z">
                <w:pPr>
                  <w:jc w:val="center"/>
                </w:pPr>
              </w:pPrChange>
            </w:pPr>
          </w:p>
        </w:tc>
        <w:tc>
          <w:tcPr>
            <w:tcW w:w="3117" w:type="dxa"/>
            <w:vAlign w:val="center"/>
          </w:tcPr>
          <w:p w:rsidR="00D870D5" w:rsidDel="00770F70" w:rsidRDefault="00D870D5" w:rsidP="00770F70">
            <w:pPr>
              <w:rPr>
                <w:del w:id="649" w:author="Georgios KATSAROS" w:date="2016-08-31T20:55:00Z"/>
              </w:rPr>
              <w:pPrChange w:id="650" w:author="Georgios KATSAROS" w:date="2016-08-31T20:55:00Z">
                <w:pPr>
                  <w:jc w:val="center"/>
                </w:pPr>
              </w:pPrChange>
            </w:pPr>
            <w:del w:id="651" w:author="Georgios KATSAROS" w:date="2016-08-31T20:55:00Z">
              <w:r w:rsidDel="00770F70">
                <w:delText>January – March 2016</w:delText>
              </w:r>
            </w:del>
          </w:p>
        </w:tc>
      </w:tr>
      <w:tr w:rsidR="00D870D5" w:rsidDel="00770F70" w:rsidTr="009A4017">
        <w:trPr>
          <w:jc w:val="center"/>
          <w:del w:id="652" w:author="Georgios KATSAROS" w:date="2016-08-31T20:55:00Z"/>
        </w:trPr>
        <w:tc>
          <w:tcPr>
            <w:tcW w:w="3116" w:type="dxa"/>
            <w:vAlign w:val="center"/>
          </w:tcPr>
          <w:p w:rsidR="00D870D5" w:rsidDel="00770F70" w:rsidRDefault="00D870D5" w:rsidP="00770F70">
            <w:pPr>
              <w:rPr>
                <w:del w:id="653" w:author="Georgios KATSAROS" w:date="2016-08-31T20:55:00Z"/>
              </w:rPr>
              <w:pPrChange w:id="654" w:author="Georgios KATSAROS" w:date="2016-08-31T20:55:00Z">
                <w:pPr>
                  <w:jc w:val="center"/>
                </w:pPr>
              </w:pPrChange>
            </w:pPr>
            <w:del w:id="655" w:author="Georgios KATSAROS" w:date="2016-08-31T20:55:00Z">
              <w:r w:rsidRPr="00025028" w:rsidDel="00770F70">
                <w:delText xml:space="preserve">Moving to </w:delText>
              </w:r>
              <w:r w:rsidDel="00770F70">
                <w:delText xml:space="preserve">the </w:delText>
              </w:r>
              <w:r w:rsidRPr="00025028" w:rsidDel="00770F70">
                <w:delText>gate reflectometry</w:delText>
              </w:r>
            </w:del>
          </w:p>
          <w:p w:rsidR="00D870D5" w:rsidDel="00770F70" w:rsidRDefault="00D870D5" w:rsidP="00770F70">
            <w:pPr>
              <w:rPr>
                <w:del w:id="656" w:author="Georgios KATSAROS" w:date="2016-08-31T20:55:00Z"/>
              </w:rPr>
              <w:pPrChange w:id="657" w:author="Georgios KATSAROS" w:date="2016-08-31T20:55:00Z">
                <w:pPr>
                  <w:jc w:val="center"/>
                </w:pPr>
              </w:pPrChange>
            </w:pPr>
          </w:p>
        </w:tc>
        <w:tc>
          <w:tcPr>
            <w:tcW w:w="3117" w:type="dxa"/>
            <w:vAlign w:val="center"/>
          </w:tcPr>
          <w:p w:rsidR="00D870D5" w:rsidDel="00770F70" w:rsidRDefault="00D870D5" w:rsidP="00770F70">
            <w:pPr>
              <w:rPr>
                <w:del w:id="658" w:author="Georgios KATSAROS" w:date="2016-08-31T20:55:00Z"/>
              </w:rPr>
              <w:pPrChange w:id="659" w:author="Georgios KATSAROS" w:date="2016-08-31T20:55:00Z">
                <w:pPr>
                  <w:jc w:val="center"/>
                </w:pPr>
              </w:pPrChange>
            </w:pPr>
            <w:del w:id="660"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661" w:author="Georgios KATSAROS" w:date="2016-08-31T20:55:00Z"/>
        </w:trPr>
        <w:tc>
          <w:tcPr>
            <w:tcW w:w="3116" w:type="dxa"/>
            <w:vAlign w:val="center"/>
          </w:tcPr>
          <w:p w:rsidR="00D870D5" w:rsidDel="00770F70" w:rsidRDefault="00D870D5" w:rsidP="00770F70">
            <w:pPr>
              <w:rPr>
                <w:del w:id="662" w:author="Georgios KATSAROS" w:date="2016-08-31T20:55:00Z"/>
              </w:rPr>
              <w:pPrChange w:id="663" w:author="Georgios KATSAROS" w:date="2016-08-31T20:55:00Z">
                <w:pPr>
                  <w:jc w:val="center"/>
                </w:pPr>
              </w:pPrChange>
            </w:pPr>
            <w:del w:id="664" w:author="Georgios KATSAROS" w:date="2016-08-31T20:55:00Z">
              <w:r w:rsidDel="00770F70">
                <w:delText>Optimizing the gate reflectometry</w:delText>
              </w:r>
            </w:del>
          </w:p>
        </w:tc>
        <w:tc>
          <w:tcPr>
            <w:tcW w:w="3117" w:type="dxa"/>
            <w:vAlign w:val="center"/>
          </w:tcPr>
          <w:p w:rsidR="00D870D5" w:rsidDel="00770F70" w:rsidRDefault="002648CF" w:rsidP="00770F70">
            <w:pPr>
              <w:rPr>
                <w:del w:id="665" w:author="Georgios KATSAROS" w:date="2016-08-31T20:55:00Z"/>
              </w:rPr>
              <w:pPrChange w:id="666" w:author="Georgios KATSAROS" w:date="2016-08-31T20:55:00Z">
                <w:pPr>
                  <w:jc w:val="center"/>
                </w:pPr>
              </w:pPrChange>
            </w:pPr>
            <w:del w:id="667" w:author="Georgios KATSAROS" w:date="2016-08-31T20:55:00Z">
              <w:r w:rsidDel="00770F70">
                <w:delText>November – December 2016</w:delText>
              </w:r>
            </w:del>
          </w:p>
        </w:tc>
      </w:tr>
      <w:tr w:rsidR="00D870D5" w:rsidDel="00770F70" w:rsidTr="009A4017">
        <w:trPr>
          <w:jc w:val="center"/>
          <w:del w:id="668" w:author="Georgios KATSAROS" w:date="2016-08-31T20:55:00Z"/>
        </w:trPr>
        <w:tc>
          <w:tcPr>
            <w:tcW w:w="3116" w:type="dxa"/>
            <w:vAlign w:val="center"/>
          </w:tcPr>
          <w:p w:rsidR="00D870D5" w:rsidDel="00770F70" w:rsidRDefault="00D870D5" w:rsidP="00770F70">
            <w:pPr>
              <w:rPr>
                <w:del w:id="669" w:author="Georgios KATSAROS" w:date="2016-08-31T20:55:00Z"/>
              </w:rPr>
              <w:pPrChange w:id="670" w:author="Georgios KATSAROS" w:date="2016-08-31T20:55:00Z">
                <w:pPr>
                  <w:jc w:val="center"/>
                </w:pPr>
              </w:pPrChange>
            </w:pPr>
            <w:del w:id="671"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rsidP="00770F70">
            <w:pPr>
              <w:rPr>
                <w:del w:id="672" w:author="Georgios KATSAROS" w:date="2016-08-31T20:55:00Z"/>
              </w:rPr>
              <w:pPrChange w:id="673" w:author="Georgios KATSAROS" w:date="2016-08-31T20:55:00Z">
                <w:pPr>
                  <w:jc w:val="center"/>
                </w:pPr>
              </w:pPrChange>
            </w:pPr>
            <w:del w:id="674" w:author="Georgios KATSAROS" w:date="2016-08-31T20:55:00Z">
              <w:r w:rsidDel="00770F70">
                <w:delText>December – January 2016</w:delText>
              </w:r>
            </w:del>
          </w:p>
        </w:tc>
      </w:tr>
      <w:tr w:rsidR="00D870D5" w:rsidDel="00770F70" w:rsidTr="009A4017">
        <w:trPr>
          <w:jc w:val="center"/>
          <w:del w:id="675" w:author="Georgios KATSAROS" w:date="2016-08-31T20:55:00Z"/>
        </w:trPr>
        <w:tc>
          <w:tcPr>
            <w:tcW w:w="3116" w:type="dxa"/>
            <w:vAlign w:val="center"/>
          </w:tcPr>
          <w:p w:rsidR="00D870D5" w:rsidDel="00770F70" w:rsidRDefault="00D870D5" w:rsidP="00770F70">
            <w:pPr>
              <w:rPr>
                <w:del w:id="676" w:author="Georgios KATSAROS" w:date="2016-08-31T20:55:00Z"/>
              </w:rPr>
              <w:pPrChange w:id="677" w:author="Georgios KATSAROS" w:date="2016-08-31T20:55:00Z">
                <w:pPr>
                  <w:jc w:val="center"/>
                </w:pPr>
              </w:pPrChange>
            </w:pPr>
            <w:del w:id="678" w:author="Georgios KATSAROS" w:date="2016-08-31T20:55:00Z">
              <w:r w:rsidDel="00770F70">
                <w:delText>Spin manipulation measurements</w:delText>
              </w:r>
            </w:del>
          </w:p>
          <w:p w:rsidR="00D870D5" w:rsidDel="00770F70" w:rsidRDefault="00D870D5" w:rsidP="00770F70">
            <w:pPr>
              <w:rPr>
                <w:del w:id="679" w:author="Georgios KATSAROS" w:date="2016-08-31T20:55:00Z"/>
              </w:rPr>
              <w:pPrChange w:id="680" w:author="Georgios KATSAROS" w:date="2016-08-31T20:55:00Z">
                <w:pPr>
                  <w:jc w:val="center"/>
                </w:pPr>
              </w:pPrChange>
            </w:pPr>
          </w:p>
        </w:tc>
        <w:tc>
          <w:tcPr>
            <w:tcW w:w="3117" w:type="dxa"/>
            <w:vAlign w:val="center"/>
          </w:tcPr>
          <w:p w:rsidR="00D870D5" w:rsidDel="00770F70" w:rsidRDefault="002648CF" w:rsidP="00770F70">
            <w:pPr>
              <w:rPr>
                <w:del w:id="681" w:author="Georgios KATSAROS" w:date="2016-08-31T20:55:00Z"/>
              </w:rPr>
              <w:pPrChange w:id="682" w:author="Georgios KATSAROS" w:date="2016-08-31T20:55:00Z">
                <w:pPr>
                  <w:jc w:val="center"/>
                </w:pPr>
              </w:pPrChange>
            </w:pPr>
            <w:del w:id="683"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684" w:author="Georgios KATSAROS" w:date="2016-08-31T20:58:00Z">
        <w:r w:rsidR="00FA065A" w:rsidDel="00770F70">
          <w:delText xml:space="preserve">will </w:delText>
        </w:r>
        <w:r w:rsidR="00491539" w:rsidDel="00770F70">
          <w:delText xml:space="preserve">change </w:delText>
        </w:r>
      </w:del>
      <w:r w:rsidR="00491539">
        <w:t>in the DQD</w:t>
      </w:r>
      <w:ins w:id="685"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686" w:author="Georgios KATSAROS" w:date="2016-08-31T21:00:00Z"/>
        </w:rPr>
      </w:pPr>
      <w:del w:id="687" w:author="Georgios KATSAROS" w:date="2016-08-31T21:00:00Z">
        <w:r w:rsidDel="00770F70">
          <w:lastRenderedPageBreak/>
          <w:delText>“Something about myself”</w:delText>
        </w:r>
      </w:del>
      <w:ins w:id="688" w:author="Georgios KATSAROS" w:date="2016-08-31T21:00:00Z">
        <w:r w:rsidR="00770F70">
          <w:t xml:space="preserve">Personal qualification: </w:t>
        </w:r>
      </w:ins>
    </w:p>
    <w:p w:rsidR="00AC56ED" w:rsidRPr="00AC56ED" w:rsidDel="00770F70" w:rsidRDefault="00AC56ED" w:rsidP="00770F70">
      <w:pPr>
        <w:pStyle w:val="Heading3"/>
        <w:rPr>
          <w:del w:id="689" w:author="Georgios KATSAROS" w:date="2016-08-31T21:00:00Z"/>
          <w:b/>
        </w:rPr>
        <w:pPrChange w:id="690" w:author="Georgios KATSAROS" w:date="2016-08-31T21:00:00Z">
          <w:pPr>
            <w:spacing w:line="240" w:lineRule="auto"/>
          </w:pPr>
        </w:pPrChange>
      </w:pPr>
      <w:del w:id="691" w:author="Georgios KATSAROS" w:date="2016-08-31T21:00:00Z">
        <w:r w:rsidRPr="00AC56ED" w:rsidDel="00770F70">
          <w:rPr>
            <w:b/>
          </w:rPr>
          <w:delText>Personal data:</w:delText>
        </w:r>
      </w:del>
    </w:p>
    <w:p w:rsidR="00AC56ED" w:rsidDel="00770F70" w:rsidRDefault="00AC56ED" w:rsidP="00770F70">
      <w:pPr>
        <w:pStyle w:val="Heading3"/>
        <w:rPr>
          <w:del w:id="692" w:author="Georgios KATSAROS" w:date="2016-08-31T21:00:00Z"/>
        </w:rPr>
        <w:pPrChange w:id="693" w:author="Georgios KATSAROS" w:date="2016-08-31T21:00:00Z">
          <w:pPr>
            <w:spacing w:line="240" w:lineRule="auto"/>
          </w:pPr>
        </w:pPrChange>
      </w:pPr>
      <w:del w:id="694" w:author="Georgios KATSAROS" w:date="2016-08-31T21:00:00Z">
        <w:r w:rsidDel="00770F70">
          <w:delText xml:space="preserve">Name: Josip  </w:delText>
        </w:r>
      </w:del>
    </w:p>
    <w:p w:rsidR="00AC56ED" w:rsidDel="00770F70" w:rsidRDefault="00AC56ED" w:rsidP="00770F70">
      <w:pPr>
        <w:pStyle w:val="Heading3"/>
        <w:rPr>
          <w:del w:id="695" w:author="Georgios KATSAROS" w:date="2016-08-31T21:00:00Z"/>
        </w:rPr>
        <w:pPrChange w:id="696" w:author="Georgios KATSAROS" w:date="2016-08-31T21:00:00Z">
          <w:pPr>
            <w:spacing w:line="240" w:lineRule="auto"/>
          </w:pPr>
        </w:pPrChange>
      </w:pPr>
      <w:del w:id="697"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rsidP="00770F70">
      <w:pPr>
        <w:pStyle w:val="Heading3"/>
        <w:rPr>
          <w:del w:id="698" w:author="Georgios KATSAROS" w:date="2016-08-31T21:00:00Z"/>
        </w:rPr>
        <w:pPrChange w:id="699" w:author="Georgios KATSAROS" w:date="2016-08-31T21:00:00Z">
          <w:pPr>
            <w:spacing w:line="240" w:lineRule="auto"/>
          </w:pPr>
        </w:pPrChange>
      </w:pPr>
      <w:del w:id="700" w:author="Georgios KATSAROS" w:date="2016-08-31T21:00:00Z">
        <w:r w:rsidDel="00770F70">
          <w:delText xml:space="preserve">Gender: male </w:delText>
        </w:r>
      </w:del>
    </w:p>
    <w:p w:rsidR="00AC56ED" w:rsidDel="00770F70" w:rsidRDefault="00AC56ED" w:rsidP="00770F70">
      <w:pPr>
        <w:pStyle w:val="Heading3"/>
        <w:rPr>
          <w:del w:id="701" w:author="Georgios KATSAROS" w:date="2016-08-31T21:00:00Z"/>
        </w:rPr>
        <w:pPrChange w:id="702" w:author="Georgios KATSAROS" w:date="2016-08-31T21:00:00Z">
          <w:pPr>
            <w:spacing w:line="240" w:lineRule="auto"/>
          </w:pPr>
        </w:pPrChange>
      </w:pPr>
      <w:del w:id="703" w:author="Georgios KATSAROS" w:date="2016-08-31T21:00:00Z">
        <w:r w:rsidDel="00770F70">
          <w:delText xml:space="preserve">Date of birth: 25.10.1990 </w:delText>
        </w:r>
      </w:del>
    </w:p>
    <w:p w:rsidR="00AC56ED" w:rsidDel="00770F70" w:rsidRDefault="00AC56ED" w:rsidP="00770F70">
      <w:pPr>
        <w:pStyle w:val="Heading3"/>
        <w:rPr>
          <w:del w:id="704" w:author="Georgios KATSAROS" w:date="2016-08-31T21:00:00Z"/>
        </w:rPr>
        <w:pPrChange w:id="705" w:author="Georgios KATSAROS" w:date="2016-08-31T21:00:00Z">
          <w:pPr>
            <w:spacing w:line="240" w:lineRule="auto"/>
          </w:pPr>
        </w:pPrChange>
      </w:pPr>
      <w:del w:id="706" w:author="Georgios KATSAROS" w:date="2016-08-31T21:00:00Z">
        <w:r w:rsidDel="00770F70">
          <w:delText xml:space="preserve">Nationality: Croatian </w:delText>
        </w:r>
      </w:del>
    </w:p>
    <w:p w:rsidR="00AC56ED" w:rsidDel="00770F70" w:rsidRDefault="00AC56ED" w:rsidP="00770F70">
      <w:pPr>
        <w:pStyle w:val="Heading3"/>
        <w:rPr>
          <w:del w:id="707" w:author="Georgios KATSAROS" w:date="2016-08-31T21:00:00Z"/>
        </w:rPr>
        <w:pPrChange w:id="708" w:author="Georgios KATSAROS" w:date="2016-08-31T21:00:00Z">
          <w:pPr>
            <w:spacing w:line="240" w:lineRule="auto"/>
          </w:pPr>
        </w:pPrChange>
      </w:pPr>
      <w:del w:id="709"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rsidP="00770F70">
      <w:pPr>
        <w:pStyle w:val="Heading3"/>
        <w:rPr>
          <w:del w:id="710" w:author="Georgios KATSAROS" w:date="2016-08-31T21:00:00Z"/>
        </w:rPr>
        <w:pPrChange w:id="711" w:author="Georgios KATSAROS" w:date="2016-08-31T21:00:00Z">
          <w:pPr>
            <w:spacing w:line="240" w:lineRule="auto"/>
          </w:pPr>
        </w:pPrChange>
      </w:pPr>
    </w:p>
    <w:p w:rsidR="007A0FF2" w:rsidDel="00770F70" w:rsidRDefault="007A0FF2" w:rsidP="00770F70">
      <w:pPr>
        <w:pStyle w:val="Heading3"/>
        <w:rPr>
          <w:del w:id="712" w:author="Georgios KATSAROS" w:date="2016-08-31T21:00:00Z"/>
          <w:b/>
        </w:rPr>
        <w:pPrChange w:id="713" w:author="Georgios KATSAROS" w:date="2016-08-31T21:00:00Z">
          <w:pPr>
            <w:spacing w:line="240" w:lineRule="auto"/>
          </w:pPr>
        </w:pPrChange>
      </w:pPr>
    </w:p>
    <w:p w:rsidR="007A0FF2" w:rsidDel="00770F70" w:rsidRDefault="007A0FF2" w:rsidP="00770F70">
      <w:pPr>
        <w:pStyle w:val="Heading3"/>
        <w:rPr>
          <w:del w:id="714" w:author="Georgios KATSAROS" w:date="2016-08-31T21:00:00Z"/>
          <w:b/>
        </w:rPr>
        <w:pPrChange w:id="715" w:author="Georgios KATSAROS" w:date="2016-08-31T21:00:00Z">
          <w:pPr>
            <w:spacing w:line="240" w:lineRule="auto"/>
          </w:pPr>
        </w:pPrChange>
      </w:pPr>
    </w:p>
    <w:p w:rsidR="00AC56ED" w:rsidDel="00770F70" w:rsidRDefault="00AC56ED" w:rsidP="00770F70">
      <w:pPr>
        <w:pStyle w:val="Heading3"/>
        <w:rPr>
          <w:del w:id="716" w:author="Georgios KATSAROS" w:date="2016-08-31T21:00:00Z"/>
          <w:b/>
        </w:rPr>
        <w:pPrChange w:id="717" w:author="Georgios KATSAROS" w:date="2016-08-31T21:00:00Z">
          <w:pPr>
            <w:spacing w:line="240" w:lineRule="auto"/>
          </w:pPr>
        </w:pPrChange>
      </w:pPr>
      <w:del w:id="718" w:author="Georgios KATSAROS" w:date="2016-08-31T21:00:00Z">
        <w:r w:rsidRPr="00AC56ED" w:rsidDel="00770F70">
          <w:rPr>
            <w:b/>
          </w:rPr>
          <w:delText>Working address:</w:delText>
        </w:r>
      </w:del>
    </w:p>
    <w:p w:rsidR="00F26625" w:rsidDel="00770F70" w:rsidRDefault="007A0FF2" w:rsidP="00770F70">
      <w:pPr>
        <w:pStyle w:val="Heading3"/>
        <w:rPr>
          <w:del w:id="719" w:author="Georgios KATSAROS" w:date="2016-08-31T21:00:00Z"/>
        </w:rPr>
        <w:pPrChange w:id="720" w:author="Georgios KATSAROS" w:date="2016-08-31T21:00:00Z">
          <w:pPr/>
        </w:pPrChange>
      </w:pPr>
      <w:del w:id="721" w:author="Georgios KATSAROS" w:date="2016-08-31T21:00:00Z">
        <w:r w:rsidDel="00770F70">
          <w:delText xml:space="preserve">Am Campus </w:delText>
        </w:r>
        <w:r w:rsidR="00F26625" w:rsidDel="00770F70">
          <w:delText xml:space="preserve">1, </w:delText>
        </w:r>
      </w:del>
    </w:p>
    <w:p w:rsidR="007A0FF2" w:rsidDel="00770F70" w:rsidRDefault="00F26625" w:rsidP="00770F70">
      <w:pPr>
        <w:pStyle w:val="Heading3"/>
        <w:rPr>
          <w:del w:id="722" w:author="Georgios KATSAROS" w:date="2016-08-31T21:00:00Z"/>
        </w:rPr>
        <w:pPrChange w:id="723" w:author="Georgios KATSAROS" w:date="2016-08-31T21:00:00Z">
          <w:pPr/>
        </w:pPrChange>
      </w:pPr>
      <w:del w:id="724" w:author="Georgios KATSAROS" w:date="2016-08-31T21:00:00Z">
        <w:r w:rsidDel="00770F70">
          <w:delText>3400 Klosterneuburg</w:delText>
        </w:r>
      </w:del>
    </w:p>
    <w:p w:rsidR="00F26625" w:rsidRDefault="00F26625" w:rsidP="00770F70">
      <w:pPr>
        <w:pStyle w:val="Heading3"/>
        <w:pPrChange w:id="725" w:author="Georgios KATSAROS" w:date="2016-08-31T21:00:00Z">
          <w:pPr/>
        </w:pPrChange>
      </w:pPr>
      <w:del w:id="726" w:author="Georgios KATSAROS" w:date="2016-08-31T21:00:00Z">
        <w:r w:rsidDel="00770F70">
          <w:delText>Austria</w:delText>
        </w:r>
      </w:del>
    </w:p>
    <w:p w:rsidR="00F26625" w:rsidDel="00770F70" w:rsidRDefault="00770F70" w:rsidP="007A0FF2">
      <w:pPr>
        <w:rPr>
          <w:del w:id="727" w:author="Georgios KATSAROS" w:date="2016-08-31T21:00:00Z"/>
        </w:rPr>
      </w:pPr>
      <w:ins w:id="728" w:author="Georgios KATSAROS" w:date="2016-08-31T21:00:00Z">
        <w:r>
          <w:t xml:space="preserve">I permormed my undergratduate studies at the </w:t>
        </w:r>
      </w:ins>
    </w:p>
    <w:p w:rsidR="003B3F28" w:rsidDel="00D061F4" w:rsidRDefault="003B3F28" w:rsidP="00770F70">
      <w:pPr>
        <w:rPr>
          <w:del w:id="729" w:author="Georgios KATSAROS" w:date="2016-08-31T21:01:00Z"/>
        </w:rPr>
      </w:pPr>
      <w:del w:id="730" w:author="Georgios KATSAROS" w:date="2016-08-31T21:00:00Z">
        <w:r w:rsidRPr="00D11974" w:rsidDel="00770F70">
          <w:rPr>
            <w:i/>
          </w:rPr>
          <w:delText>2009 – 2012</w:delText>
        </w:r>
        <w:r w:rsidDel="00770F70">
          <w:delText xml:space="preserve"> Undergraduate studies at the F</w:delText>
        </w:r>
      </w:del>
      <w:ins w:id="731" w:author="Georgios KATSAROS" w:date="2016-08-31T21:00:00Z">
        <w:r w:rsidR="00770F70">
          <w:rPr>
            <w:i/>
          </w:rPr>
          <w:t>f</w:t>
        </w:r>
      </w:ins>
      <w:r>
        <w:t xml:space="preserve">aculty of electrical and computer engineering, </w:t>
      </w:r>
      <w:ins w:id="732" w:author="Georgios KATSAROS" w:date="2016-08-31T21:00:00Z">
        <w:r w:rsidR="00770F70">
          <w:t xml:space="preserve">at the </w:t>
        </w:r>
      </w:ins>
      <w:r>
        <w:t xml:space="preserve">University of Zagreb, Croatia. </w:t>
      </w:r>
      <w:del w:id="733"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734" w:author="Georgios KATSAROS" w:date="2016-08-31T21:02:00Z"/>
        </w:rPr>
      </w:pPr>
      <w:del w:id="735" w:author="Georgios KATSAROS" w:date="2016-08-31T21:01:00Z">
        <w:r w:rsidDel="00D061F4">
          <w:delText>D</w:delText>
        </w:r>
      </w:del>
      <w:ins w:id="736" w:author="Georgios KATSAROS" w:date="2016-08-31T21:01:00Z">
        <w:r w:rsidR="00D061F4">
          <w:t>D</w:t>
        </w:r>
      </w:ins>
      <w:r>
        <w:t>uring my undergraduate stud</w:t>
      </w:r>
      <w:del w:id="737" w:author="Georgios KATSAROS" w:date="2016-08-31T21:01:00Z">
        <w:r w:rsidDel="00D061F4">
          <w:delText>y</w:delText>
        </w:r>
      </w:del>
      <w:ins w:id="738" w:author="Georgios KATSAROS" w:date="2016-08-31T21:01:00Z">
        <w:r w:rsidR="00D061F4">
          <w:t>ies</w:t>
        </w:r>
      </w:ins>
      <w:r>
        <w:t xml:space="preserve"> I was </w:t>
      </w:r>
      <w:ins w:id="739" w:author="Georgios KATSAROS" w:date="2016-08-31T21:01:00Z">
        <w:r w:rsidR="00D061F4">
          <w:t xml:space="preserve">a teaching </w:t>
        </w:r>
      </w:ins>
      <w:del w:id="740" w:author="Georgios KATSAROS" w:date="2016-08-31T21:01:00Z">
        <w:r w:rsidDel="00D061F4">
          <w:delText xml:space="preserve">praktikum </w:delText>
        </w:r>
      </w:del>
      <w:r>
        <w:t>assistant in the course “Electronics” which is mandatory course for all students on the faculty.</w:t>
      </w:r>
      <w:ins w:id="741" w:author="Georgios KATSAROS" w:date="2016-08-31T21:01:00Z">
        <w:r w:rsidR="00D061F4">
          <w:t xml:space="preserve"> This allowed my to deepen my knowledge in electronic instrumentation? Sth like this. For my master thesis, performed with </w:t>
        </w:r>
      </w:ins>
      <w:del w:id="742" w:author="Georgios KATSAROS" w:date="2016-08-31T21:02:00Z">
        <w:r w:rsidDel="00D061F4">
          <w:delText xml:space="preserve"> </w:delText>
        </w:r>
      </w:del>
    </w:p>
    <w:p w:rsidR="00D061F4" w:rsidRDefault="00F26625" w:rsidP="005324D9">
      <w:pPr>
        <w:rPr>
          <w:ins w:id="743" w:author="Georgios KATSAROS" w:date="2016-08-31T21:02:00Z"/>
        </w:rPr>
      </w:pPr>
      <w:del w:id="744"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745" w:author="Georgios KATSAROS" w:date="2016-08-31T21:02:00Z">
        <w:r w:rsidR="00D061F4">
          <w:t xml:space="preserve"> I focused on …, which gave me a strong background in …. .</w:t>
        </w:r>
      </w:ins>
    </w:p>
    <w:p w:rsidR="00D11974" w:rsidRDefault="00D061F4" w:rsidP="00D061F4">
      <w:pPr>
        <w:pPrChange w:id="746" w:author="Georgios KATSAROS" w:date="2016-08-31T21:02:00Z">
          <w:pPr/>
        </w:pPrChange>
      </w:pPr>
      <w:ins w:id="747" w:author="Georgios KATSAROS" w:date="2016-08-31T21:02:00Z">
        <w:r>
          <w:t xml:space="preserve">Fascinated by the idea of quantum computation, I moved in April </w:t>
        </w:r>
      </w:ins>
      <w:del w:id="748"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rsidP="00D061F4">
      <w:pPr>
        <w:rPr>
          <w:del w:id="749" w:author="Georgios KATSAROS" w:date="2016-08-31T21:06:00Z"/>
        </w:rPr>
        <w:pPrChange w:id="750" w:author="Georgios KATSAROS" w:date="2016-08-31T21:06:00Z">
          <w:pPr/>
        </w:pPrChange>
      </w:pPr>
      <w:r w:rsidRPr="00D11974">
        <w:rPr>
          <w:i/>
        </w:rPr>
        <w:t>April 2015</w:t>
      </w:r>
      <w:del w:id="751"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752" w:author="Georgios KATSAROS" w:date="2016-08-31T21:03:00Z">
        <w:r w:rsidR="00D061F4">
          <w:t xml:space="preserve"> to work as a research assistant in the group of Georgios Katsaros. </w:t>
        </w:r>
      </w:ins>
      <w:del w:id="753"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754" w:author="Georgios KATSAROS" w:date="2016-08-31T21:03:00Z">
        <w:r w:rsidR="00D061F4">
          <w:t xml:space="preserve">There I started working on the development of an </w:t>
        </w:r>
      </w:ins>
      <w:del w:id="755" w:author="Georgios KATSAROS" w:date="2016-08-31T21:04:00Z">
        <w:r w:rsidR="00F3674B" w:rsidDel="00D061F4">
          <w:delText xml:space="preserve">Developing the </w:delText>
        </w:r>
      </w:del>
      <w:r w:rsidR="00F3674B">
        <w:t xml:space="preserve">ohmic reflectometry system for charge readout of SiGe </w:t>
      </w:r>
      <w:del w:id="756" w:author="Georgios KATSAROS" w:date="2016-08-31T21:04:00Z">
        <w:r w:rsidR="00F3674B" w:rsidDel="00D061F4">
          <w:delText>quantum dots</w:delText>
        </w:r>
      </w:del>
      <w:ins w:id="757" w:author="Georgios KATSAROS" w:date="2016-08-31T21:04:00Z">
        <w:r w:rsidR="00D061F4">
          <w:t>QDs</w:t>
        </w:r>
      </w:ins>
      <w:r w:rsidR="00F3674B">
        <w:t xml:space="preserve">. </w:t>
      </w:r>
      <w:ins w:id="758" w:author="Georgios KATSAROS" w:date="2016-08-31T21:04:00Z">
        <w:r w:rsidR="00D061F4">
          <w:t xml:space="preserve">The realization of </w:t>
        </w:r>
      </w:ins>
      <w:del w:id="759" w:author="Georgios KATSAROS" w:date="2016-08-31T21:04:00Z">
        <w:r w:rsidR="00F3674B" w:rsidDel="00D061F4">
          <w:delText>P</w:delText>
        </w:r>
      </w:del>
      <w:ins w:id="760" w:author="Georgios KATSAROS" w:date="2016-08-31T21:04:00Z">
        <w:r w:rsidR="00D061F4">
          <w:t>p</w:t>
        </w:r>
      </w:ins>
      <w:r w:rsidR="00F3674B">
        <w:t>rinted circuit board design</w:t>
      </w:r>
      <w:ins w:id="761" w:author="Georgios KATSAROS" w:date="2016-08-31T21:04:00Z">
        <w:r w:rsidR="00D061F4">
          <w:t>s</w:t>
        </w:r>
      </w:ins>
      <w:r w:rsidR="00F3674B">
        <w:t xml:space="preserve">, </w:t>
      </w:r>
      <w:del w:id="762" w:author="Georgios KATSAROS" w:date="2016-08-31T21:04:00Z">
        <w:r w:rsidR="00F3674B" w:rsidDel="00D061F4">
          <w:delText>measurement application</w:delText>
        </w:r>
      </w:del>
      <w:ins w:id="763" w:author="Georgios KATSAROS" w:date="2016-08-31T21:04:00Z">
        <w:r w:rsidR="00D061F4">
          <w:t>the</w:t>
        </w:r>
      </w:ins>
      <w:r w:rsidR="00F3674B">
        <w:t xml:space="preserve"> development </w:t>
      </w:r>
      <w:del w:id="764" w:author="Georgios KATSAROS" w:date="2016-08-31T21:04:00Z">
        <w:r w:rsidR="00F3674B" w:rsidDel="00D061F4">
          <w:delText>in</w:delText>
        </w:r>
      </w:del>
      <w:ins w:id="765" w:author="Georgios KATSAROS" w:date="2016-08-31T21:04:00Z">
        <w:r w:rsidR="00D061F4">
          <w:t xml:space="preserve">of python codes for controlling various </w:t>
        </w:r>
      </w:ins>
      <w:del w:id="766" w:author="Georgios KATSAROS" w:date="2016-08-31T21:05:00Z">
        <w:r w:rsidR="00F3674B" w:rsidDel="00D061F4">
          <w:delText xml:space="preserve"> python, using various </w:delText>
        </w:r>
      </w:del>
      <w:r w:rsidR="00F3674B">
        <w:t>DC and high frequency signal instruments</w:t>
      </w:r>
      <w:ins w:id="767" w:author="Georgios KATSAROS" w:date="2016-08-31T21:05:00Z">
        <w:r w:rsidR="00D061F4">
          <w:t xml:space="preserve"> were among my tasks. I also performed 4K measurements on </w:t>
        </w:r>
      </w:ins>
      <w:del w:id="768"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769" w:author="Georgios KATSAROS" w:date="2016-08-31T21:05:00Z">
        <w:r w:rsidR="003B3F28" w:rsidDel="00D061F4">
          <w:delText>quantum dots,</w:delText>
        </w:r>
      </w:del>
      <w:ins w:id="770" w:author="Georgios KATSAROS" w:date="2016-08-31T21:05:00Z">
        <w:r w:rsidR="00D061F4">
          <w:t>QDs</w:t>
        </w:r>
      </w:ins>
      <w:r w:rsidR="003B3F28">
        <w:t xml:space="preserve"> fabricated in our group by Hannes Watzinger.</w:t>
      </w:r>
      <w:r w:rsidR="00F3674B">
        <w:t xml:space="preserve"> </w:t>
      </w:r>
      <w:ins w:id="771" w:author="Georgios KATSAROS" w:date="2016-08-31T21:05:00Z">
        <w:r w:rsidR="00D061F4">
          <w:t xml:space="preserve">During that time I had the chance to attend also an important conference in the field: </w:t>
        </w:r>
      </w:ins>
    </w:p>
    <w:p w:rsidR="00F3674B" w:rsidDel="00D061F4" w:rsidRDefault="00F3674B" w:rsidP="00D061F4">
      <w:pPr>
        <w:rPr>
          <w:del w:id="772" w:author="Georgios KATSAROS" w:date="2016-08-31T21:07:00Z"/>
        </w:rPr>
        <w:pPrChange w:id="773" w:author="Georgios KATSAROS" w:date="2016-08-31T21:06:00Z">
          <w:pPr/>
        </w:pPrChange>
      </w:pPr>
      <w:del w:id="774" w:author="Georgios KATSAROS" w:date="2016-08-31T21:06:00Z">
        <w:r w:rsidDel="00D061F4">
          <w:delText xml:space="preserve">Conferences: </w:delText>
        </w:r>
      </w:del>
      <w:r>
        <w:t>SpinTech VIII –</w:t>
      </w:r>
      <w:r w:rsidR="00A718CD">
        <w:t xml:space="preserve"> Basel, Switzerland, 10-13 August</w:t>
      </w:r>
      <w:r>
        <w:t xml:space="preserve"> 2015</w:t>
      </w:r>
      <w:ins w:id="775" w:author="Georgios KATSAROS" w:date="2016-08-31T21:06:00Z">
        <w:r w:rsidR="00D061F4">
          <w:t xml:space="preserve">. </w:t>
        </w:r>
      </w:ins>
      <w:del w:id="776"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777" w:author="Georgios KATSAROS" w:date="2016-08-31T21:06:00Z">
        <w:r w:rsidR="00D061F4">
          <w:t xml:space="preserve">(sispin is an internal meeting so typically one does not mention them). In October 2015, and for three months, I went on a </w:t>
        </w:r>
      </w:ins>
    </w:p>
    <w:p w:rsidR="000F41CC" w:rsidDel="00D061F4" w:rsidRDefault="000F41CC" w:rsidP="00D061F4">
      <w:pPr>
        <w:rPr>
          <w:del w:id="778" w:author="Georgios KATSAROS" w:date="2016-08-31T21:10:00Z"/>
        </w:rPr>
        <w:pPrChange w:id="779" w:author="Georgios KATSAROS" w:date="2016-08-31T21:10:00Z">
          <w:pPr/>
        </w:pPrChange>
      </w:pPr>
      <w:del w:id="780" w:author="Georgios KATSAROS" w:date="2016-08-31T21:07:00Z">
        <w:r w:rsidRPr="00223778" w:rsidDel="00D061F4">
          <w:rPr>
            <w:i/>
          </w:rPr>
          <w:delText>October 2015 – January 2016</w:delText>
        </w:r>
        <w:r w:rsidDel="00D061F4">
          <w:delText xml:space="preserve"> R</w:delText>
        </w:r>
      </w:del>
      <w:ins w:id="781" w:author="Georgios KATSAROS" w:date="2016-08-31T21:07:00Z">
        <w:r w:rsidR="00D061F4">
          <w:rPr>
            <w:i/>
          </w:rPr>
          <w:t>r</w:t>
        </w:r>
      </w:ins>
      <w:r>
        <w:t>esearch visit to</w:t>
      </w:r>
      <w:r w:rsidR="00223778">
        <w:t xml:space="preserve"> the</w:t>
      </w:r>
      <w:r>
        <w:t xml:space="preserve"> Center for Quantum Devices, Niels Bohr Institute, Copenhagen. I </w:t>
      </w:r>
      <w:ins w:id="782" w:author="Georgios KATSAROS" w:date="2016-08-31T21:07:00Z">
        <w:r w:rsidR="00D061F4">
          <w:t xml:space="preserve">worked in the group of Ferdinand Kuemmeth. This group is </w:t>
        </w:r>
      </w:ins>
      <w:del w:id="783" w:author="Georgios KATSAROS" w:date="2016-08-31T21:07:00Z">
        <w:r w:rsidDel="00D061F4">
          <w:delText xml:space="preserve">was working in </w:delText>
        </w:r>
        <w:r w:rsidR="003B3F28" w:rsidDel="00D061F4">
          <w:delText xml:space="preserve">a </w:delText>
        </w:r>
      </w:del>
      <w:del w:id="784" w:author="Georgios KATSAROS" w:date="2016-08-31T21:08:00Z">
        <w:r w:rsidDel="00D061F4">
          <w:delText xml:space="preserve">group of people who are trying to </w:delText>
        </w:r>
      </w:del>
      <w:r>
        <w:t>develop</w:t>
      </w:r>
      <w:ins w:id="785" w:author="Georgios KATSAROS" w:date="2016-08-31T21:08:00Z">
        <w:r w:rsidR="00D061F4">
          <w:t>ing</w:t>
        </w:r>
      </w:ins>
      <w:r>
        <w:t xml:space="preserve"> spin based qubit</w:t>
      </w:r>
      <w:ins w:id="786"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787" w:author="Georgios KATSAROS" w:date="2016-08-31T21:08:00Z">
        <w:r w:rsidR="00DF4C24" w:rsidDel="00D061F4">
          <w:delText>So</w:delText>
        </w:r>
      </w:del>
      <w:ins w:id="788"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789" w:author="Georgios KATSAROS" w:date="2016-08-31T21:08:00Z">
        <w:r w:rsidR="00DF4C24" w:rsidDel="00D061F4">
          <w:delText>fliters</w:delText>
        </w:r>
      </w:del>
      <w:ins w:id="790" w:author="Georgios KATSAROS" w:date="2016-08-31T21:08:00Z">
        <w:r w:rsidR="00D061F4">
          <w:t>filters</w:t>
        </w:r>
      </w:ins>
      <w:r w:rsidR="00DF4C24">
        <w:t xml:space="preserve">, </w:t>
      </w:r>
      <w:ins w:id="791" w:author="Georgios KATSAROS" w:date="2016-08-31T21:08:00Z">
        <w:r w:rsidR="00D061F4">
          <w:t xml:space="preserve">special type of </w:t>
        </w:r>
      </w:ins>
      <w:r w:rsidR="00DF4C24">
        <w:t xml:space="preserve">coaxial cables… ). </w:t>
      </w:r>
      <w:r w:rsidR="00223778">
        <w:t xml:space="preserve">I was </w:t>
      </w:r>
      <w:ins w:id="792" w:author="Georgios KATSAROS" w:date="2016-08-31T21:09:00Z">
        <w:r w:rsidR="00D061F4">
          <w:t xml:space="preserve">also </w:t>
        </w:r>
      </w:ins>
      <w:r w:rsidR="00223778">
        <w:t>f</w:t>
      </w:r>
      <w:r w:rsidR="00DF4C24">
        <w:t xml:space="preserve">ollowing the experiment of Filip Malinowski – tuning the GaAs double and triple </w:t>
      </w:r>
      <w:del w:id="793" w:author="Georgios KATSAROS" w:date="2016-08-31T21:10:00Z">
        <w:r w:rsidR="00DF4C24" w:rsidDel="00D061F4">
          <w:delText>quantum dot</w:delText>
        </w:r>
      </w:del>
      <w:ins w:id="794" w:author="Georgios KATSAROS" w:date="2016-08-31T21:10:00Z">
        <w:r w:rsidR="00D061F4">
          <w:t>QD</w:t>
        </w:r>
      </w:ins>
      <w:r w:rsidR="00DF4C24">
        <w:t xml:space="preserve"> for coherent spin manipulation and readout using </w:t>
      </w:r>
      <w:ins w:id="795" w:author="Georgios KATSAROS" w:date="2016-08-31T21:10:00Z">
        <w:r w:rsidR="00D061F4">
          <w:t xml:space="preserve">a </w:t>
        </w:r>
      </w:ins>
      <w:r w:rsidR="00DF4C24">
        <w:t>charge sensor ohmic reflectometry</w:t>
      </w:r>
      <w:ins w:id="796" w:author="Georgios KATSAROS" w:date="2016-08-31T21:10:00Z">
        <w:r w:rsidR="00D061F4">
          <w:t xml:space="preserve"> setup</w:t>
        </w:r>
      </w:ins>
      <w:r w:rsidR="00DF4C24">
        <w:t xml:space="preserve">.  </w:t>
      </w:r>
      <w:ins w:id="797" w:author="Georgios KATSAROS" w:date="2016-08-31T21:10:00Z">
        <w:r w:rsidR="00D061F4">
          <w:t xml:space="preserve">Since 2016 I am a PhD student of Georgios Katsaros, at the </w:t>
        </w:r>
      </w:ins>
    </w:p>
    <w:p w:rsidR="00223778" w:rsidRDefault="00223778" w:rsidP="00D061F4">
      <w:pPr>
        <w:pPrChange w:id="798" w:author="Georgios KATSAROS" w:date="2016-08-31T21:10:00Z">
          <w:pPr/>
        </w:pPrChange>
      </w:pPr>
      <w:del w:id="799"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800" w:author="Georgios KATSAROS" w:date="2016-08-31T21:11:00Z">
        <w:r w:rsidR="005A3C94">
          <w:t xml:space="preserve">, currently working on a second version of </w:t>
        </w:r>
      </w:ins>
      <w:del w:id="801" w:author="Georgios KATSAROS" w:date="2016-08-31T21:11:00Z">
        <w:r w:rsidRPr="00223778" w:rsidDel="005A3C94">
          <w:delText>.</w:delText>
        </w:r>
        <w:r w:rsidDel="005A3C94">
          <w:delText xml:space="preserve"> In the group of Georgios Katsaros. Developing the second version of the </w:delText>
        </w:r>
      </w:del>
      <w:ins w:id="802" w:author="Georgios KATSAROS" w:date="2016-08-31T21:16:00Z">
        <w:r w:rsidR="005324D9">
          <w:t xml:space="preserve">a </w:t>
        </w:r>
      </w:ins>
      <w:r>
        <w:t>reflectometry readout system</w:t>
      </w:r>
      <w:ins w:id="803" w:author="Georgios KATSAROS" w:date="2016-08-31T21:11:00Z">
        <w:r w:rsidR="005A3C94">
          <w:t xml:space="preserve"> </w:t>
        </w:r>
      </w:ins>
      <w:ins w:id="804" w:author="Georgios KATSAROS" w:date="2016-08-31T21:12:00Z">
        <w:r w:rsidR="005A3C94">
          <w:t xml:space="preserve">for spin relaxation experiments. </w:t>
        </w:r>
      </w:ins>
      <w:del w:id="805" w:author="Georgios KATSAROS" w:date="2016-08-31T21:11:00Z">
        <w:r w:rsidDel="005A3C94">
          <w:delText>. Setting up instrumentation for spin relaxation time measurements. S</w:delText>
        </w:r>
      </w:del>
      <w:del w:id="806"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807"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808" w:author="Georgios KATSAROS" w:date="2016-08-31T21:16:00Z"/>
        </w:rPr>
      </w:pPr>
      <w:del w:id="809"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810"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811" w:author="Georgios KATSAROS" w:date="2016-08-31T21:18:00Z"/>
        </w:rPr>
      </w:pPr>
      <w:ins w:id="812"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813" w:author="Georgios KATSAROS" w:date="2016-08-31T21:18:00Z">
        <w:r>
          <w:t>I think it would be nice if you can fit your picture Figure 2 (which appears in the next pages where you show the SEM image of the Double dot with the multiple gate reflectometry tank circuits)</w:t>
        </w:r>
      </w:ins>
      <w:bookmarkStart w:id="814" w:name="_GoBack"/>
      <w:bookmarkEnd w:id="814"/>
    </w:p>
    <w:p w:rsidR="00F26625" w:rsidRPr="00F26625" w:rsidRDefault="00F26625" w:rsidP="00F26625">
      <w:pPr>
        <w:rPr>
          <w:ins w:id="815" w:author="Georgios KATSAROS" w:date="2016-08-25T20:06:00Z"/>
          <w:b/>
        </w:rPr>
      </w:pPr>
    </w:p>
    <w:p w:rsidR="00FA065A" w:rsidRDefault="00FA065A" w:rsidP="00AC56ED">
      <w:pPr>
        <w:spacing w:line="240" w:lineRule="auto"/>
        <w:rPr>
          <w:ins w:id="816" w:author="Georgios KATSAROS" w:date="2016-08-25T20:06:00Z"/>
          <w:b/>
        </w:rPr>
      </w:pPr>
    </w:p>
    <w:p w:rsidR="000F48ED" w:rsidRPr="00AC56ED" w:rsidRDefault="000F48ED" w:rsidP="00AC56ED">
      <w:pPr>
        <w:spacing w:line="240" w:lineRule="auto"/>
        <w:rPr>
          <w:b/>
        </w:rPr>
      </w:pPr>
      <w:ins w:id="817"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818" w:author="Georgios KATSAROS" w:date="2016-08-20T13:33:00Z">
            <w:rPr>
              <w:i/>
            </w:rPr>
          </w:rPrChange>
        </w:rPr>
      </w:pPr>
      <w:r w:rsidRPr="006065D9">
        <w:rPr>
          <w:lang w:val="de-AT"/>
          <w:rPrChange w:id="819" w:author="Georgios KATSAROS" w:date="2016-08-20T13:33:00Z">
            <w:rPr/>
          </w:rPrChange>
        </w:rPr>
        <w:t xml:space="preserve">Xiaobo Zhu1 el al., </w:t>
      </w:r>
      <w:r w:rsidRPr="006065D9">
        <w:rPr>
          <w:i/>
          <w:lang w:val="de-AT"/>
          <w:rPrChange w:id="820" w:author="Georgios KATSAROS" w:date="2016-08-20T13:33:00Z">
            <w:rPr>
              <w:i/>
            </w:rPr>
          </w:rPrChange>
        </w:rPr>
        <w:t>Nature</w:t>
      </w:r>
      <w:r w:rsidRPr="006065D9">
        <w:rPr>
          <w:lang w:val="de-AT"/>
          <w:rPrChange w:id="821" w:author="Georgios KATSAROS" w:date="2016-08-20T13:33:00Z">
            <w:rPr/>
          </w:rPrChange>
        </w:rPr>
        <w:t xml:space="preserve"> </w:t>
      </w:r>
      <w:r w:rsidRPr="006065D9">
        <w:rPr>
          <w:b/>
          <w:lang w:val="de-AT"/>
          <w:rPrChange w:id="822" w:author="Georgios KATSAROS" w:date="2016-08-20T13:33:00Z">
            <w:rPr>
              <w:b/>
            </w:rPr>
          </w:rPrChange>
        </w:rPr>
        <w:t>2011</w:t>
      </w:r>
      <w:r w:rsidRPr="006065D9">
        <w:rPr>
          <w:rFonts w:ascii="Arial" w:hAnsi="Arial" w:cs="Arial"/>
          <w:color w:val="333333"/>
          <w:shd w:val="clear" w:color="auto" w:fill="FFFFFF"/>
          <w:lang w:val="de-AT"/>
          <w:rPrChange w:id="823" w:author="Georgios KATSAROS" w:date="2016-08-20T13:33:00Z">
            <w:rPr>
              <w:rFonts w:ascii="Arial" w:hAnsi="Arial" w:cs="Arial"/>
              <w:color w:val="333333"/>
              <w:shd w:val="clear" w:color="auto" w:fill="FFFFFF"/>
            </w:rPr>
          </w:rPrChange>
        </w:rPr>
        <w:t xml:space="preserve"> </w:t>
      </w:r>
      <w:r w:rsidRPr="006065D9">
        <w:rPr>
          <w:lang w:val="de-AT"/>
          <w:rPrChange w:id="824"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334CD3"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825" w:author="Georgios KATSAROS" w:date="2016-08-20T13:33:00Z">
            <w:rPr>
              <w:i/>
            </w:rPr>
          </w:rPrChange>
        </w:rPr>
      </w:pPr>
      <w:r>
        <w:rPr>
          <w:shd w:val="clear" w:color="auto" w:fill="FFFFFF"/>
        </w:rPr>
        <w:t xml:space="preserve"> </w:t>
      </w:r>
      <w:r w:rsidRPr="006065D9">
        <w:rPr>
          <w:shd w:val="clear" w:color="auto" w:fill="FFFFFF"/>
          <w:lang w:val="de-AT"/>
          <w:rPrChange w:id="826" w:author="Georgios KATSAROS" w:date="2016-08-20T13:33:00Z">
            <w:rPr>
              <w:shd w:val="clear" w:color="auto" w:fill="FFFFFF"/>
            </w:rPr>
          </w:rPrChange>
        </w:rPr>
        <w:t>H. Watzinger et al.,</w:t>
      </w:r>
      <w:r w:rsidRPr="006065D9">
        <w:rPr>
          <w:lang w:val="de-AT"/>
          <w:rPrChange w:id="827" w:author="Georgios KATSAROS" w:date="2016-08-20T13:33:00Z">
            <w:rPr/>
          </w:rPrChange>
        </w:rPr>
        <w:t xml:space="preserve"> </w:t>
      </w:r>
      <w:r>
        <w:fldChar w:fldCharType="begin"/>
      </w:r>
      <w:r w:rsidRPr="006065D9">
        <w:rPr>
          <w:lang w:val="de-AT"/>
          <w:rPrChange w:id="828" w:author="Georgios KATSAROS" w:date="2016-08-20T13:33:00Z">
            <w:rPr/>
          </w:rPrChange>
        </w:rPr>
        <w:instrText xml:space="preserve"> HYPERLINK "https://arxiv.org/abs/1607.02977" </w:instrText>
      </w:r>
      <w:r>
        <w:fldChar w:fldCharType="separate"/>
      </w:r>
      <w:r w:rsidRPr="006065D9">
        <w:rPr>
          <w:i/>
          <w:lang w:val="de-AT"/>
          <w:rPrChange w:id="829" w:author="Georgios KATSAROS" w:date="2016-08-20T13:33:00Z">
            <w:rPr>
              <w:i/>
            </w:rPr>
          </w:rPrChange>
        </w:rPr>
        <w:t>arXiv:1607.02977</w:t>
      </w:r>
      <w:r>
        <w:rPr>
          <w:i/>
        </w:rPr>
        <w:fldChar w:fldCharType="end"/>
      </w:r>
      <w:r w:rsidRPr="006065D9">
        <w:rPr>
          <w:i/>
          <w:lang w:val="de-AT"/>
          <w:rPrChange w:id="830"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831"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832" w:author="Georgios KATSAROS" w:date="2016-08-20T13:33:00Z">
            <w:rPr>
              <w:shd w:val="clear" w:color="auto" w:fill="FFFFFF"/>
            </w:rPr>
          </w:rPrChange>
        </w:rPr>
        <w:t xml:space="preserve"> </w:t>
      </w:r>
      <w:r w:rsidRPr="006065D9">
        <w:rPr>
          <w:lang w:val="de-AT"/>
          <w:rPrChange w:id="833" w:author="Georgios KATSAROS" w:date="2016-08-20T13:33:00Z">
            <w:rPr/>
          </w:rPrChange>
        </w:rPr>
        <w:t xml:space="preserve">Gonzalez-Zalba, M. F. et al., </w:t>
      </w:r>
      <w:r w:rsidRPr="006065D9">
        <w:rPr>
          <w:i/>
          <w:lang w:val="de-AT"/>
          <w:rPrChange w:id="834"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4"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5"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A86" w:rsidRDefault="00862A86" w:rsidP="007436F6">
      <w:pPr>
        <w:spacing w:after="0" w:line="240" w:lineRule="auto"/>
      </w:pPr>
      <w:r>
        <w:separator/>
      </w:r>
    </w:p>
  </w:endnote>
  <w:endnote w:type="continuationSeparator" w:id="0">
    <w:p w:rsidR="00862A86" w:rsidRDefault="00862A86"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E¡Ëc¢®¡×u¡Ë¢ç¢®¡¿u¡Ë¢çE¡Ë¢ç¨Ï"/>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A86" w:rsidRDefault="00862A86" w:rsidP="007436F6">
      <w:pPr>
        <w:spacing w:after="0" w:line="240" w:lineRule="auto"/>
      </w:pPr>
      <w:r>
        <w:separator/>
      </w:r>
    </w:p>
  </w:footnote>
  <w:footnote w:type="continuationSeparator" w:id="0">
    <w:p w:rsidR="00862A86" w:rsidRDefault="00862A86"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4403"/>
    <w:rsid w:val="00174ACA"/>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3F28"/>
    <w:rsid w:val="003B702D"/>
    <w:rsid w:val="003C024A"/>
    <w:rsid w:val="003C0C66"/>
    <w:rsid w:val="003C36A6"/>
    <w:rsid w:val="003C3873"/>
    <w:rsid w:val="003D1E39"/>
    <w:rsid w:val="003D4446"/>
    <w:rsid w:val="003E2347"/>
    <w:rsid w:val="003E2388"/>
    <w:rsid w:val="003E5238"/>
    <w:rsid w:val="003E6BC9"/>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4869"/>
    <w:rsid w:val="004C5B53"/>
    <w:rsid w:val="004C7864"/>
    <w:rsid w:val="004D1C95"/>
    <w:rsid w:val="004D4908"/>
    <w:rsid w:val="004D52AB"/>
    <w:rsid w:val="004D7FE8"/>
    <w:rsid w:val="004E43A2"/>
    <w:rsid w:val="004F3DAD"/>
    <w:rsid w:val="005028B0"/>
    <w:rsid w:val="00510622"/>
    <w:rsid w:val="00512FD8"/>
    <w:rsid w:val="00515C88"/>
    <w:rsid w:val="0052422F"/>
    <w:rsid w:val="00525A02"/>
    <w:rsid w:val="00530490"/>
    <w:rsid w:val="005324D9"/>
    <w:rsid w:val="00533A2B"/>
    <w:rsid w:val="00534ED8"/>
    <w:rsid w:val="0053730E"/>
    <w:rsid w:val="0053764A"/>
    <w:rsid w:val="00553EBF"/>
    <w:rsid w:val="00563A55"/>
    <w:rsid w:val="0056414E"/>
    <w:rsid w:val="005648E2"/>
    <w:rsid w:val="005671CD"/>
    <w:rsid w:val="00567C9C"/>
    <w:rsid w:val="00573BFB"/>
    <w:rsid w:val="00577FEC"/>
    <w:rsid w:val="00580D5B"/>
    <w:rsid w:val="005871E8"/>
    <w:rsid w:val="005966DE"/>
    <w:rsid w:val="005A23A8"/>
    <w:rsid w:val="005A2A96"/>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6416"/>
    <w:rsid w:val="008867C7"/>
    <w:rsid w:val="008921CA"/>
    <w:rsid w:val="0089525B"/>
    <w:rsid w:val="00895A14"/>
    <w:rsid w:val="00896017"/>
    <w:rsid w:val="008A68C9"/>
    <w:rsid w:val="008B50BB"/>
    <w:rsid w:val="008B58B5"/>
    <w:rsid w:val="008C2BB5"/>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4F1C"/>
    <w:rsid w:val="00CD1D6E"/>
    <w:rsid w:val="00CD5415"/>
    <w:rsid w:val="00CD7288"/>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9CE0D-8FB0-4143-93A4-13E2189AF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24</Pages>
  <Words>6232</Words>
  <Characters>35529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41678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Georgios KATSAROS</cp:lastModifiedBy>
  <cp:revision>24</cp:revision>
  <dcterms:created xsi:type="dcterms:W3CDTF">2016-08-31T08:43:00Z</dcterms:created>
  <dcterms:modified xsi:type="dcterms:W3CDTF">2016-08-31T19:19:00Z</dcterms:modified>
</cp:coreProperties>
</file>