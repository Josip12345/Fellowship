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del>
    </w:p>
    <w:p w:rsidR="00AB3B6B" w:rsidRPr="00AB3B6B" w:rsidDel="001C12E4" w:rsidRDefault="00AB3B6B" w:rsidP="00AB3B6B">
      <w:pPr>
        <w:rPr>
          <w:del w:id="6" w:author="Georgios KATSAROS" w:date="2016-08-25T10:29:00Z"/>
        </w:rPr>
      </w:pPr>
    </w:p>
    <w:p w:rsidR="005152EA" w:rsidRDefault="00B80CDB" w:rsidP="005152EA">
      <w:pPr>
        <w:pStyle w:val="Heading4"/>
        <w:rPr>
          <w:ins w:id="7" w:author="Josip KUKUCKA" w:date="2016-09-02T16:38:00Z"/>
        </w:rPr>
      </w:pPr>
      <w:r>
        <w:t xml:space="preserve">Optimizing </w:t>
      </w:r>
      <w:r w:rsidR="00A55DCD">
        <w:t xml:space="preserve">the </w:t>
      </w:r>
      <w:r w:rsidR="0037501E">
        <w:t>gate reflectometry</w:t>
      </w:r>
      <w:ins w:id="8"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rsidRPr="00402D0E">
        <w:rPr>
          <w:rStyle w:val="Heading4Char"/>
        </w:rPr>
        <w:lastRenderedPageBreak/>
        <w:t>Spin dynamics</w:t>
      </w:r>
      <w:r w:rsidR="00402D0E" w:rsidRPr="00402D0E">
        <w:rPr>
          <w:rStyle w:val="Heading4Char"/>
        </w:rPr>
        <w:t xml:space="preserve"> exper</w:t>
      </w:r>
      <w:r w:rsidRPr="00402D0E">
        <w:rPr>
          <w:rStyle w:val="Heading4Char"/>
        </w:rPr>
        <w:t>i</w:t>
      </w:r>
      <w:r w:rsidR="00402D0E" w:rsidRPr="00402D0E">
        <w:rPr>
          <w:rStyle w:val="Heading4Char"/>
        </w:rPr>
        <w:t>m</w:t>
      </w:r>
      <w:r w:rsidRPr="00402D0E">
        <w:rPr>
          <w:rStyle w:val="Heading4Char"/>
        </w:rPr>
        <w:t>ents</w:t>
      </w:r>
      <w:r>
        <w:t xml:space="preserve"> </w:t>
      </w:r>
    </w:p>
    <w:p w:rsidR="00F42C8D" w:rsidDel="00012198" w:rsidRDefault="00844A89" w:rsidP="00012198">
      <w:pPr>
        <w:rPr>
          <w:del w:id="9" w:author="Georgios KATSAROS" w:date="2016-08-31T12:40:00Z"/>
          <w:b/>
        </w:rPr>
      </w:pPr>
      <w:r>
        <w:t>Once the gate reflectometry setup will be properly working, I will focus on performing spin manipulation experiments. During my PhD I will focus on the Loss-Divincenzo spin qubit</w:t>
      </w:r>
      <w:r w:rsidR="00012198">
        <w:t xml:space="preserve">. </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r w:rsidR="00012198">
        <w:t>QDs</w:t>
      </w:r>
      <w:r>
        <w:t xml:space="preserve"> is </w:t>
      </w:r>
      <w:r w:rsidR="00012198">
        <w:t xml:space="preserve">a </w:t>
      </w:r>
      <w:r>
        <w:t xml:space="preserve">serial double quantum dot (DQD) system.  A DQD system consists of two neighboring </w:t>
      </w:r>
      <w:r w:rsidR="00012198">
        <w:t>QDs</w:t>
      </w:r>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r w:rsidR="00FD3D03">
        <w:t xml:space="preserve">shown for </w:t>
      </w:r>
      <w:r w:rsidR="00EE3282">
        <w:t>gate defined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r w:rsidR="00402D0E">
        <w:t xml:space="preserve"> </w:t>
      </w:r>
      <w:r>
        <w:t xml:space="preserve">describes how spin blockade can be used to extract information about the spin </w:t>
      </w:r>
      <w:r w:rsidR="002A6B94">
        <w:t xml:space="preserve">degree of freedom </w:t>
      </w:r>
      <w:r>
        <w:t>in the left QD in the DQD syst</w:t>
      </w:r>
      <w:r w:rsidR="00EE3282">
        <w:t>em. If the spin configuration form</w:t>
      </w:r>
      <w:r w:rsidR="00433373">
        <w:t>s</w:t>
      </w:r>
      <w:r w:rsidR="00EE3282">
        <w:t xml:space="preserve"> </w:t>
      </w:r>
      <w:r w:rsidR="00433373">
        <w:t xml:space="preserve">a </w:t>
      </w:r>
      <w:r w:rsidR="00EE3282">
        <w:t xml:space="preserve">singlet </w:t>
      </w:r>
      <w:r w:rsidR="00433373">
        <w:t xml:space="preserve">state </w:t>
      </w:r>
      <w:r w:rsidR="00EE3282">
        <w:t>S(1,1)</w:t>
      </w:r>
      <w:r w:rsidR="00370522">
        <w:t xml:space="preserve"> </w:t>
      </w:r>
      <w:r w:rsidR="00370522">
        <w:t>(the numbers in brackets denote the hole number on the left and right dot respectively)</w:t>
      </w:r>
      <w:r w:rsidR="00370522">
        <w:t xml:space="preserve">, like show in </w:t>
      </w:r>
      <w:r w:rsidR="00370522">
        <w:t>Figure 1a</w:t>
      </w:r>
      <w:r w:rsidR="00EE3282">
        <w:t xml:space="preserve">, </w:t>
      </w:r>
      <w:r>
        <w:t xml:space="preserve">then after </w:t>
      </w:r>
      <w:r>
        <w:lastRenderedPageBreak/>
        <w:t xml:space="preserve">electrostatic pushing, by applying voltage pulses on gates </w:t>
      </w:r>
      <w:r w:rsidR="00CE53B0">
        <w:t xml:space="preserve">L and R, </w:t>
      </w:r>
      <w:r w:rsidR="00433373">
        <w:t xml:space="preserve">the </w:t>
      </w:r>
      <w:r w:rsidR="00CE53B0">
        <w:t>hole</w:t>
      </w:r>
      <w:r>
        <w:t xml:space="preserve"> is all</w:t>
      </w:r>
      <w:r w:rsidR="00E454F5">
        <w:t>o</w:t>
      </w:r>
      <w:r w:rsidR="00370522">
        <w:t xml:space="preserve">wed to tunnel to the right dot, </w:t>
      </w:r>
      <w:r w:rsidR="00E454F5">
        <w:t xml:space="preserve">forming </w:t>
      </w:r>
      <w:r w:rsidR="00433373">
        <w:t xml:space="preserve">a </w:t>
      </w:r>
      <w:r w:rsidR="00370522">
        <w:t>singlet S(0,2) state</w:t>
      </w:r>
      <w:r w:rsidR="00433373">
        <w:t xml:space="preserve">. </w:t>
      </w:r>
      <w:r w:rsidR="00370522">
        <w:t xml:space="preserve">In the </w:t>
      </w:r>
      <w:r>
        <w:t>case</w:t>
      </w:r>
      <w:r w:rsidR="00370522">
        <w:t xml:space="preserve"> </w:t>
      </w:r>
      <w:r w:rsidR="00370522">
        <w:t>below</w:t>
      </w:r>
      <w:r>
        <w:t>, Fi</w:t>
      </w:r>
      <w:r w:rsidR="00370522">
        <w:t>gure 1c), holes in both dots</w:t>
      </w:r>
      <w:r w:rsidR="00FD3D03">
        <w:t xml:space="preserve"> </w:t>
      </w:r>
      <w:r>
        <w:t xml:space="preserve">have </w:t>
      </w:r>
      <w:r w:rsidR="00FD3D03">
        <w:t xml:space="preserve">the </w:t>
      </w:r>
      <w:r>
        <w:t>same spin</w:t>
      </w:r>
      <w:r w:rsidR="00370522">
        <w:t>, forming a triplet T(1,1) state,</w:t>
      </w:r>
      <w:r>
        <w:t xml:space="preserve"> and due to Pauli exclusion principle they stay in</w:t>
      </w:r>
      <w:r w:rsidR="00E454F5">
        <w:t xml:space="preserve"> </w:t>
      </w:r>
      <w:r w:rsidR="00174ACA">
        <w:t xml:space="preserve">the </w:t>
      </w:r>
      <w:r w:rsidR="00E454F5">
        <w:t xml:space="preserve">(1,1) </w:t>
      </w:r>
      <w:r>
        <w:t>configuration after electrostatic pushing</w:t>
      </w:r>
      <w:r w:rsidR="00E454F5">
        <w:t xml:space="preserve"> because </w:t>
      </w:r>
      <w:r w:rsidR="00FD3D03">
        <w:t xml:space="preserve">the triplet state </w:t>
      </w:r>
      <w:r w:rsidR="00E454F5">
        <w:t xml:space="preserve">T(0,2) is </w:t>
      </w:r>
      <w:r w:rsidR="00174ACA">
        <w:t>too high in energy and thus not available</w:t>
      </w:r>
      <w:r>
        <w:t xml:space="preserve">. </w:t>
      </w:r>
    </w:p>
    <w:p w:rsidR="00F42C8D" w:rsidRPr="006E0B0C" w:rsidRDefault="00F42C8D" w:rsidP="0053764A"/>
    <w:p w:rsidR="00F42C8D" w:rsidRDefault="00F42C8D" w:rsidP="00402D0E">
      <w:pPr>
        <w:pStyle w:val="Heading5"/>
      </w:pPr>
      <w:r>
        <w:t>Measuring the spin relaxation time T</w:t>
      </w:r>
      <w:r>
        <w:rPr>
          <w:vertAlign w:val="subscript"/>
        </w:rPr>
        <w:t>1</w:t>
      </w:r>
      <w:r>
        <w:t xml:space="preserve"> </w:t>
      </w:r>
    </w:p>
    <w:p w:rsidR="002B3BBA" w:rsidRPr="0073362E" w:rsidRDefault="0033444E" w:rsidP="002B3BBA">
      <w:r>
        <w:t xml:space="preserve">For measuring </w:t>
      </w:r>
      <w:r w:rsidR="00856250">
        <w:t xml:space="preserve">the </w:t>
      </w:r>
      <w:r>
        <w:t>spin relaxation time</w:t>
      </w:r>
      <w:r w:rsidR="00EF11B4">
        <w:t>,</w:t>
      </w:r>
      <w:r>
        <w:t xml:space="preserve"> </w:t>
      </w:r>
      <w:r w:rsidR="002A6B94">
        <w:t xml:space="preserve">an </w:t>
      </w:r>
      <w:r w:rsidR="00EF11B4">
        <w:t xml:space="preserve">approach similar to </w:t>
      </w:r>
      <w:r w:rsidR="002A6B94">
        <w:t xml:space="preserve">the </w:t>
      </w:r>
      <w:r w:rsidR="00EF11B4">
        <w:t>approach of Koppens et al. [20</w:t>
      </w:r>
      <w:r>
        <w:t>]</w:t>
      </w:r>
      <w:r w:rsidR="00EF11B4">
        <w:t xml:space="preserve"> will be used</w:t>
      </w:r>
      <w:r>
        <w:t>.</w:t>
      </w:r>
      <w:r w:rsidR="0053764A">
        <w:t xml:space="preserve"> </w:t>
      </w:r>
      <w:r w:rsidR="00B65963">
        <w:t>The DQD will be tuned to a the (0,1)-(1,1)-(0,2) triple point</w:t>
      </w:r>
      <w:r w:rsidR="002A6B94">
        <w:t>.</w:t>
      </w:r>
      <w:r>
        <w:t xml:space="preserve"> </w:t>
      </w:r>
      <w:r w:rsidR="00856250">
        <w:t>The l</w:t>
      </w:r>
      <w:r>
        <w:t xml:space="preserve">eft dot is initially empty while the right dot is populated with </w:t>
      </w:r>
      <w:r w:rsidR="00145A2E">
        <w:t xml:space="preserve">a spin in its ground state, </w:t>
      </w:r>
      <w:r w:rsidR="00856250">
        <w:t xml:space="preserve">a </w:t>
      </w:r>
      <w:r w:rsidR="0073362E">
        <w:t xml:space="preserve">spin </w:t>
      </w:r>
      <w:r w:rsidR="00145A2E">
        <w:t xml:space="preserve">down </w:t>
      </w:r>
      <w:r w:rsidR="0073362E">
        <w:t>hole</w:t>
      </w:r>
      <w:r>
        <w:t xml:space="preserve">. First, pulsing the gate of the left dot </w:t>
      </w:r>
      <w:r w:rsidR="00145A2E">
        <w:t xml:space="preserve">will </w:t>
      </w:r>
      <w:r w:rsidR="00360A4E">
        <w:t xml:space="preserve">bring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r w:rsidR="00145A2E">
        <w:t xml:space="preserve">hole </w:t>
      </w:r>
      <w:r w:rsidR="00B17175">
        <w:t>tunneling</w:t>
      </w:r>
      <w:r w:rsidR="002A6B94">
        <w:t xml:space="preserve"> (holes tunnel to higher lying electrochemical potentials)</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r w:rsidR="00145A2E">
        <w:t xml:space="preserve">is thus in either a singlet (1,1) state or a triplet (1,1) state and </w:t>
      </w:r>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2A6B94">
        <w:t xml:space="preserve">a </w:t>
      </w:r>
      <w:r w:rsidR="0073362E">
        <w:t>second pulse</w:t>
      </w:r>
      <w:r w:rsidR="00655F7C">
        <w:t xml:space="preserve"> level </w:t>
      </w:r>
      <w:r w:rsidR="002A6B94">
        <w:t xml:space="preserve">is applied in order to </w:t>
      </w:r>
      <w:r w:rsidR="00145A2E">
        <w:t xml:space="preserve">bring the hole from the left QD to the right QD. For an S(1,1) configuration tunneling will take place. As explained above due to spin blockade this will not be the case for the T(1,1) state. </w:t>
      </w:r>
      <w:r w:rsidR="00655F7C">
        <w:t>If</w:t>
      </w:r>
      <w:r w:rsidR="00B17175">
        <w:t xml:space="preserve"> </w:t>
      </w:r>
      <w:r w:rsidR="00145A2E">
        <w:t>charge tunneling take</w:t>
      </w:r>
      <w:r w:rsidR="003D1E39">
        <w:t>s</w:t>
      </w:r>
      <w:r w:rsidR="00145A2E">
        <w:t xml:space="preserve"> place, a shift in the </w:t>
      </w:r>
      <w:r w:rsidR="00655F7C">
        <w:t>quantum capacitance</w:t>
      </w:r>
      <w:r w:rsidR="00B17175">
        <w:t xml:space="preserve"> (capacitance originating from </w:t>
      </w:r>
      <w:r w:rsidR="004C0C57">
        <w:t xml:space="preserve">the </w:t>
      </w:r>
      <w:r w:rsidR="00B17175">
        <w:t xml:space="preserve">DQD charge polarization) </w:t>
      </w:r>
      <w:r w:rsidR="00145A2E">
        <w:t xml:space="preserve">will take place, </w:t>
      </w:r>
      <w:r w:rsidR="00655F7C">
        <w:t xml:space="preserve">which is read by </w:t>
      </w:r>
      <w:r w:rsidR="007416F8">
        <w:t xml:space="preserve">the </w:t>
      </w:r>
      <w:r w:rsidR="00655F7C">
        <w:t xml:space="preserve">gate reflectometry. The probability of finding the </w:t>
      </w:r>
      <w:r w:rsidR="00145A2E">
        <w:t>DQD system in the T(1,1)</w:t>
      </w:r>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4A5FE1">
        <w:t>,</w:t>
      </w:r>
      <w:r w:rsidR="003D1E39">
        <w:t xml:space="preserve"> </w:t>
      </w:r>
      <w:r w:rsidR="002B3BBA">
        <w:t xml:space="preserve">since for long waiting times the DQD will always end in the S(1,1) state. </w:t>
      </w:r>
    </w:p>
    <w:p w:rsidR="002B3BBA" w:rsidRPr="0073362E" w:rsidRDefault="002B3BBA" w:rsidP="002B3BBA"/>
    <w:p w:rsidR="00FF7C3A" w:rsidRDefault="00FF7C3A" w:rsidP="00655F7C">
      <w:pPr>
        <w:rPr>
          <w:ins w:id="10" w:author="Josip KUKUCKA" w:date="2016-09-02T17:41:00Z"/>
        </w:rPr>
      </w:pPr>
    </w:p>
    <w:p w:rsidR="004A5FE1" w:rsidRDefault="004A5FE1" w:rsidP="00655F7C"/>
    <w:p w:rsidR="00027EDD" w:rsidRDefault="00027EDD" w:rsidP="00655F7C"/>
    <w:p w:rsidR="00027EDD" w:rsidRDefault="00027EDD" w:rsidP="00655F7C"/>
    <w:p w:rsidR="00027EDD" w:rsidRPr="0073362E" w:rsidRDefault="00027EDD" w:rsidP="00655F7C"/>
    <w:p w:rsidR="0046709D" w:rsidRDefault="006643D4" w:rsidP="00402D0E">
      <w:pPr>
        <w:pStyle w:val="Heading5"/>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CE0D83">
        <w:t xml:space="preserve"> axis</w:t>
      </w:r>
      <w:r w:rsidR="001B1922">
        <w:t xml:space="preserve"> </w:t>
      </w:r>
      <w:r w:rsidR="00FF0ABE">
        <w:t xml:space="preserve">with </w:t>
      </w:r>
      <w:r w:rsidR="00642FD4">
        <w:t xml:space="preserve">a </w:t>
      </w:r>
      <w:r w:rsidR="00FF0ABE">
        <w:t>so</w:t>
      </w:r>
      <w:r w:rsidR="007E5330">
        <w:t>-</w:t>
      </w:r>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7E5330">
        <w:rPr>
          <w:rFonts w:eastAsiaTheme="minorEastAsia"/>
        </w:rPr>
        <w:t xml:space="preserve">the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r w:rsidR="007E5330">
        <w:t xml:space="preserve">a </w:t>
      </w:r>
      <w:r w:rsidR="00F812BB">
        <w:t xml:space="preserve">apply static 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7E5330">
        <w:t xml:space="preserve">This </w:t>
      </w:r>
      <w:r w:rsidR="009D4E58">
        <w:t>technique is called g-tensor modulation technique</w:t>
      </w:r>
      <w:r w:rsidR="007E5330">
        <w:t xml:space="preserve"> and is going to be used in the qubit I am planning to study</w:t>
      </w:r>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C17C92">
        <w:t>or frequencies. For example, expected g factor for holes in Ge is around 3 [10] and standard value of magnetic field is around 0.5 T</w:t>
      </w:r>
      <w:r w:rsidR="00C17C92">
        <w:rPr>
          <w:i/>
        </w:rPr>
        <w:t xml:space="preserve"> </w:t>
      </w:r>
      <w:r w:rsidR="00C17C92">
        <w:t>which according to expressions for E</w:t>
      </w:r>
      <w:r w:rsidR="00C17C92" w:rsidRPr="00C17C92">
        <w:rPr>
          <w:vertAlign w:val="subscript"/>
        </w:rPr>
        <w:t>z</w:t>
      </w:r>
      <w:r w:rsidR="00C17C92">
        <w:t xml:space="preserve"> and f above gives f around 20 GHz</w:t>
      </w:r>
      <w:r w:rsidR="001374AA">
        <w:t xml:space="preserve">. For this purpose </w:t>
      </w:r>
      <w:r w:rsidR="00AD6572">
        <w:t xml:space="preserve">a </w:t>
      </w:r>
      <w:r w:rsidR="00C17C92">
        <w:t>vector signal generator</w:t>
      </w:r>
      <w:r w:rsidR="007E5330">
        <w:t xml:space="preserve"> </w:t>
      </w:r>
      <w:r w:rsidR="00E36205">
        <w:t>will be used, controlled also from the python measurement application.</w:t>
      </w:r>
    </w:p>
    <w:p w:rsidR="00747652" w:rsidRDefault="00293741" w:rsidP="00402D0E">
      <w:pPr>
        <w:pStyle w:val="Heading6"/>
      </w:pPr>
      <w:r>
        <w:lastRenderedPageBreak/>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rsidP="005568F8">
      <w:pPr>
        <w:rPr>
          <w:rPrChange w:id="11" w:author="Georgios KATSAROS" w:date="2016-08-25T11:40:00Z">
            <w:rPr>
              <w:vertAlign w:val="superscript"/>
            </w:rPr>
          </w:rPrChange>
        </w:rPr>
      </w:pPr>
      <w:r>
        <w:t xml:space="preserve">In order to </w:t>
      </w:r>
      <w:r w:rsidR="007F04D4">
        <w:t>determine coherence times</w:t>
      </w:r>
      <w:r w:rsidR="00C3036F">
        <w:t>,</w:t>
      </w:r>
      <w:r>
        <w:t xml:space="preserve"> coherent manipulation of the spin is needed. In order to verify coherent manipulation of the spin, Rabi oscillation experiment</w:t>
      </w:r>
      <w:r w:rsidR="007F04D4">
        <w:t>s</w:t>
      </w:r>
      <w:r>
        <w:t xml:space="preserve"> will</w:t>
      </w:r>
      <w:r w:rsidR="00C3036F">
        <w:t xml:space="preserve"> be conducted. </w:t>
      </w:r>
      <w:r w:rsidR="007F04D4">
        <w:t xml:space="preserve">The </w:t>
      </w:r>
      <w:r w:rsidR="00C3036F">
        <w:t xml:space="preserve">DQD will be initialized in </w:t>
      </w:r>
      <w:r w:rsidR="003242F4">
        <w:t>T</w:t>
      </w:r>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r w:rsidR="003242F4">
        <w:t xml:space="preserve"> (which is a singlet (0,2) configuration as explained already above)</w:t>
      </w:r>
      <w:r w:rsidR="00C3036F">
        <w:t xml:space="preserve">. If </w:t>
      </w:r>
      <w:r w:rsidR="00630ED1">
        <w:t xml:space="preserve">the </w:t>
      </w:r>
      <w:r w:rsidR="003242F4">
        <w:t>S</w:t>
      </w:r>
      <w:r w:rsidR="00C3036F">
        <w:t>(0,2) configuration is achieved</w:t>
      </w:r>
      <w:r w:rsidR="00630ED1">
        <w:t>, it means that the spin has been rotated</w:t>
      </w:r>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5568F8">
        <w:rPr>
          <w:rFonts w:ascii="Calibri" w:hAnsi="Calibri" w:cs="Arial"/>
          <w:color w:val="252525"/>
          <w:sz w:val="21"/>
          <w:szCs w:val="21"/>
          <w:shd w:val="clear" w:color="auto" w:fill="FFFFFF"/>
        </w:rPr>
        <w:t xml:space="preserve">, </w:t>
      </w:r>
      <w:r w:rsidR="003242F4">
        <w:rPr>
          <w:rFonts w:ascii="Calibri" w:hAnsi="Calibri" w:cs="Arial"/>
          <w:color w:val="252525"/>
          <w:sz w:val="21"/>
          <w:szCs w:val="21"/>
          <w:shd w:val="clear" w:color="auto" w:fill="FFFFFF"/>
        </w:rPr>
        <w:t xml:space="preserve">a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r w:rsidR="003242F4">
        <w:t xml:space="preserve">the </w:t>
      </w:r>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r w:rsidR="003242F4">
        <w:t>s</w:t>
      </w:r>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r w:rsidR="003242F4">
        <w:t xml:space="preserve">the </w:t>
      </w:r>
      <w:r w:rsidR="00303DF3" w:rsidRPr="00AC0517">
        <w:t xml:space="preserve">x </w:t>
      </w:r>
      <w:r w:rsidR="003242F4" w:rsidRPr="00AC0517">
        <w:t>ax</w:t>
      </w:r>
      <w:r w:rsidR="003242F4">
        <w:t>i</w:t>
      </w:r>
      <w:r w:rsidR="003242F4" w:rsidRPr="00AC0517">
        <w:t xml:space="preserve">s </w:t>
      </w:r>
      <w:r w:rsidR="00467658" w:rsidRPr="00AC0517">
        <w:t xml:space="preserve">is applied to bring the spin vector </w:t>
      </w:r>
      <w:r w:rsidR="002D43A4" w:rsidRPr="00AC0517">
        <w:t>f</w:t>
      </w:r>
      <w:r w:rsidR="00E36205" w:rsidRPr="00AC0517">
        <w:t>rom</w:t>
      </w:r>
      <w:r w:rsidR="00AC0517">
        <w:t xml:space="preserve"> </w:t>
      </w:r>
      <w:r w:rsidR="003242F4">
        <w:t xml:space="preserve">the </w:t>
      </w:r>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r w:rsidR="003242F4">
        <w:t xml:space="preserve">the </w:t>
      </w:r>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402D0E">
      <w:pPr>
        <w:pStyle w:val="Heading6"/>
      </w:pPr>
      <w:r>
        <w:t>S</w:t>
      </w:r>
      <w:r w:rsidR="00747652">
        <w:t>pin coherence time experiment</w:t>
      </w:r>
      <w:r w:rsidR="00D30B7B">
        <w:t>s</w:t>
      </w:r>
      <w:r w:rsidR="00747652">
        <w:t xml:space="preserve">: </w:t>
      </w:r>
    </w:p>
    <w:p w:rsidR="00747652" w:rsidRDefault="00747652" w:rsidP="00402D0E">
      <w:pPr>
        <w:pStyle w:val="Heading7"/>
        <w:numPr>
          <w:ilvl w:val="0"/>
          <w:numId w:val="22"/>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242F4" w:rsidRPr="005568F8">
        <w:t>the</w:t>
      </w:r>
      <w:r w:rsidR="003242F4">
        <w:rPr>
          <w:rFonts w:ascii="Gulim" w:eastAsia="Gulim" w:hAnsi="Gulim"/>
        </w:rPr>
        <w:t xml:space="preserve"> </w:t>
      </w:r>
      <w:r w:rsidR="00375FC9" w:rsidRPr="00375FC9">
        <w:rPr>
          <w:rFonts w:hint="eastAsia"/>
        </w:rPr>
        <w:t xml:space="preserve">spin is projected </w:t>
      </w:r>
      <w:r w:rsidR="003242F4">
        <w:t xml:space="preserve">back </w:t>
      </w:r>
      <w:r w:rsidR="00375FC9" w:rsidRPr="00375FC9">
        <w:rPr>
          <w:rFonts w:hint="eastAsia"/>
        </w:rPr>
        <w:t xml:space="preserve">to </w:t>
      </w:r>
      <w:r w:rsidR="003242F4">
        <w:t xml:space="preserve">the </w:t>
      </w:r>
      <w:r w:rsidR="00375FC9" w:rsidRPr="00375FC9">
        <w:rPr>
          <w:rFonts w:hint="eastAsia"/>
        </w:rPr>
        <w:t>z ax</w:t>
      </w:r>
      <w:r w:rsidR="003242F4">
        <w:t>i</w:t>
      </w:r>
      <w:r w:rsidR="00375FC9" w:rsidRPr="00375FC9">
        <w:rPr>
          <w:rFonts w:hint="eastAsia"/>
        </w:rPr>
        <w:t>s and a spin up probability is measured.</w:t>
      </w:r>
      <w:r w:rsidR="00A13125" w:rsidRPr="00A13125">
        <w:t xml:space="preserve"> </w:t>
      </w:r>
      <w:r w:rsidR="00A13125">
        <w:t xml:space="preserve">From its exponentially decaying envelope in this case </w:t>
      </w:r>
      <w:r w:rsidR="003242F4">
        <w:t xml:space="preserve">the </w:t>
      </w:r>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402D0E">
      <w:pPr>
        <w:pStyle w:val="Heading7"/>
        <w:numPr>
          <w:ilvl w:val="0"/>
          <w:numId w:val="22"/>
        </w:numPr>
      </w:pPr>
      <w:r>
        <w:t>CPMG pulse sequence</w:t>
      </w:r>
      <w:r w:rsidR="00DA706F">
        <w:t xml:space="preserve"> T</w:t>
      </w:r>
      <w:r w:rsidR="00DA706F">
        <w:rPr>
          <w:vertAlign w:val="subscript"/>
        </w:rPr>
        <w:t>2</w:t>
      </w:r>
      <w:r w:rsidR="00DA706F">
        <w:rPr>
          <w:vertAlign w:val="superscript"/>
        </w:rPr>
        <w:t>CPMG</w:t>
      </w:r>
    </w:p>
    <w:p w:rsidR="00AB3B6B" w:rsidRPr="00AB3B6B" w:rsidRDefault="003242F4" w:rsidP="00AB3B6B">
      <w:r>
        <w:t>Finally, i</w:t>
      </w:r>
      <w:r w:rsidR="00567C9C">
        <w:t xml:space="preserve">n order to extend further the coherence time we </w:t>
      </w:r>
      <w:r w:rsidR="009D0CF1">
        <w:t>will</w:t>
      </w:r>
      <w:r w:rsidR="00567C9C">
        <w:t xml:space="preserve"> use </w:t>
      </w:r>
      <w:r w:rsidR="009D0CF1">
        <w:t xml:space="preserve">the </w:t>
      </w:r>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w:t>
      </w:r>
      <w:r w:rsidR="00BC41AA" w:rsidRPr="00870D23">
        <w:lastRenderedPageBreak/>
        <w:t xml:space="preserve">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r w:rsidR="009D0CF1">
        <w:t>subtracting</w:t>
      </w:r>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862A88">
        <w:t xml:space="preserve"> of the proposed project</w:t>
      </w:r>
      <w:r w:rsidR="00204BEF">
        <w:t>:</w:t>
      </w:r>
    </w:p>
    <w:p w:rsidR="000E1B4D" w:rsidRDefault="000121E5" w:rsidP="009D17AE">
      <w:r>
        <w:t>There has been a huge interest in the past few years in the realiz</w:t>
      </w:r>
      <w:r w:rsidR="00FA275E">
        <w:t>ation</w:t>
      </w:r>
      <w:r>
        <w:t xml:space="preserve"> of electron </w:t>
      </w:r>
      <w:r w:rsidR="00862A88">
        <w:t xml:space="preserve">Si </w:t>
      </w:r>
      <w:r w:rsidR="00EE16B3">
        <w:t>spin qubits</w:t>
      </w:r>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r w:rsidR="00862A88">
        <w:t xml:space="preserve">of </w:t>
      </w:r>
      <w:r>
        <w:t xml:space="preserve">nanostructure nothing is known about the spin </w:t>
      </w:r>
      <w:r w:rsidR="00862A88">
        <w:t xml:space="preserve">lifetimes </w:t>
      </w:r>
      <w:r>
        <w:t xml:space="preserve">of the confined holes. </w:t>
      </w:r>
      <w:r w:rsidR="00FA275E">
        <w:t xml:space="preserve">Due to the low hyperfine interaction and the heavy hole character of the wavefunction very long dephasing times are </w:t>
      </w:r>
      <w:r w:rsidR="00862A88">
        <w:t xml:space="preserve">actually </w:t>
      </w:r>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r w:rsidR="00862A88">
        <w:t>should be possible</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r w:rsidR="00862A88">
        <w:t>will also eliminate</w:t>
      </w:r>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r w:rsidR="00862A88">
        <w:t>s</w:t>
      </w:r>
      <w:r w:rsidR="00FA275E">
        <w:t xml:space="preserve"> (charge sensor, stripline) </w:t>
      </w:r>
      <w:r w:rsidR="00862A88">
        <w:t xml:space="preserve">are </w:t>
      </w:r>
      <w:r w:rsidR="00614BB9">
        <w:t xml:space="preserve">required except of </w:t>
      </w:r>
      <w:r w:rsidR="00862A88">
        <w:t xml:space="preserve">the </w:t>
      </w:r>
      <w:r w:rsidR="00614BB9">
        <w:t xml:space="preserve">already defined </w:t>
      </w:r>
      <w:r w:rsidR="00862A88">
        <w:t xml:space="preserve">and necessary </w:t>
      </w:r>
      <w:r w:rsidR="00614BB9">
        <w:t>gates</w:t>
      </w:r>
      <w:r w:rsidR="000E1B4D">
        <w:t>.</w:t>
      </w:r>
      <w:r w:rsidR="00BD2F3A">
        <w:t xml:space="preserve"> </w:t>
      </w:r>
      <w:r w:rsidR="00FA275E">
        <w:t xml:space="preserve">Thus this </w:t>
      </w:r>
      <w:r w:rsidR="00BD2F3A">
        <w:t xml:space="preserve">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862A88">
        <w:rPr>
          <w:b/>
        </w:rPr>
        <w:t>QDs</w:t>
      </w:r>
      <w:r w:rsidR="006B7755">
        <w:rPr>
          <w:b/>
        </w:rPr>
        <w:t xml:space="preserve"> and as a consequence high speed of the gate reflectometry setup </w:t>
      </w:r>
      <w:r w:rsidR="006B7755">
        <w:t xml:space="preserve">as explained </w:t>
      </w:r>
      <w:r w:rsidR="00862A88">
        <w:t xml:space="preserve">in the </w:t>
      </w:r>
      <w:r w:rsidR="006B7755">
        <w:t xml:space="preserve"> </w:t>
      </w:r>
      <w:r w:rsidR="00C62842" w:rsidRPr="00C62842">
        <w:rPr>
          <w:i/>
        </w:rPr>
        <w:t xml:space="preserve">Moving </w:t>
      </w:r>
      <w:r w:rsidR="005568F8">
        <w:rPr>
          <w:i/>
        </w:rPr>
        <w:t xml:space="preserve">towards </w:t>
      </w:r>
      <w:r w:rsidR="00C62842" w:rsidRPr="00C62842">
        <w:rPr>
          <w:i/>
        </w:rPr>
        <w:t>gate reflectometry</w:t>
      </w:r>
      <w:r w:rsidR="00C62842" w:rsidRPr="00025028">
        <w:t xml:space="preserve"> </w:t>
      </w:r>
      <w:r w:rsidR="00C62842">
        <w:t>chapter</w:t>
      </w:r>
      <w:r w:rsidR="006B7755">
        <w:t>.</w:t>
      </w:r>
    </w:p>
    <w:p w:rsidR="00FE7FD5" w:rsidRDefault="00FE7FD5" w:rsidP="009D17AE">
      <w:bookmarkStart w:id="12" w:name="_GoBack"/>
      <w:bookmarkEnd w:id="12"/>
    </w:p>
    <w:p w:rsidR="00FE7FD5" w:rsidRDefault="00FE7FD5" w:rsidP="00FE7FD5">
      <w:pPr>
        <w:pStyle w:val="Heading3"/>
      </w:pPr>
      <w:r>
        <w:t>International collaboration:</w:t>
      </w:r>
    </w:p>
    <w:p w:rsidR="006B7755" w:rsidRDefault="00FE7FD5" w:rsidP="00FE7FD5">
      <w:pPr>
        <w:rPr>
          <w:ins w:id="13"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led by </w:t>
      </w:r>
      <w:r w:rsidRPr="003E2388">
        <w:rPr>
          <w:b/>
        </w:rPr>
        <w:t>Ferdinand Kuemmeth</w:t>
      </w:r>
      <w:ins w:id="14"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w:t>
      </w:r>
      <w:ins w:id="15"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16" w:author="Georgios KATSAROS" w:date="2016-08-31T20:51:00Z"/>
        </w:rPr>
      </w:pPr>
      <w:r>
        <w:lastRenderedPageBreak/>
        <w:t>Work table</w:t>
      </w:r>
      <w:del w:id="17" w:author="Josip KUKUCKA" w:date="2016-09-02T13:39:00Z">
        <w:r w:rsidDel="004C0E08">
          <w:delText>:</w:delText>
        </w:r>
      </w:del>
      <w:ins w:id="18" w:author="Georgios KATSAROS" w:date="2016-08-31T20:51:00Z">
        <w:del w:id="19" w:author="Josip KUKUCKA" w:date="2016-09-02T13:39:00Z">
          <w:r w:rsidR="00770F70" w:rsidDel="004C0E08">
            <w:delText xml:space="preserve"> (split it into half year periods and describe tasks for three years)</w:delText>
          </w:r>
        </w:del>
      </w:ins>
    </w:p>
    <w:p w:rsidR="00770F70" w:rsidRDefault="00770F70">
      <w:pPr>
        <w:rPr>
          <w:ins w:id="20" w:author="Georgios KATSAROS" w:date="2016-08-31T20:52:00Z"/>
        </w:rPr>
        <w:pPrChange w:id="21" w:author="Georgios KATSAROS" w:date="2016-08-31T20:52:00Z">
          <w:pPr>
            <w:pStyle w:val="Heading3"/>
          </w:pPr>
        </w:pPrChange>
      </w:pPr>
    </w:p>
    <w:tbl>
      <w:tblPr>
        <w:tblStyle w:val="TableGrid"/>
        <w:tblW w:w="0" w:type="auto"/>
        <w:tblLook w:val="04A0" w:firstRow="1" w:lastRow="0" w:firstColumn="1" w:lastColumn="0" w:noHBand="0" w:noVBand="1"/>
        <w:tblPrChange w:id="22"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23">
          <w:tblGrid>
            <w:gridCol w:w="2122"/>
            <w:gridCol w:w="2126"/>
            <w:gridCol w:w="992"/>
            <w:gridCol w:w="992"/>
            <w:gridCol w:w="993"/>
            <w:gridCol w:w="992"/>
            <w:gridCol w:w="1133"/>
          </w:tblGrid>
        </w:tblGridChange>
      </w:tblGrid>
      <w:tr w:rsidR="00770F70" w:rsidTr="004C0E08">
        <w:trPr>
          <w:trHeight w:val="986"/>
          <w:ins w:id="24" w:author="Georgios KATSAROS" w:date="2016-08-31T20:52:00Z"/>
        </w:trPr>
        <w:tc>
          <w:tcPr>
            <w:tcW w:w="3397" w:type="dxa"/>
            <w:tcPrChange w:id="25" w:author="Josip KUKUCKA" w:date="2016-09-02T13:39:00Z">
              <w:tcPr>
                <w:tcW w:w="2122" w:type="dxa"/>
              </w:tcPr>
            </w:tcPrChange>
          </w:tcPr>
          <w:p w:rsidR="00770F70" w:rsidRPr="00770F70" w:rsidRDefault="00770F70" w:rsidP="00770F70">
            <w:pPr>
              <w:rPr>
                <w:ins w:id="26" w:author="Georgios KATSAROS" w:date="2016-08-31T20:52:00Z"/>
                <w:sz w:val="20"/>
                <w:szCs w:val="20"/>
                <w:rPrChange w:id="27" w:author="Georgios KATSAROS" w:date="2016-08-31T20:58:00Z">
                  <w:rPr>
                    <w:ins w:id="28" w:author="Georgios KATSAROS" w:date="2016-08-31T20:52:00Z"/>
                  </w:rPr>
                </w:rPrChange>
              </w:rPr>
            </w:pPr>
            <w:ins w:id="29" w:author="Georgios KATSAROS" w:date="2016-08-31T20:52:00Z">
              <w:r w:rsidRPr="00770F70">
                <w:rPr>
                  <w:sz w:val="20"/>
                  <w:szCs w:val="20"/>
                  <w:rPrChange w:id="30" w:author="Georgios KATSAROS" w:date="2016-08-31T20:58:00Z">
                    <w:rPr/>
                  </w:rPrChange>
                </w:rPr>
                <w:t>Task</w:t>
              </w:r>
            </w:ins>
          </w:p>
        </w:tc>
        <w:tc>
          <w:tcPr>
            <w:tcW w:w="851" w:type="dxa"/>
            <w:tcPrChange w:id="31" w:author="Josip KUKUCKA" w:date="2016-09-02T13:39:00Z">
              <w:tcPr>
                <w:tcW w:w="2126" w:type="dxa"/>
              </w:tcPr>
            </w:tcPrChange>
          </w:tcPr>
          <w:p w:rsidR="00770F70" w:rsidRPr="00770F70" w:rsidRDefault="00770F70" w:rsidP="00770F70">
            <w:pPr>
              <w:rPr>
                <w:ins w:id="32" w:author="Georgios KATSAROS" w:date="2016-08-31T20:52:00Z"/>
                <w:sz w:val="20"/>
                <w:szCs w:val="20"/>
                <w:rPrChange w:id="33" w:author="Georgios KATSAROS" w:date="2016-08-31T20:58:00Z">
                  <w:rPr>
                    <w:ins w:id="34" w:author="Georgios KATSAROS" w:date="2016-08-31T20:52:00Z"/>
                  </w:rPr>
                </w:rPrChange>
              </w:rPr>
            </w:pPr>
            <w:ins w:id="35" w:author="Georgios KATSAROS" w:date="2016-08-31T20:53:00Z">
              <w:r w:rsidRPr="00770F70">
                <w:rPr>
                  <w:sz w:val="20"/>
                  <w:szCs w:val="20"/>
                  <w:rPrChange w:id="36" w:author="Georgios KATSAROS" w:date="2016-08-31T20:58:00Z">
                    <w:rPr/>
                  </w:rPrChange>
                </w:rPr>
                <w:t>1</w:t>
              </w:r>
            </w:ins>
            <w:ins w:id="37" w:author="Georgios KATSAROS" w:date="2016-08-31T20:57:00Z">
              <w:r w:rsidRPr="00770F70">
                <w:rPr>
                  <w:sz w:val="20"/>
                  <w:szCs w:val="20"/>
                  <w:rPrChange w:id="38" w:author="Georgios KATSAROS" w:date="2016-08-31T20:58:00Z">
                    <w:rPr/>
                  </w:rPrChange>
                </w:rPr>
                <w:t>st</w:t>
              </w:r>
            </w:ins>
            <w:ins w:id="39" w:author="Georgios KATSAROS" w:date="2016-08-31T20:53:00Z">
              <w:r w:rsidRPr="00770F70">
                <w:rPr>
                  <w:sz w:val="20"/>
                  <w:szCs w:val="20"/>
                  <w:rPrChange w:id="40" w:author="Georgios KATSAROS" w:date="2016-08-31T20:58:00Z">
                    <w:rPr/>
                  </w:rPrChange>
                </w:rPr>
                <w:t>-6</w:t>
              </w:r>
              <w:r w:rsidRPr="00770F70">
                <w:rPr>
                  <w:sz w:val="20"/>
                  <w:szCs w:val="20"/>
                  <w:vertAlign w:val="superscript"/>
                  <w:rPrChange w:id="41" w:author="Georgios KATSAROS" w:date="2016-08-31T20:58:00Z">
                    <w:rPr/>
                  </w:rPrChange>
                </w:rPr>
                <w:t>th</w:t>
              </w:r>
              <w:r w:rsidRPr="00770F70">
                <w:rPr>
                  <w:sz w:val="20"/>
                  <w:szCs w:val="20"/>
                  <w:rPrChange w:id="42" w:author="Georgios KATSAROS" w:date="2016-08-31T20:58:00Z">
                    <w:rPr/>
                  </w:rPrChange>
                </w:rPr>
                <w:t xml:space="preserve"> month</w:t>
              </w:r>
            </w:ins>
          </w:p>
        </w:tc>
        <w:tc>
          <w:tcPr>
            <w:tcW w:w="992" w:type="dxa"/>
            <w:tcPrChange w:id="43" w:author="Josip KUKUCKA" w:date="2016-09-02T13:39:00Z">
              <w:tcPr>
                <w:tcW w:w="992" w:type="dxa"/>
              </w:tcPr>
            </w:tcPrChange>
          </w:tcPr>
          <w:p w:rsidR="00770F70" w:rsidRPr="00770F70" w:rsidRDefault="00770F70" w:rsidP="00770F70">
            <w:pPr>
              <w:rPr>
                <w:ins w:id="44" w:author="Georgios KATSAROS" w:date="2016-08-31T20:52:00Z"/>
                <w:sz w:val="20"/>
                <w:szCs w:val="20"/>
                <w:rPrChange w:id="45" w:author="Georgios KATSAROS" w:date="2016-08-31T20:58:00Z">
                  <w:rPr>
                    <w:ins w:id="46" w:author="Georgios KATSAROS" w:date="2016-08-31T20:52:00Z"/>
                  </w:rPr>
                </w:rPrChange>
              </w:rPr>
            </w:pPr>
            <w:ins w:id="47" w:author="Georgios KATSAROS" w:date="2016-08-31T20:56:00Z">
              <w:r w:rsidRPr="00770F70">
                <w:rPr>
                  <w:sz w:val="20"/>
                  <w:szCs w:val="20"/>
                  <w:rPrChange w:id="48" w:author="Georgios KATSAROS" w:date="2016-08-31T20:58:00Z">
                    <w:rPr/>
                  </w:rPrChange>
                </w:rPr>
                <w:t>7</w:t>
              </w:r>
              <w:r w:rsidRPr="00770F70">
                <w:rPr>
                  <w:sz w:val="20"/>
                  <w:szCs w:val="20"/>
                  <w:vertAlign w:val="superscript"/>
                  <w:rPrChange w:id="49" w:author="Georgios KATSAROS" w:date="2016-08-31T20:58:00Z">
                    <w:rPr/>
                  </w:rPrChange>
                </w:rPr>
                <w:t>th</w:t>
              </w:r>
              <w:r w:rsidRPr="00770F70">
                <w:rPr>
                  <w:sz w:val="20"/>
                  <w:szCs w:val="20"/>
                  <w:rPrChange w:id="50" w:author="Georgios KATSAROS" w:date="2016-08-31T20:58:00Z">
                    <w:rPr/>
                  </w:rPrChange>
                </w:rPr>
                <w:t>-12</w:t>
              </w:r>
              <w:r w:rsidRPr="00770F70">
                <w:rPr>
                  <w:sz w:val="20"/>
                  <w:szCs w:val="20"/>
                  <w:vertAlign w:val="superscript"/>
                  <w:rPrChange w:id="51" w:author="Georgios KATSAROS" w:date="2016-08-31T20:58:00Z">
                    <w:rPr/>
                  </w:rPrChange>
                </w:rPr>
                <w:t>th</w:t>
              </w:r>
              <w:r w:rsidRPr="00770F70">
                <w:rPr>
                  <w:sz w:val="20"/>
                  <w:szCs w:val="20"/>
                  <w:rPrChange w:id="52" w:author="Georgios KATSAROS" w:date="2016-08-31T20:58:00Z">
                    <w:rPr/>
                  </w:rPrChange>
                </w:rPr>
                <w:t xml:space="preserve"> month</w:t>
              </w:r>
            </w:ins>
          </w:p>
        </w:tc>
        <w:tc>
          <w:tcPr>
            <w:tcW w:w="992" w:type="dxa"/>
            <w:tcPrChange w:id="53" w:author="Josip KUKUCKA" w:date="2016-09-02T13:39:00Z">
              <w:tcPr>
                <w:tcW w:w="992" w:type="dxa"/>
              </w:tcPr>
            </w:tcPrChange>
          </w:tcPr>
          <w:p w:rsidR="00770F70" w:rsidRPr="00770F70" w:rsidRDefault="00770F70" w:rsidP="00770F70">
            <w:pPr>
              <w:rPr>
                <w:ins w:id="54" w:author="Georgios KATSAROS" w:date="2016-08-31T20:52:00Z"/>
                <w:sz w:val="20"/>
                <w:szCs w:val="20"/>
                <w:rPrChange w:id="55" w:author="Georgios KATSAROS" w:date="2016-08-31T20:58:00Z">
                  <w:rPr>
                    <w:ins w:id="56" w:author="Georgios KATSAROS" w:date="2016-08-31T20:52:00Z"/>
                  </w:rPr>
                </w:rPrChange>
              </w:rPr>
            </w:pPr>
            <w:ins w:id="57" w:author="Georgios KATSAROS" w:date="2016-08-31T20:56:00Z">
              <w:r w:rsidRPr="00770F70">
                <w:rPr>
                  <w:sz w:val="20"/>
                  <w:szCs w:val="20"/>
                  <w:rPrChange w:id="58" w:author="Georgios KATSAROS" w:date="2016-08-31T20:58:00Z">
                    <w:rPr/>
                  </w:rPrChange>
                </w:rPr>
                <w:t>13</w:t>
              </w:r>
              <w:r w:rsidRPr="00770F70">
                <w:rPr>
                  <w:sz w:val="20"/>
                  <w:szCs w:val="20"/>
                  <w:vertAlign w:val="superscript"/>
                  <w:rPrChange w:id="59" w:author="Georgios KATSAROS" w:date="2016-08-31T20:58:00Z">
                    <w:rPr/>
                  </w:rPrChange>
                </w:rPr>
                <w:t>th</w:t>
              </w:r>
              <w:r w:rsidRPr="00770F70">
                <w:rPr>
                  <w:sz w:val="20"/>
                  <w:szCs w:val="20"/>
                  <w:rPrChange w:id="60" w:author="Georgios KATSAROS" w:date="2016-08-31T20:58:00Z">
                    <w:rPr/>
                  </w:rPrChange>
                </w:rPr>
                <w:t>-18</w:t>
              </w:r>
              <w:r w:rsidRPr="00770F70">
                <w:rPr>
                  <w:sz w:val="20"/>
                  <w:szCs w:val="20"/>
                  <w:vertAlign w:val="superscript"/>
                  <w:rPrChange w:id="61" w:author="Georgios KATSAROS" w:date="2016-08-31T20:58:00Z">
                    <w:rPr/>
                  </w:rPrChange>
                </w:rPr>
                <w:t>th</w:t>
              </w:r>
              <w:r w:rsidRPr="00770F70">
                <w:rPr>
                  <w:sz w:val="20"/>
                  <w:szCs w:val="20"/>
                  <w:rPrChange w:id="62" w:author="Georgios KATSAROS" w:date="2016-08-31T20:58:00Z">
                    <w:rPr/>
                  </w:rPrChange>
                </w:rPr>
                <w:t xml:space="preserve"> month</w:t>
              </w:r>
            </w:ins>
          </w:p>
        </w:tc>
        <w:tc>
          <w:tcPr>
            <w:tcW w:w="993" w:type="dxa"/>
            <w:tcPrChange w:id="63" w:author="Josip KUKUCKA" w:date="2016-09-02T13:39:00Z">
              <w:tcPr>
                <w:tcW w:w="993" w:type="dxa"/>
              </w:tcPr>
            </w:tcPrChange>
          </w:tcPr>
          <w:p w:rsidR="00770F70" w:rsidRPr="00770F70" w:rsidRDefault="00770F70" w:rsidP="00770F70">
            <w:pPr>
              <w:rPr>
                <w:ins w:id="64" w:author="Georgios KATSAROS" w:date="2016-08-31T20:52:00Z"/>
                <w:sz w:val="20"/>
                <w:szCs w:val="20"/>
                <w:rPrChange w:id="65" w:author="Georgios KATSAROS" w:date="2016-08-31T20:58:00Z">
                  <w:rPr>
                    <w:ins w:id="66" w:author="Georgios KATSAROS" w:date="2016-08-31T20:52:00Z"/>
                  </w:rPr>
                </w:rPrChange>
              </w:rPr>
            </w:pPr>
            <w:ins w:id="67" w:author="Georgios KATSAROS" w:date="2016-08-31T20:56:00Z">
              <w:r w:rsidRPr="00770F70">
                <w:rPr>
                  <w:sz w:val="20"/>
                  <w:szCs w:val="20"/>
                  <w:rPrChange w:id="68" w:author="Georgios KATSAROS" w:date="2016-08-31T20:58:00Z">
                    <w:rPr/>
                  </w:rPrChange>
                </w:rPr>
                <w:t>19</w:t>
              </w:r>
              <w:r w:rsidRPr="00770F70">
                <w:rPr>
                  <w:sz w:val="20"/>
                  <w:szCs w:val="20"/>
                  <w:vertAlign w:val="superscript"/>
                  <w:rPrChange w:id="69" w:author="Georgios KATSAROS" w:date="2016-08-31T20:58:00Z">
                    <w:rPr/>
                  </w:rPrChange>
                </w:rPr>
                <w:t>th</w:t>
              </w:r>
              <w:r w:rsidRPr="00770F70">
                <w:rPr>
                  <w:sz w:val="20"/>
                  <w:szCs w:val="20"/>
                  <w:rPrChange w:id="70" w:author="Georgios KATSAROS" w:date="2016-08-31T20:58:00Z">
                    <w:rPr/>
                  </w:rPrChange>
                </w:rPr>
                <w:t>-24</w:t>
              </w:r>
              <w:r w:rsidRPr="00770F70">
                <w:rPr>
                  <w:sz w:val="20"/>
                  <w:szCs w:val="20"/>
                  <w:vertAlign w:val="superscript"/>
                  <w:rPrChange w:id="71" w:author="Georgios KATSAROS" w:date="2016-08-31T20:58:00Z">
                    <w:rPr/>
                  </w:rPrChange>
                </w:rPr>
                <w:t>th</w:t>
              </w:r>
              <w:r w:rsidRPr="00770F70">
                <w:rPr>
                  <w:sz w:val="20"/>
                  <w:szCs w:val="20"/>
                  <w:rPrChange w:id="72" w:author="Georgios KATSAROS" w:date="2016-08-31T20:58:00Z">
                    <w:rPr/>
                  </w:rPrChange>
                </w:rPr>
                <w:t xml:space="preserve"> month</w:t>
              </w:r>
            </w:ins>
          </w:p>
        </w:tc>
        <w:tc>
          <w:tcPr>
            <w:tcW w:w="992" w:type="dxa"/>
            <w:tcPrChange w:id="73" w:author="Josip KUKUCKA" w:date="2016-09-02T13:39:00Z">
              <w:tcPr>
                <w:tcW w:w="992" w:type="dxa"/>
              </w:tcPr>
            </w:tcPrChange>
          </w:tcPr>
          <w:p w:rsidR="00770F70" w:rsidRPr="00770F70" w:rsidRDefault="00770F70" w:rsidP="00770F70">
            <w:pPr>
              <w:rPr>
                <w:ins w:id="74" w:author="Georgios KATSAROS" w:date="2016-08-31T20:52:00Z"/>
                <w:sz w:val="20"/>
                <w:szCs w:val="20"/>
                <w:rPrChange w:id="75" w:author="Georgios KATSAROS" w:date="2016-08-31T20:58:00Z">
                  <w:rPr>
                    <w:ins w:id="76" w:author="Georgios KATSAROS" w:date="2016-08-31T20:52:00Z"/>
                  </w:rPr>
                </w:rPrChange>
              </w:rPr>
            </w:pPr>
            <w:ins w:id="77" w:author="Georgios KATSAROS" w:date="2016-08-31T20:56:00Z">
              <w:r w:rsidRPr="00770F70">
                <w:rPr>
                  <w:sz w:val="20"/>
                  <w:szCs w:val="20"/>
                  <w:rPrChange w:id="78" w:author="Georgios KATSAROS" w:date="2016-08-31T20:58:00Z">
                    <w:rPr/>
                  </w:rPrChange>
                </w:rPr>
                <w:t>25</w:t>
              </w:r>
              <w:r w:rsidRPr="00770F70">
                <w:rPr>
                  <w:sz w:val="20"/>
                  <w:szCs w:val="20"/>
                  <w:vertAlign w:val="superscript"/>
                  <w:rPrChange w:id="79" w:author="Georgios KATSAROS" w:date="2016-08-31T20:58:00Z">
                    <w:rPr/>
                  </w:rPrChange>
                </w:rPr>
                <w:t>th</w:t>
              </w:r>
              <w:r w:rsidRPr="00770F70">
                <w:rPr>
                  <w:sz w:val="20"/>
                  <w:szCs w:val="20"/>
                  <w:rPrChange w:id="80" w:author="Georgios KATSAROS" w:date="2016-08-31T20:58:00Z">
                    <w:rPr/>
                  </w:rPrChange>
                </w:rPr>
                <w:t>- 31</w:t>
              </w:r>
              <w:r w:rsidRPr="00770F70">
                <w:rPr>
                  <w:sz w:val="20"/>
                  <w:szCs w:val="20"/>
                  <w:vertAlign w:val="superscript"/>
                  <w:rPrChange w:id="81" w:author="Georgios KATSAROS" w:date="2016-08-31T20:58:00Z">
                    <w:rPr/>
                  </w:rPrChange>
                </w:rPr>
                <w:t>st</w:t>
              </w:r>
              <w:r w:rsidRPr="00770F70">
                <w:rPr>
                  <w:sz w:val="20"/>
                  <w:szCs w:val="20"/>
                  <w:rPrChange w:id="82" w:author="Georgios KATSAROS" w:date="2016-08-31T20:58:00Z">
                    <w:rPr/>
                  </w:rPrChange>
                </w:rPr>
                <w:t xml:space="preserve"> month </w:t>
              </w:r>
            </w:ins>
          </w:p>
        </w:tc>
        <w:tc>
          <w:tcPr>
            <w:tcW w:w="1133" w:type="dxa"/>
            <w:tcPrChange w:id="83" w:author="Josip KUKUCKA" w:date="2016-09-02T13:39:00Z">
              <w:tcPr>
                <w:tcW w:w="1133" w:type="dxa"/>
              </w:tcPr>
            </w:tcPrChange>
          </w:tcPr>
          <w:p w:rsidR="00770F70" w:rsidRPr="00770F70" w:rsidRDefault="00770F70" w:rsidP="00770F70">
            <w:pPr>
              <w:rPr>
                <w:ins w:id="84" w:author="Georgios KATSAROS" w:date="2016-08-31T20:52:00Z"/>
                <w:sz w:val="20"/>
                <w:szCs w:val="20"/>
                <w:rPrChange w:id="85" w:author="Georgios KATSAROS" w:date="2016-08-31T20:58:00Z">
                  <w:rPr>
                    <w:ins w:id="86" w:author="Georgios KATSAROS" w:date="2016-08-31T20:52:00Z"/>
                  </w:rPr>
                </w:rPrChange>
              </w:rPr>
            </w:pPr>
            <w:ins w:id="87" w:author="Georgios KATSAROS" w:date="2016-08-31T20:56:00Z">
              <w:r w:rsidRPr="00770F70">
                <w:rPr>
                  <w:sz w:val="20"/>
                  <w:szCs w:val="20"/>
                  <w:rPrChange w:id="88" w:author="Georgios KATSAROS" w:date="2016-08-31T20:58:00Z">
                    <w:rPr/>
                  </w:rPrChange>
                </w:rPr>
                <w:t>32</w:t>
              </w:r>
              <w:r w:rsidRPr="00770F70">
                <w:rPr>
                  <w:sz w:val="20"/>
                  <w:szCs w:val="20"/>
                  <w:vertAlign w:val="superscript"/>
                  <w:rPrChange w:id="89" w:author="Georgios KATSAROS" w:date="2016-08-31T20:58:00Z">
                    <w:rPr/>
                  </w:rPrChange>
                </w:rPr>
                <w:t>nd</w:t>
              </w:r>
              <w:r w:rsidRPr="00770F70">
                <w:rPr>
                  <w:sz w:val="20"/>
                  <w:szCs w:val="20"/>
                  <w:rPrChange w:id="90" w:author="Georgios KATSAROS" w:date="2016-08-31T20:58:00Z">
                    <w:rPr/>
                  </w:rPrChange>
                </w:rPr>
                <w:t>- 36</w:t>
              </w:r>
              <w:r w:rsidRPr="00770F70">
                <w:rPr>
                  <w:sz w:val="20"/>
                  <w:szCs w:val="20"/>
                  <w:vertAlign w:val="superscript"/>
                  <w:rPrChange w:id="91" w:author="Georgios KATSAROS" w:date="2016-08-31T20:58:00Z">
                    <w:rPr/>
                  </w:rPrChange>
                </w:rPr>
                <w:t>th</w:t>
              </w:r>
              <w:r w:rsidRPr="00770F70">
                <w:rPr>
                  <w:sz w:val="20"/>
                  <w:szCs w:val="20"/>
                  <w:rPrChange w:id="92" w:author="Georgios KATSAROS" w:date="2016-08-31T20:58:00Z">
                    <w:rPr/>
                  </w:rPrChange>
                </w:rPr>
                <w:t xml:space="preserve"> month</w:t>
              </w:r>
            </w:ins>
          </w:p>
        </w:tc>
      </w:tr>
      <w:tr w:rsidR="00770F70" w:rsidTr="00770F70">
        <w:trPr>
          <w:ins w:id="93" w:author="Georgios KATSAROS" w:date="2016-08-31T20:52:00Z"/>
        </w:trPr>
        <w:tc>
          <w:tcPr>
            <w:tcW w:w="3397" w:type="dxa"/>
            <w:tcPrChange w:id="94" w:author="Georgios KATSAROS" w:date="2016-08-31T20:57:00Z">
              <w:tcPr>
                <w:tcW w:w="2122" w:type="dxa"/>
              </w:tcPr>
            </w:tcPrChange>
          </w:tcPr>
          <w:p w:rsidR="00770F70" w:rsidRPr="00770F70" w:rsidRDefault="00770F70" w:rsidP="00770F70">
            <w:pPr>
              <w:jc w:val="center"/>
              <w:rPr>
                <w:ins w:id="95" w:author="Georgios KATSAROS" w:date="2016-08-31T20:52:00Z"/>
                <w:sz w:val="20"/>
                <w:szCs w:val="20"/>
                <w:rPrChange w:id="96" w:author="Georgios KATSAROS" w:date="2016-08-31T20:58:00Z">
                  <w:rPr>
                    <w:ins w:id="97" w:author="Georgios KATSAROS" w:date="2016-08-31T20:52:00Z"/>
                  </w:rPr>
                </w:rPrChange>
              </w:rPr>
            </w:pPr>
            <w:ins w:id="98" w:author="Georgios KATSAROS" w:date="2016-08-31T20:52:00Z">
              <w:r w:rsidRPr="00770F70">
                <w:rPr>
                  <w:sz w:val="20"/>
                  <w:szCs w:val="20"/>
                  <w:rPrChange w:id="99" w:author="Georgios KATSAROS" w:date="2016-08-31T20:58:00Z">
                    <w:rPr/>
                  </w:rPrChange>
                </w:rPr>
                <w:t>Second generation of the reflectometry setup</w:t>
              </w:r>
            </w:ins>
          </w:p>
          <w:p w:rsidR="00770F70" w:rsidRPr="00770F70" w:rsidRDefault="00770F70" w:rsidP="00770F70">
            <w:pPr>
              <w:rPr>
                <w:ins w:id="100" w:author="Georgios KATSAROS" w:date="2016-08-31T20:52:00Z"/>
                <w:sz w:val="20"/>
                <w:szCs w:val="20"/>
                <w:rPrChange w:id="101" w:author="Georgios KATSAROS" w:date="2016-08-31T20:58:00Z">
                  <w:rPr>
                    <w:ins w:id="102" w:author="Georgios KATSAROS" w:date="2016-08-31T20:52:00Z"/>
                  </w:rPr>
                </w:rPrChange>
              </w:rPr>
            </w:pPr>
          </w:p>
        </w:tc>
        <w:tc>
          <w:tcPr>
            <w:tcW w:w="851" w:type="dxa"/>
            <w:tcPrChange w:id="103" w:author="Georgios KATSAROS" w:date="2016-08-31T20:57:00Z">
              <w:tcPr>
                <w:tcW w:w="2126" w:type="dxa"/>
              </w:tcPr>
            </w:tcPrChange>
          </w:tcPr>
          <w:p w:rsidR="00770F70" w:rsidRPr="00770F70" w:rsidRDefault="00770F70" w:rsidP="00770F70">
            <w:pPr>
              <w:rPr>
                <w:ins w:id="104" w:author="Georgios KATSAROS" w:date="2016-08-31T20:52:00Z"/>
                <w:sz w:val="20"/>
                <w:szCs w:val="20"/>
                <w:rPrChange w:id="105" w:author="Georgios KATSAROS" w:date="2016-08-31T20:58:00Z">
                  <w:rPr>
                    <w:ins w:id="106" w:author="Georgios KATSAROS" w:date="2016-08-31T20:52:00Z"/>
                  </w:rPr>
                </w:rPrChange>
              </w:rPr>
            </w:pPr>
            <w:ins w:id="107" w:author="Georgios KATSAROS" w:date="2016-08-31T20:54:00Z">
              <w:r w:rsidRPr="00770F70">
                <w:rPr>
                  <w:sz w:val="20"/>
                  <w:szCs w:val="20"/>
                  <w:rPrChange w:id="108" w:author="Georgios KATSAROS" w:date="2016-08-31T20:58:00Z">
                    <w:rPr/>
                  </w:rPrChange>
                </w:rPr>
                <w:t>X</w:t>
              </w:r>
            </w:ins>
          </w:p>
        </w:tc>
        <w:tc>
          <w:tcPr>
            <w:tcW w:w="992" w:type="dxa"/>
            <w:tcPrChange w:id="109" w:author="Georgios KATSAROS" w:date="2016-08-31T20:57:00Z">
              <w:tcPr>
                <w:tcW w:w="992" w:type="dxa"/>
              </w:tcPr>
            </w:tcPrChange>
          </w:tcPr>
          <w:p w:rsidR="00770F70" w:rsidRPr="00770F70" w:rsidRDefault="00770F70" w:rsidP="00770F70">
            <w:pPr>
              <w:rPr>
                <w:ins w:id="110" w:author="Georgios KATSAROS" w:date="2016-08-31T20:52:00Z"/>
                <w:sz w:val="20"/>
                <w:szCs w:val="20"/>
                <w:rPrChange w:id="111" w:author="Georgios KATSAROS" w:date="2016-08-31T20:58:00Z">
                  <w:rPr>
                    <w:ins w:id="112" w:author="Georgios KATSAROS" w:date="2016-08-31T20:52:00Z"/>
                  </w:rPr>
                </w:rPrChange>
              </w:rPr>
            </w:pPr>
          </w:p>
        </w:tc>
        <w:tc>
          <w:tcPr>
            <w:tcW w:w="992" w:type="dxa"/>
            <w:tcPrChange w:id="113" w:author="Georgios KATSAROS" w:date="2016-08-31T20:57:00Z">
              <w:tcPr>
                <w:tcW w:w="992" w:type="dxa"/>
              </w:tcPr>
            </w:tcPrChange>
          </w:tcPr>
          <w:p w:rsidR="00770F70" w:rsidRPr="00770F70" w:rsidRDefault="00770F70" w:rsidP="00770F70">
            <w:pPr>
              <w:rPr>
                <w:ins w:id="114" w:author="Georgios KATSAROS" w:date="2016-08-31T20:52:00Z"/>
                <w:sz w:val="20"/>
                <w:szCs w:val="20"/>
                <w:rPrChange w:id="115" w:author="Georgios KATSAROS" w:date="2016-08-31T20:58:00Z">
                  <w:rPr>
                    <w:ins w:id="116" w:author="Georgios KATSAROS" w:date="2016-08-31T20:52:00Z"/>
                  </w:rPr>
                </w:rPrChange>
              </w:rPr>
            </w:pPr>
          </w:p>
        </w:tc>
        <w:tc>
          <w:tcPr>
            <w:tcW w:w="993" w:type="dxa"/>
            <w:tcPrChange w:id="117" w:author="Georgios KATSAROS" w:date="2016-08-31T20:57:00Z">
              <w:tcPr>
                <w:tcW w:w="993" w:type="dxa"/>
              </w:tcPr>
            </w:tcPrChange>
          </w:tcPr>
          <w:p w:rsidR="00770F70" w:rsidRPr="00770F70" w:rsidRDefault="00770F70" w:rsidP="00770F70">
            <w:pPr>
              <w:rPr>
                <w:ins w:id="118" w:author="Georgios KATSAROS" w:date="2016-08-31T20:52:00Z"/>
                <w:sz w:val="20"/>
                <w:szCs w:val="20"/>
                <w:rPrChange w:id="119" w:author="Georgios KATSAROS" w:date="2016-08-31T20:58:00Z">
                  <w:rPr>
                    <w:ins w:id="120" w:author="Georgios KATSAROS" w:date="2016-08-31T20:52:00Z"/>
                  </w:rPr>
                </w:rPrChange>
              </w:rPr>
            </w:pPr>
          </w:p>
        </w:tc>
        <w:tc>
          <w:tcPr>
            <w:tcW w:w="992" w:type="dxa"/>
            <w:tcPrChange w:id="121" w:author="Georgios KATSAROS" w:date="2016-08-31T20:57:00Z">
              <w:tcPr>
                <w:tcW w:w="992" w:type="dxa"/>
              </w:tcPr>
            </w:tcPrChange>
          </w:tcPr>
          <w:p w:rsidR="00770F70" w:rsidRPr="00770F70" w:rsidRDefault="00770F70" w:rsidP="00770F70">
            <w:pPr>
              <w:rPr>
                <w:ins w:id="122" w:author="Georgios KATSAROS" w:date="2016-08-31T20:52:00Z"/>
                <w:sz w:val="20"/>
                <w:szCs w:val="20"/>
                <w:rPrChange w:id="123" w:author="Georgios KATSAROS" w:date="2016-08-31T20:58:00Z">
                  <w:rPr>
                    <w:ins w:id="124" w:author="Georgios KATSAROS" w:date="2016-08-31T20:52:00Z"/>
                  </w:rPr>
                </w:rPrChange>
              </w:rPr>
            </w:pPr>
          </w:p>
        </w:tc>
        <w:tc>
          <w:tcPr>
            <w:tcW w:w="1133" w:type="dxa"/>
            <w:tcPrChange w:id="125" w:author="Georgios KATSAROS" w:date="2016-08-31T20:57:00Z">
              <w:tcPr>
                <w:tcW w:w="1133" w:type="dxa"/>
              </w:tcPr>
            </w:tcPrChange>
          </w:tcPr>
          <w:p w:rsidR="00770F70" w:rsidRPr="00770F70" w:rsidRDefault="00770F70" w:rsidP="00770F70">
            <w:pPr>
              <w:rPr>
                <w:ins w:id="126" w:author="Georgios KATSAROS" w:date="2016-08-31T20:52:00Z"/>
                <w:sz w:val="20"/>
                <w:szCs w:val="20"/>
                <w:rPrChange w:id="127" w:author="Georgios KATSAROS" w:date="2016-08-31T20:58:00Z">
                  <w:rPr>
                    <w:ins w:id="128" w:author="Georgios KATSAROS" w:date="2016-08-31T20:52:00Z"/>
                  </w:rPr>
                </w:rPrChange>
              </w:rPr>
            </w:pPr>
          </w:p>
        </w:tc>
      </w:tr>
      <w:tr w:rsidR="00770F70" w:rsidTr="00770F70">
        <w:trPr>
          <w:ins w:id="129" w:author="Georgios KATSAROS" w:date="2016-08-31T20:52:00Z"/>
        </w:trPr>
        <w:tc>
          <w:tcPr>
            <w:tcW w:w="3397" w:type="dxa"/>
            <w:tcPrChange w:id="130" w:author="Georgios KATSAROS" w:date="2016-08-31T20:57:00Z">
              <w:tcPr>
                <w:tcW w:w="2122" w:type="dxa"/>
              </w:tcPr>
            </w:tcPrChange>
          </w:tcPr>
          <w:p w:rsidR="00770F70" w:rsidRPr="00770F70" w:rsidRDefault="00770F70" w:rsidP="00770F70">
            <w:pPr>
              <w:jc w:val="center"/>
              <w:rPr>
                <w:ins w:id="131" w:author="Georgios KATSAROS" w:date="2016-08-31T20:53:00Z"/>
                <w:sz w:val="20"/>
                <w:szCs w:val="20"/>
                <w:rPrChange w:id="132" w:author="Georgios KATSAROS" w:date="2016-08-31T20:58:00Z">
                  <w:rPr>
                    <w:ins w:id="133" w:author="Georgios KATSAROS" w:date="2016-08-31T20:53:00Z"/>
                  </w:rPr>
                </w:rPrChange>
              </w:rPr>
            </w:pPr>
            <w:ins w:id="134" w:author="Georgios KATSAROS" w:date="2016-08-31T20:53:00Z">
              <w:r w:rsidRPr="00770F70">
                <w:rPr>
                  <w:sz w:val="20"/>
                  <w:szCs w:val="20"/>
                  <w:rPrChange w:id="135" w:author="Georgios KATSAROS" w:date="2016-08-31T20:58:00Z">
                    <w:rPr/>
                  </w:rPrChange>
                </w:rPr>
                <w:t>Moving to the gate reflectometry</w:t>
              </w:r>
            </w:ins>
          </w:p>
          <w:p w:rsidR="00770F70" w:rsidRPr="00770F70" w:rsidRDefault="00770F70" w:rsidP="00770F70">
            <w:pPr>
              <w:rPr>
                <w:ins w:id="136" w:author="Georgios KATSAROS" w:date="2016-08-31T20:52:00Z"/>
                <w:sz w:val="20"/>
                <w:szCs w:val="20"/>
                <w:rPrChange w:id="137" w:author="Georgios KATSAROS" w:date="2016-08-31T20:58:00Z">
                  <w:rPr>
                    <w:ins w:id="138" w:author="Georgios KATSAROS" w:date="2016-08-31T20:52:00Z"/>
                  </w:rPr>
                </w:rPrChange>
              </w:rPr>
            </w:pPr>
            <w:ins w:id="139" w:author="Georgios KATSAROS" w:date="2016-08-31T20:53:00Z">
              <w:r w:rsidRPr="00770F70">
                <w:rPr>
                  <w:sz w:val="20"/>
                  <w:szCs w:val="20"/>
                  <w:rPrChange w:id="140" w:author="Georgios KATSAROS" w:date="2016-08-31T20:58:00Z">
                    <w:rPr/>
                  </w:rPrChange>
                </w:rPr>
                <w:t>Optimizing the gate reflectometry</w:t>
              </w:r>
            </w:ins>
          </w:p>
        </w:tc>
        <w:tc>
          <w:tcPr>
            <w:tcW w:w="851" w:type="dxa"/>
            <w:tcPrChange w:id="141" w:author="Georgios KATSAROS" w:date="2016-08-31T20:57:00Z">
              <w:tcPr>
                <w:tcW w:w="2126" w:type="dxa"/>
              </w:tcPr>
            </w:tcPrChange>
          </w:tcPr>
          <w:p w:rsidR="00770F70" w:rsidRPr="00770F70" w:rsidRDefault="00770F70" w:rsidP="00770F70">
            <w:pPr>
              <w:rPr>
                <w:ins w:id="142" w:author="Georgios KATSAROS" w:date="2016-08-31T20:52:00Z"/>
                <w:sz w:val="20"/>
                <w:szCs w:val="20"/>
                <w:rPrChange w:id="143" w:author="Georgios KATSAROS" w:date="2016-08-31T20:58:00Z">
                  <w:rPr>
                    <w:ins w:id="144" w:author="Georgios KATSAROS" w:date="2016-08-31T20:52:00Z"/>
                  </w:rPr>
                </w:rPrChange>
              </w:rPr>
            </w:pPr>
          </w:p>
        </w:tc>
        <w:tc>
          <w:tcPr>
            <w:tcW w:w="992" w:type="dxa"/>
            <w:tcPrChange w:id="145" w:author="Georgios KATSAROS" w:date="2016-08-31T20:57:00Z">
              <w:tcPr>
                <w:tcW w:w="992" w:type="dxa"/>
              </w:tcPr>
            </w:tcPrChange>
          </w:tcPr>
          <w:p w:rsidR="00770F70" w:rsidRPr="00770F70" w:rsidRDefault="00770F70" w:rsidP="00770F70">
            <w:pPr>
              <w:rPr>
                <w:ins w:id="146" w:author="Georgios KATSAROS" w:date="2016-08-31T20:52:00Z"/>
                <w:sz w:val="20"/>
                <w:szCs w:val="20"/>
                <w:rPrChange w:id="147" w:author="Georgios KATSAROS" w:date="2016-08-31T20:58:00Z">
                  <w:rPr>
                    <w:ins w:id="148" w:author="Georgios KATSAROS" w:date="2016-08-31T20:52:00Z"/>
                  </w:rPr>
                </w:rPrChange>
              </w:rPr>
            </w:pPr>
            <w:ins w:id="149" w:author="Georgios KATSAROS" w:date="2016-08-31T20:54:00Z">
              <w:r w:rsidRPr="00770F70">
                <w:rPr>
                  <w:sz w:val="20"/>
                  <w:szCs w:val="20"/>
                  <w:rPrChange w:id="150" w:author="Georgios KATSAROS" w:date="2016-08-31T20:58:00Z">
                    <w:rPr/>
                  </w:rPrChange>
                </w:rPr>
                <w:t>X</w:t>
              </w:r>
            </w:ins>
          </w:p>
        </w:tc>
        <w:tc>
          <w:tcPr>
            <w:tcW w:w="992" w:type="dxa"/>
            <w:tcPrChange w:id="151" w:author="Georgios KATSAROS" w:date="2016-08-31T20:57:00Z">
              <w:tcPr>
                <w:tcW w:w="992" w:type="dxa"/>
              </w:tcPr>
            </w:tcPrChange>
          </w:tcPr>
          <w:p w:rsidR="00770F70" w:rsidRPr="00770F70" w:rsidRDefault="00770F70" w:rsidP="00770F70">
            <w:pPr>
              <w:rPr>
                <w:ins w:id="152" w:author="Georgios KATSAROS" w:date="2016-08-31T20:52:00Z"/>
                <w:sz w:val="20"/>
                <w:szCs w:val="20"/>
                <w:rPrChange w:id="153" w:author="Georgios KATSAROS" w:date="2016-08-31T20:58:00Z">
                  <w:rPr>
                    <w:ins w:id="154" w:author="Georgios KATSAROS" w:date="2016-08-31T20:52:00Z"/>
                  </w:rPr>
                </w:rPrChange>
              </w:rPr>
            </w:pPr>
          </w:p>
        </w:tc>
        <w:tc>
          <w:tcPr>
            <w:tcW w:w="993" w:type="dxa"/>
            <w:tcPrChange w:id="155" w:author="Georgios KATSAROS" w:date="2016-08-31T20:57:00Z">
              <w:tcPr>
                <w:tcW w:w="993" w:type="dxa"/>
              </w:tcPr>
            </w:tcPrChange>
          </w:tcPr>
          <w:p w:rsidR="00770F70" w:rsidRPr="00770F70" w:rsidRDefault="00770F70" w:rsidP="00770F70">
            <w:pPr>
              <w:rPr>
                <w:ins w:id="156" w:author="Georgios KATSAROS" w:date="2016-08-31T20:52:00Z"/>
                <w:sz w:val="20"/>
                <w:szCs w:val="20"/>
                <w:rPrChange w:id="157" w:author="Georgios KATSAROS" w:date="2016-08-31T20:58:00Z">
                  <w:rPr>
                    <w:ins w:id="158" w:author="Georgios KATSAROS" w:date="2016-08-31T20:52:00Z"/>
                  </w:rPr>
                </w:rPrChange>
              </w:rPr>
            </w:pPr>
          </w:p>
        </w:tc>
        <w:tc>
          <w:tcPr>
            <w:tcW w:w="992" w:type="dxa"/>
            <w:tcPrChange w:id="159" w:author="Georgios KATSAROS" w:date="2016-08-31T20:57:00Z">
              <w:tcPr>
                <w:tcW w:w="992" w:type="dxa"/>
              </w:tcPr>
            </w:tcPrChange>
          </w:tcPr>
          <w:p w:rsidR="00770F70" w:rsidRPr="00770F70" w:rsidRDefault="00770F70" w:rsidP="00770F70">
            <w:pPr>
              <w:rPr>
                <w:ins w:id="160" w:author="Georgios KATSAROS" w:date="2016-08-31T20:52:00Z"/>
                <w:sz w:val="20"/>
                <w:szCs w:val="20"/>
                <w:rPrChange w:id="161" w:author="Georgios KATSAROS" w:date="2016-08-31T20:58:00Z">
                  <w:rPr>
                    <w:ins w:id="162" w:author="Georgios KATSAROS" w:date="2016-08-31T20:52:00Z"/>
                  </w:rPr>
                </w:rPrChange>
              </w:rPr>
            </w:pPr>
          </w:p>
        </w:tc>
        <w:tc>
          <w:tcPr>
            <w:tcW w:w="1133" w:type="dxa"/>
            <w:tcPrChange w:id="163" w:author="Georgios KATSAROS" w:date="2016-08-31T20:57:00Z">
              <w:tcPr>
                <w:tcW w:w="1133" w:type="dxa"/>
              </w:tcPr>
            </w:tcPrChange>
          </w:tcPr>
          <w:p w:rsidR="00770F70" w:rsidRPr="00770F70" w:rsidRDefault="00770F70" w:rsidP="00770F70">
            <w:pPr>
              <w:rPr>
                <w:ins w:id="164" w:author="Georgios KATSAROS" w:date="2016-08-31T20:52:00Z"/>
                <w:sz w:val="20"/>
                <w:szCs w:val="20"/>
                <w:rPrChange w:id="165" w:author="Georgios KATSAROS" w:date="2016-08-31T20:58:00Z">
                  <w:rPr>
                    <w:ins w:id="166" w:author="Georgios KATSAROS" w:date="2016-08-31T20:52:00Z"/>
                  </w:rPr>
                </w:rPrChange>
              </w:rPr>
            </w:pPr>
          </w:p>
        </w:tc>
      </w:tr>
      <w:tr w:rsidR="00770F70" w:rsidTr="00770F70">
        <w:trPr>
          <w:ins w:id="167" w:author="Georgios KATSAROS" w:date="2016-08-31T20:52:00Z"/>
        </w:trPr>
        <w:tc>
          <w:tcPr>
            <w:tcW w:w="3397" w:type="dxa"/>
            <w:tcPrChange w:id="168" w:author="Georgios KATSAROS" w:date="2016-08-31T20:57:00Z">
              <w:tcPr>
                <w:tcW w:w="2122" w:type="dxa"/>
              </w:tcPr>
            </w:tcPrChange>
          </w:tcPr>
          <w:p w:rsidR="00770F70" w:rsidRPr="00770F70" w:rsidRDefault="00770F70" w:rsidP="00770F70">
            <w:pPr>
              <w:jc w:val="center"/>
              <w:rPr>
                <w:ins w:id="169" w:author="Georgios KATSAROS" w:date="2016-08-31T20:53:00Z"/>
                <w:sz w:val="20"/>
                <w:szCs w:val="20"/>
                <w:rPrChange w:id="170" w:author="Georgios KATSAROS" w:date="2016-08-31T20:58:00Z">
                  <w:rPr>
                    <w:ins w:id="171" w:author="Georgios KATSAROS" w:date="2016-08-31T20:53:00Z"/>
                  </w:rPr>
                </w:rPrChange>
              </w:rPr>
            </w:pPr>
            <w:ins w:id="172" w:author="Georgios KATSAROS" w:date="2016-08-31T20:53:00Z">
              <w:r w:rsidRPr="00770F70">
                <w:rPr>
                  <w:sz w:val="20"/>
                  <w:szCs w:val="20"/>
                  <w:rPrChange w:id="173" w:author="Georgios KATSAROS" w:date="2016-08-31T20:58:00Z">
                    <w:rPr/>
                  </w:rPrChange>
                </w:rPr>
                <w:t>Measuring the spin relaxation time T</w:t>
              </w:r>
              <w:r w:rsidRPr="00770F70">
                <w:rPr>
                  <w:sz w:val="20"/>
                  <w:szCs w:val="20"/>
                  <w:vertAlign w:val="subscript"/>
                  <w:rPrChange w:id="174" w:author="Georgios KATSAROS" w:date="2016-08-31T20:58:00Z">
                    <w:rPr>
                      <w:vertAlign w:val="subscript"/>
                    </w:rPr>
                  </w:rPrChange>
                </w:rPr>
                <w:t>1</w:t>
              </w:r>
            </w:ins>
          </w:p>
          <w:p w:rsidR="00770F70" w:rsidRPr="00770F70" w:rsidRDefault="00770F70" w:rsidP="00770F70">
            <w:pPr>
              <w:rPr>
                <w:ins w:id="175" w:author="Georgios KATSAROS" w:date="2016-08-31T20:52:00Z"/>
                <w:sz w:val="20"/>
                <w:szCs w:val="20"/>
                <w:rPrChange w:id="176" w:author="Georgios KATSAROS" w:date="2016-08-31T20:58:00Z">
                  <w:rPr>
                    <w:ins w:id="177" w:author="Georgios KATSAROS" w:date="2016-08-31T20:52:00Z"/>
                  </w:rPr>
                </w:rPrChange>
              </w:rPr>
            </w:pPr>
          </w:p>
        </w:tc>
        <w:tc>
          <w:tcPr>
            <w:tcW w:w="851" w:type="dxa"/>
            <w:tcPrChange w:id="178" w:author="Georgios KATSAROS" w:date="2016-08-31T20:57:00Z">
              <w:tcPr>
                <w:tcW w:w="2126" w:type="dxa"/>
              </w:tcPr>
            </w:tcPrChange>
          </w:tcPr>
          <w:p w:rsidR="00770F70" w:rsidRPr="00770F70" w:rsidRDefault="00770F70" w:rsidP="00770F70">
            <w:pPr>
              <w:rPr>
                <w:ins w:id="179" w:author="Georgios KATSAROS" w:date="2016-08-31T20:52:00Z"/>
                <w:sz w:val="20"/>
                <w:szCs w:val="20"/>
                <w:rPrChange w:id="180" w:author="Georgios KATSAROS" w:date="2016-08-31T20:58:00Z">
                  <w:rPr>
                    <w:ins w:id="181" w:author="Georgios KATSAROS" w:date="2016-08-31T20:52:00Z"/>
                  </w:rPr>
                </w:rPrChange>
              </w:rPr>
            </w:pPr>
          </w:p>
        </w:tc>
        <w:tc>
          <w:tcPr>
            <w:tcW w:w="992" w:type="dxa"/>
            <w:tcPrChange w:id="182" w:author="Georgios KATSAROS" w:date="2016-08-31T20:57:00Z">
              <w:tcPr>
                <w:tcW w:w="992" w:type="dxa"/>
              </w:tcPr>
            </w:tcPrChange>
          </w:tcPr>
          <w:p w:rsidR="00770F70" w:rsidRPr="00770F70" w:rsidRDefault="00770F70" w:rsidP="00770F70">
            <w:pPr>
              <w:rPr>
                <w:ins w:id="183" w:author="Georgios KATSAROS" w:date="2016-08-31T20:52:00Z"/>
                <w:sz w:val="20"/>
                <w:szCs w:val="20"/>
                <w:rPrChange w:id="184" w:author="Georgios KATSAROS" w:date="2016-08-31T20:58:00Z">
                  <w:rPr>
                    <w:ins w:id="185" w:author="Georgios KATSAROS" w:date="2016-08-31T20:52:00Z"/>
                  </w:rPr>
                </w:rPrChange>
              </w:rPr>
            </w:pPr>
          </w:p>
        </w:tc>
        <w:tc>
          <w:tcPr>
            <w:tcW w:w="992" w:type="dxa"/>
            <w:tcPrChange w:id="186" w:author="Georgios KATSAROS" w:date="2016-08-31T20:57:00Z">
              <w:tcPr>
                <w:tcW w:w="992" w:type="dxa"/>
              </w:tcPr>
            </w:tcPrChange>
          </w:tcPr>
          <w:p w:rsidR="00770F70" w:rsidRPr="00770F70" w:rsidRDefault="00770F70" w:rsidP="00770F70">
            <w:pPr>
              <w:rPr>
                <w:ins w:id="187" w:author="Georgios KATSAROS" w:date="2016-08-31T20:52:00Z"/>
                <w:sz w:val="20"/>
                <w:szCs w:val="20"/>
                <w:rPrChange w:id="188" w:author="Georgios KATSAROS" w:date="2016-08-31T20:58:00Z">
                  <w:rPr>
                    <w:ins w:id="189" w:author="Georgios KATSAROS" w:date="2016-08-31T20:52:00Z"/>
                  </w:rPr>
                </w:rPrChange>
              </w:rPr>
            </w:pPr>
            <w:ins w:id="190" w:author="Georgios KATSAROS" w:date="2016-08-31T20:55:00Z">
              <w:r w:rsidRPr="00770F70">
                <w:rPr>
                  <w:sz w:val="20"/>
                  <w:szCs w:val="20"/>
                  <w:rPrChange w:id="191" w:author="Georgios KATSAROS" w:date="2016-08-31T20:58:00Z">
                    <w:rPr/>
                  </w:rPrChange>
                </w:rPr>
                <w:t>X</w:t>
              </w:r>
            </w:ins>
          </w:p>
        </w:tc>
        <w:tc>
          <w:tcPr>
            <w:tcW w:w="993" w:type="dxa"/>
            <w:tcPrChange w:id="192" w:author="Georgios KATSAROS" w:date="2016-08-31T20:57:00Z">
              <w:tcPr>
                <w:tcW w:w="993" w:type="dxa"/>
              </w:tcPr>
            </w:tcPrChange>
          </w:tcPr>
          <w:p w:rsidR="00770F70" w:rsidRPr="00770F70" w:rsidRDefault="00770F70" w:rsidP="00770F70">
            <w:pPr>
              <w:rPr>
                <w:ins w:id="193" w:author="Georgios KATSAROS" w:date="2016-08-31T20:52:00Z"/>
                <w:sz w:val="20"/>
                <w:szCs w:val="20"/>
                <w:rPrChange w:id="194" w:author="Georgios KATSAROS" w:date="2016-08-31T20:58:00Z">
                  <w:rPr>
                    <w:ins w:id="195" w:author="Georgios KATSAROS" w:date="2016-08-31T20:52:00Z"/>
                  </w:rPr>
                </w:rPrChange>
              </w:rPr>
            </w:pPr>
          </w:p>
        </w:tc>
        <w:tc>
          <w:tcPr>
            <w:tcW w:w="992" w:type="dxa"/>
            <w:tcPrChange w:id="196" w:author="Georgios KATSAROS" w:date="2016-08-31T20:57:00Z">
              <w:tcPr>
                <w:tcW w:w="992" w:type="dxa"/>
              </w:tcPr>
            </w:tcPrChange>
          </w:tcPr>
          <w:p w:rsidR="00770F70" w:rsidRPr="00770F70" w:rsidRDefault="00770F70" w:rsidP="00770F70">
            <w:pPr>
              <w:rPr>
                <w:ins w:id="197" w:author="Georgios KATSAROS" w:date="2016-08-31T20:52:00Z"/>
                <w:sz w:val="20"/>
                <w:szCs w:val="20"/>
                <w:rPrChange w:id="198" w:author="Georgios KATSAROS" w:date="2016-08-31T20:58:00Z">
                  <w:rPr>
                    <w:ins w:id="199" w:author="Georgios KATSAROS" w:date="2016-08-31T20:52:00Z"/>
                  </w:rPr>
                </w:rPrChange>
              </w:rPr>
            </w:pPr>
          </w:p>
        </w:tc>
        <w:tc>
          <w:tcPr>
            <w:tcW w:w="1133" w:type="dxa"/>
            <w:tcPrChange w:id="200" w:author="Georgios KATSAROS" w:date="2016-08-31T20:57:00Z">
              <w:tcPr>
                <w:tcW w:w="1133" w:type="dxa"/>
              </w:tcPr>
            </w:tcPrChange>
          </w:tcPr>
          <w:p w:rsidR="00770F70" w:rsidRPr="00770F70" w:rsidRDefault="00770F70" w:rsidP="00770F70">
            <w:pPr>
              <w:rPr>
                <w:ins w:id="201" w:author="Georgios KATSAROS" w:date="2016-08-31T20:52:00Z"/>
                <w:sz w:val="20"/>
                <w:szCs w:val="20"/>
                <w:rPrChange w:id="202" w:author="Georgios KATSAROS" w:date="2016-08-31T20:58:00Z">
                  <w:rPr>
                    <w:ins w:id="203" w:author="Georgios KATSAROS" w:date="2016-08-31T20:52:00Z"/>
                  </w:rPr>
                </w:rPrChange>
              </w:rPr>
            </w:pPr>
          </w:p>
        </w:tc>
      </w:tr>
      <w:tr w:rsidR="00770F70" w:rsidTr="00770F70">
        <w:trPr>
          <w:ins w:id="204" w:author="Georgios KATSAROS" w:date="2016-08-31T20:52:00Z"/>
        </w:trPr>
        <w:tc>
          <w:tcPr>
            <w:tcW w:w="3397" w:type="dxa"/>
            <w:tcPrChange w:id="205" w:author="Georgios KATSAROS" w:date="2016-08-31T20:57:00Z">
              <w:tcPr>
                <w:tcW w:w="2122" w:type="dxa"/>
              </w:tcPr>
            </w:tcPrChange>
          </w:tcPr>
          <w:p w:rsidR="00770F70" w:rsidRPr="00770F70" w:rsidRDefault="00770F70" w:rsidP="00770F70">
            <w:pPr>
              <w:jc w:val="center"/>
              <w:rPr>
                <w:ins w:id="206" w:author="Georgios KATSAROS" w:date="2016-08-31T20:53:00Z"/>
                <w:sz w:val="20"/>
                <w:szCs w:val="20"/>
                <w:rPrChange w:id="207" w:author="Georgios KATSAROS" w:date="2016-08-31T20:58:00Z">
                  <w:rPr>
                    <w:ins w:id="208" w:author="Georgios KATSAROS" w:date="2016-08-31T20:53:00Z"/>
                  </w:rPr>
                </w:rPrChange>
              </w:rPr>
            </w:pPr>
            <w:ins w:id="209" w:author="Georgios KATSAROS" w:date="2016-08-31T20:57:00Z">
              <w:r w:rsidRPr="00770F70">
                <w:rPr>
                  <w:sz w:val="20"/>
                  <w:szCs w:val="20"/>
                  <w:rPrChange w:id="210" w:author="Georgios KATSAROS" w:date="2016-08-31T20:58:00Z">
                    <w:rPr/>
                  </w:rPrChange>
                </w:rPr>
                <w:t>Determining the various spin coherence times</w:t>
              </w:r>
            </w:ins>
          </w:p>
          <w:p w:rsidR="00770F70" w:rsidRPr="00770F70" w:rsidRDefault="00770F70" w:rsidP="00770F70">
            <w:pPr>
              <w:rPr>
                <w:ins w:id="211" w:author="Georgios KATSAROS" w:date="2016-08-31T20:52:00Z"/>
                <w:sz w:val="20"/>
                <w:szCs w:val="20"/>
                <w:rPrChange w:id="212" w:author="Georgios KATSAROS" w:date="2016-08-31T20:58:00Z">
                  <w:rPr>
                    <w:ins w:id="213" w:author="Georgios KATSAROS" w:date="2016-08-31T20:52:00Z"/>
                  </w:rPr>
                </w:rPrChange>
              </w:rPr>
            </w:pPr>
          </w:p>
        </w:tc>
        <w:tc>
          <w:tcPr>
            <w:tcW w:w="851" w:type="dxa"/>
            <w:tcPrChange w:id="214" w:author="Georgios KATSAROS" w:date="2016-08-31T20:57:00Z">
              <w:tcPr>
                <w:tcW w:w="2126" w:type="dxa"/>
              </w:tcPr>
            </w:tcPrChange>
          </w:tcPr>
          <w:p w:rsidR="00770F70" w:rsidRPr="00770F70" w:rsidRDefault="00770F70" w:rsidP="00770F70">
            <w:pPr>
              <w:rPr>
                <w:ins w:id="215" w:author="Georgios KATSAROS" w:date="2016-08-31T20:52:00Z"/>
                <w:sz w:val="20"/>
                <w:szCs w:val="20"/>
                <w:rPrChange w:id="216" w:author="Georgios KATSAROS" w:date="2016-08-31T20:58:00Z">
                  <w:rPr>
                    <w:ins w:id="217" w:author="Georgios KATSAROS" w:date="2016-08-31T20:52:00Z"/>
                  </w:rPr>
                </w:rPrChange>
              </w:rPr>
            </w:pPr>
          </w:p>
        </w:tc>
        <w:tc>
          <w:tcPr>
            <w:tcW w:w="992" w:type="dxa"/>
            <w:tcPrChange w:id="218" w:author="Georgios KATSAROS" w:date="2016-08-31T20:57:00Z">
              <w:tcPr>
                <w:tcW w:w="992" w:type="dxa"/>
              </w:tcPr>
            </w:tcPrChange>
          </w:tcPr>
          <w:p w:rsidR="00770F70" w:rsidRPr="00770F70" w:rsidRDefault="00770F70" w:rsidP="00770F70">
            <w:pPr>
              <w:rPr>
                <w:ins w:id="219" w:author="Georgios KATSAROS" w:date="2016-08-31T20:52:00Z"/>
                <w:sz w:val="20"/>
                <w:szCs w:val="20"/>
                <w:rPrChange w:id="220" w:author="Georgios KATSAROS" w:date="2016-08-31T20:58:00Z">
                  <w:rPr>
                    <w:ins w:id="221" w:author="Georgios KATSAROS" w:date="2016-08-31T20:52:00Z"/>
                  </w:rPr>
                </w:rPrChange>
              </w:rPr>
            </w:pPr>
          </w:p>
        </w:tc>
        <w:tc>
          <w:tcPr>
            <w:tcW w:w="992" w:type="dxa"/>
            <w:tcPrChange w:id="222" w:author="Georgios KATSAROS" w:date="2016-08-31T20:57:00Z">
              <w:tcPr>
                <w:tcW w:w="992" w:type="dxa"/>
              </w:tcPr>
            </w:tcPrChange>
          </w:tcPr>
          <w:p w:rsidR="00770F70" w:rsidRPr="00770F70" w:rsidRDefault="00770F70" w:rsidP="00770F70">
            <w:pPr>
              <w:rPr>
                <w:ins w:id="223" w:author="Georgios KATSAROS" w:date="2016-08-31T20:52:00Z"/>
                <w:sz w:val="20"/>
                <w:szCs w:val="20"/>
                <w:rPrChange w:id="224" w:author="Georgios KATSAROS" w:date="2016-08-31T20:58:00Z">
                  <w:rPr>
                    <w:ins w:id="225" w:author="Georgios KATSAROS" w:date="2016-08-31T20:52:00Z"/>
                  </w:rPr>
                </w:rPrChange>
              </w:rPr>
            </w:pPr>
          </w:p>
        </w:tc>
        <w:tc>
          <w:tcPr>
            <w:tcW w:w="993" w:type="dxa"/>
            <w:tcPrChange w:id="226" w:author="Georgios KATSAROS" w:date="2016-08-31T20:57:00Z">
              <w:tcPr>
                <w:tcW w:w="993" w:type="dxa"/>
              </w:tcPr>
            </w:tcPrChange>
          </w:tcPr>
          <w:p w:rsidR="00770F70" w:rsidRPr="00770F70" w:rsidRDefault="00770F70" w:rsidP="00770F70">
            <w:pPr>
              <w:rPr>
                <w:ins w:id="227" w:author="Georgios KATSAROS" w:date="2016-08-31T20:52:00Z"/>
                <w:sz w:val="20"/>
                <w:szCs w:val="20"/>
                <w:rPrChange w:id="228" w:author="Georgios KATSAROS" w:date="2016-08-31T20:58:00Z">
                  <w:rPr>
                    <w:ins w:id="229" w:author="Georgios KATSAROS" w:date="2016-08-31T20:52:00Z"/>
                  </w:rPr>
                </w:rPrChange>
              </w:rPr>
            </w:pPr>
            <w:ins w:id="230" w:author="Georgios KATSAROS" w:date="2016-08-31T20:55:00Z">
              <w:r w:rsidRPr="00770F70">
                <w:rPr>
                  <w:sz w:val="20"/>
                  <w:szCs w:val="20"/>
                  <w:rPrChange w:id="231" w:author="Georgios KATSAROS" w:date="2016-08-31T20:58:00Z">
                    <w:rPr/>
                  </w:rPrChange>
                </w:rPr>
                <w:t>X</w:t>
              </w:r>
            </w:ins>
          </w:p>
        </w:tc>
        <w:tc>
          <w:tcPr>
            <w:tcW w:w="992" w:type="dxa"/>
            <w:tcPrChange w:id="232" w:author="Georgios KATSAROS" w:date="2016-08-31T20:57:00Z">
              <w:tcPr>
                <w:tcW w:w="992" w:type="dxa"/>
              </w:tcPr>
            </w:tcPrChange>
          </w:tcPr>
          <w:p w:rsidR="00770F70" w:rsidRPr="00770F70" w:rsidRDefault="00770F70" w:rsidP="00770F70">
            <w:pPr>
              <w:rPr>
                <w:ins w:id="233" w:author="Georgios KATSAROS" w:date="2016-08-31T20:52:00Z"/>
                <w:sz w:val="20"/>
                <w:szCs w:val="20"/>
                <w:rPrChange w:id="234" w:author="Georgios KATSAROS" w:date="2016-08-31T20:58:00Z">
                  <w:rPr>
                    <w:ins w:id="235" w:author="Georgios KATSAROS" w:date="2016-08-31T20:52:00Z"/>
                  </w:rPr>
                </w:rPrChange>
              </w:rPr>
            </w:pPr>
            <w:ins w:id="236" w:author="Georgios KATSAROS" w:date="2016-08-31T20:55:00Z">
              <w:r w:rsidRPr="00770F70">
                <w:rPr>
                  <w:sz w:val="20"/>
                  <w:szCs w:val="20"/>
                  <w:rPrChange w:id="237" w:author="Georgios KATSAROS" w:date="2016-08-31T20:58:00Z">
                    <w:rPr/>
                  </w:rPrChange>
                </w:rPr>
                <w:t>X</w:t>
              </w:r>
            </w:ins>
          </w:p>
        </w:tc>
        <w:tc>
          <w:tcPr>
            <w:tcW w:w="1133" w:type="dxa"/>
            <w:tcPrChange w:id="238" w:author="Georgios KATSAROS" w:date="2016-08-31T20:57:00Z">
              <w:tcPr>
                <w:tcW w:w="1133" w:type="dxa"/>
              </w:tcPr>
            </w:tcPrChange>
          </w:tcPr>
          <w:p w:rsidR="00770F70" w:rsidRPr="00770F70" w:rsidRDefault="00770F70" w:rsidP="00770F70">
            <w:pPr>
              <w:rPr>
                <w:ins w:id="239" w:author="Georgios KATSAROS" w:date="2016-08-31T20:52:00Z"/>
                <w:sz w:val="20"/>
                <w:szCs w:val="20"/>
                <w:rPrChange w:id="240" w:author="Georgios KATSAROS" w:date="2016-08-31T20:58:00Z">
                  <w:rPr>
                    <w:ins w:id="241" w:author="Georgios KATSAROS" w:date="2016-08-31T20:52:00Z"/>
                  </w:rPr>
                </w:rPrChange>
              </w:rPr>
            </w:pPr>
            <w:ins w:id="242" w:author="Georgios KATSAROS" w:date="2016-08-31T20:55:00Z">
              <w:r w:rsidRPr="00770F70">
                <w:rPr>
                  <w:sz w:val="20"/>
                  <w:szCs w:val="20"/>
                  <w:rPrChange w:id="243" w:author="Georgios KATSAROS" w:date="2016-08-31T20:58:00Z">
                    <w:rPr/>
                  </w:rPrChange>
                </w:rPr>
                <w:t>X</w:t>
              </w:r>
            </w:ins>
          </w:p>
        </w:tc>
      </w:tr>
    </w:tbl>
    <w:p w:rsidR="00770F70" w:rsidRDefault="00770F70">
      <w:pPr>
        <w:rPr>
          <w:ins w:id="244" w:author="Georgios KATSAROS" w:date="2016-08-31T20:55:00Z"/>
        </w:rPr>
        <w:pPrChange w:id="245" w:author="Georgios KATSAROS" w:date="2016-08-31T20:52:00Z">
          <w:pPr>
            <w:pStyle w:val="Heading3"/>
          </w:pPr>
        </w:pPrChange>
      </w:pPr>
    </w:p>
    <w:p w:rsidR="00770F70" w:rsidRPr="00770F70" w:rsidDel="00770F70" w:rsidRDefault="00770F70">
      <w:pPr>
        <w:rPr>
          <w:del w:id="246" w:author="Georgios KATSAROS" w:date="2016-08-31T20:55:00Z"/>
        </w:rPr>
        <w:pPrChange w:id="247" w:author="Georgios KATSAROS" w:date="2016-08-31T20:55:00Z">
          <w:pPr>
            <w:pStyle w:val="Heading3"/>
          </w:pPr>
        </w:pPrChange>
      </w:pPr>
      <w:ins w:id="248"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249" w:author="Georgios KATSAROS" w:date="2016-08-31T20:55:00Z"/>
        </w:trPr>
        <w:tc>
          <w:tcPr>
            <w:tcW w:w="3116" w:type="dxa"/>
            <w:vAlign w:val="center"/>
          </w:tcPr>
          <w:p w:rsidR="00D870D5" w:rsidRPr="00B87682" w:rsidDel="00770F70" w:rsidRDefault="00D870D5">
            <w:pPr>
              <w:rPr>
                <w:del w:id="250" w:author="Georgios KATSAROS" w:date="2016-08-31T20:55:00Z"/>
              </w:rPr>
              <w:pPrChange w:id="251" w:author="Georgios KATSAROS" w:date="2016-08-31T20:55:00Z">
                <w:pPr>
                  <w:jc w:val="center"/>
                </w:pPr>
              </w:pPrChange>
            </w:pPr>
            <w:del w:id="252" w:author="Georgios KATSAROS" w:date="2016-08-31T20:55:00Z">
              <w:r w:rsidDel="00770F70">
                <w:delText>Task:</w:delText>
              </w:r>
            </w:del>
          </w:p>
        </w:tc>
        <w:tc>
          <w:tcPr>
            <w:tcW w:w="3117" w:type="dxa"/>
            <w:vAlign w:val="center"/>
          </w:tcPr>
          <w:p w:rsidR="00D870D5" w:rsidDel="00770F70" w:rsidRDefault="00D870D5">
            <w:pPr>
              <w:rPr>
                <w:del w:id="253" w:author="Georgios KATSAROS" w:date="2016-08-31T20:55:00Z"/>
              </w:rPr>
              <w:pPrChange w:id="254" w:author="Georgios KATSAROS" w:date="2016-08-31T20:55:00Z">
                <w:pPr>
                  <w:jc w:val="center"/>
                </w:pPr>
              </w:pPrChange>
            </w:pPr>
            <w:del w:id="255" w:author="Georgios KATSAROS" w:date="2016-08-31T20:55:00Z">
              <w:r w:rsidDel="00770F70">
                <w:delText>Duration:</w:delText>
              </w:r>
            </w:del>
          </w:p>
        </w:tc>
      </w:tr>
      <w:tr w:rsidR="00D870D5" w:rsidDel="00770F70" w:rsidTr="009A4017">
        <w:trPr>
          <w:jc w:val="center"/>
          <w:del w:id="256" w:author="Georgios KATSAROS" w:date="2016-08-31T20:55:00Z"/>
        </w:trPr>
        <w:tc>
          <w:tcPr>
            <w:tcW w:w="3116" w:type="dxa"/>
            <w:vAlign w:val="center"/>
          </w:tcPr>
          <w:p w:rsidR="00D870D5" w:rsidDel="00770F70" w:rsidRDefault="00D870D5">
            <w:pPr>
              <w:rPr>
                <w:del w:id="257" w:author="Georgios KATSAROS" w:date="2016-08-31T20:55:00Z"/>
              </w:rPr>
              <w:pPrChange w:id="258" w:author="Georgios KATSAROS" w:date="2016-08-31T20:55:00Z">
                <w:pPr>
                  <w:jc w:val="center"/>
                </w:pPr>
              </w:pPrChange>
            </w:pPr>
            <w:del w:id="259"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260" w:author="Georgios KATSAROS" w:date="2016-08-31T20:55:00Z"/>
              </w:rPr>
              <w:pPrChange w:id="261" w:author="Georgios KATSAROS" w:date="2016-08-31T20:55:00Z">
                <w:pPr>
                  <w:jc w:val="center"/>
                </w:pPr>
              </w:pPrChange>
            </w:pPr>
            <w:del w:id="262" w:author="Georgios KATSAROS" w:date="2016-08-31T20:55:00Z">
              <w:r w:rsidDel="00770F70">
                <w:delText>April – September 2015</w:delText>
              </w:r>
            </w:del>
          </w:p>
        </w:tc>
      </w:tr>
      <w:tr w:rsidR="00D870D5" w:rsidDel="00770F70" w:rsidTr="009A4017">
        <w:trPr>
          <w:jc w:val="center"/>
          <w:del w:id="263" w:author="Georgios KATSAROS" w:date="2016-08-31T20:55:00Z"/>
        </w:trPr>
        <w:tc>
          <w:tcPr>
            <w:tcW w:w="3116" w:type="dxa"/>
            <w:vAlign w:val="center"/>
          </w:tcPr>
          <w:p w:rsidR="00D870D5" w:rsidDel="00770F70" w:rsidRDefault="00D870D5">
            <w:pPr>
              <w:rPr>
                <w:del w:id="264" w:author="Georgios KATSAROS" w:date="2016-08-31T20:55:00Z"/>
              </w:rPr>
              <w:pPrChange w:id="265" w:author="Georgios KATSAROS" w:date="2016-08-31T20:55:00Z">
                <w:pPr>
                  <w:jc w:val="center"/>
                </w:pPr>
              </w:pPrChange>
            </w:pPr>
            <w:del w:id="266" w:author="Georgios KATSAROS" w:date="2016-08-31T20:55:00Z">
              <w:r w:rsidDel="00770F70">
                <w:delText>Germanium nanowire based, hole spin single quantum dot tuning and characterization with the initial version reflectometry setup</w:delText>
              </w:r>
            </w:del>
          </w:p>
          <w:p w:rsidR="00D870D5" w:rsidDel="00770F70" w:rsidRDefault="00D870D5">
            <w:pPr>
              <w:rPr>
                <w:del w:id="267" w:author="Georgios KATSAROS" w:date="2016-08-31T20:55:00Z"/>
              </w:rPr>
              <w:pPrChange w:id="268" w:author="Georgios KATSAROS" w:date="2016-08-31T20:55:00Z">
                <w:pPr>
                  <w:jc w:val="center"/>
                </w:pPr>
              </w:pPrChange>
            </w:pPr>
          </w:p>
        </w:tc>
        <w:tc>
          <w:tcPr>
            <w:tcW w:w="3117" w:type="dxa"/>
            <w:vAlign w:val="center"/>
          </w:tcPr>
          <w:p w:rsidR="00D870D5" w:rsidDel="00770F70" w:rsidRDefault="00D870D5">
            <w:pPr>
              <w:rPr>
                <w:del w:id="269" w:author="Georgios KATSAROS" w:date="2016-08-31T20:55:00Z"/>
              </w:rPr>
              <w:pPrChange w:id="270" w:author="Georgios KATSAROS" w:date="2016-08-31T20:55:00Z">
                <w:pPr>
                  <w:jc w:val="center"/>
                </w:pPr>
              </w:pPrChange>
            </w:pPr>
            <w:del w:id="271" w:author="Georgios KATSAROS" w:date="2016-08-31T20:55:00Z">
              <w:r w:rsidDel="00770F70">
                <w:delText>September – October 2015</w:delText>
              </w:r>
            </w:del>
          </w:p>
        </w:tc>
      </w:tr>
      <w:tr w:rsidR="00D870D5" w:rsidDel="00770F70" w:rsidTr="009A4017">
        <w:trPr>
          <w:jc w:val="center"/>
          <w:del w:id="272" w:author="Georgios KATSAROS" w:date="2016-08-31T20:55:00Z"/>
        </w:trPr>
        <w:tc>
          <w:tcPr>
            <w:tcW w:w="3116" w:type="dxa"/>
            <w:vAlign w:val="center"/>
          </w:tcPr>
          <w:p w:rsidR="00D870D5" w:rsidRPr="00316C84" w:rsidDel="00770F70" w:rsidRDefault="00D870D5">
            <w:pPr>
              <w:rPr>
                <w:del w:id="273" w:author="Georgios KATSAROS" w:date="2016-08-31T20:55:00Z"/>
              </w:rPr>
              <w:pPrChange w:id="274" w:author="Georgios KATSAROS" w:date="2016-08-31T20:55:00Z">
                <w:pPr>
                  <w:jc w:val="center"/>
                </w:pPr>
              </w:pPrChange>
            </w:pPr>
            <w:del w:id="275" w:author="Georgios KATSAROS" w:date="2016-08-31T20:55:00Z">
              <w:r w:rsidDel="00770F70">
                <w:delText>Second generation of the reflectometry setup</w:delText>
              </w:r>
            </w:del>
          </w:p>
          <w:p w:rsidR="00D870D5" w:rsidDel="00770F70" w:rsidRDefault="00D870D5">
            <w:pPr>
              <w:rPr>
                <w:del w:id="276" w:author="Georgios KATSAROS" w:date="2016-08-31T20:55:00Z"/>
              </w:rPr>
              <w:pPrChange w:id="277" w:author="Georgios KATSAROS" w:date="2016-08-31T20:55:00Z">
                <w:pPr>
                  <w:jc w:val="center"/>
                </w:pPr>
              </w:pPrChange>
            </w:pPr>
          </w:p>
        </w:tc>
        <w:tc>
          <w:tcPr>
            <w:tcW w:w="3117" w:type="dxa"/>
            <w:vAlign w:val="center"/>
          </w:tcPr>
          <w:p w:rsidR="00D870D5" w:rsidDel="00770F70" w:rsidRDefault="00D870D5">
            <w:pPr>
              <w:rPr>
                <w:del w:id="278" w:author="Georgios KATSAROS" w:date="2016-08-31T20:55:00Z"/>
              </w:rPr>
              <w:pPrChange w:id="279" w:author="Georgios KATSAROS" w:date="2016-08-31T20:55:00Z">
                <w:pPr>
                  <w:jc w:val="center"/>
                </w:pPr>
              </w:pPrChange>
            </w:pPr>
            <w:del w:id="280" w:author="Georgios KATSAROS" w:date="2016-08-31T20:55:00Z">
              <w:r w:rsidDel="00770F70">
                <w:delText>January – March 2016</w:delText>
              </w:r>
            </w:del>
          </w:p>
        </w:tc>
      </w:tr>
      <w:tr w:rsidR="00D870D5" w:rsidDel="00770F70" w:rsidTr="009A4017">
        <w:trPr>
          <w:jc w:val="center"/>
          <w:del w:id="281" w:author="Georgios KATSAROS" w:date="2016-08-31T20:55:00Z"/>
        </w:trPr>
        <w:tc>
          <w:tcPr>
            <w:tcW w:w="3116" w:type="dxa"/>
            <w:vAlign w:val="center"/>
          </w:tcPr>
          <w:p w:rsidR="00D870D5" w:rsidDel="00770F70" w:rsidRDefault="00D870D5">
            <w:pPr>
              <w:rPr>
                <w:del w:id="282" w:author="Georgios KATSAROS" w:date="2016-08-31T20:55:00Z"/>
              </w:rPr>
              <w:pPrChange w:id="283" w:author="Georgios KATSAROS" w:date="2016-08-31T20:55:00Z">
                <w:pPr>
                  <w:jc w:val="center"/>
                </w:pPr>
              </w:pPrChange>
            </w:pPr>
            <w:del w:id="284"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pPr>
              <w:rPr>
                <w:del w:id="285" w:author="Georgios KATSAROS" w:date="2016-08-31T20:55:00Z"/>
              </w:rPr>
              <w:pPrChange w:id="286" w:author="Georgios KATSAROS" w:date="2016-08-31T20:55:00Z">
                <w:pPr>
                  <w:jc w:val="center"/>
                </w:pPr>
              </w:pPrChange>
            </w:pPr>
          </w:p>
        </w:tc>
        <w:tc>
          <w:tcPr>
            <w:tcW w:w="3117" w:type="dxa"/>
            <w:vAlign w:val="center"/>
          </w:tcPr>
          <w:p w:rsidR="00D870D5" w:rsidDel="00770F70" w:rsidRDefault="00D870D5">
            <w:pPr>
              <w:rPr>
                <w:del w:id="287" w:author="Georgios KATSAROS" w:date="2016-08-31T20:55:00Z"/>
              </w:rPr>
              <w:pPrChange w:id="288" w:author="Georgios KATSAROS" w:date="2016-08-31T20:55:00Z">
                <w:pPr>
                  <w:jc w:val="center"/>
                </w:pPr>
              </w:pPrChange>
            </w:pPr>
            <w:del w:id="289"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290" w:author="Georgios KATSAROS" w:date="2016-08-31T20:55:00Z"/>
        </w:trPr>
        <w:tc>
          <w:tcPr>
            <w:tcW w:w="3116" w:type="dxa"/>
            <w:vAlign w:val="center"/>
          </w:tcPr>
          <w:p w:rsidR="00D870D5" w:rsidDel="00770F70" w:rsidRDefault="00D870D5">
            <w:pPr>
              <w:rPr>
                <w:del w:id="291" w:author="Georgios KATSAROS" w:date="2016-08-31T20:55:00Z"/>
              </w:rPr>
              <w:pPrChange w:id="292" w:author="Georgios KATSAROS" w:date="2016-08-31T20:55:00Z">
                <w:pPr>
                  <w:jc w:val="center"/>
                </w:pPr>
              </w:pPrChange>
            </w:pPr>
            <w:del w:id="293" w:author="Georgios KATSAROS" w:date="2016-08-31T20:55:00Z">
              <w:r w:rsidDel="00770F70">
                <w:lastRenderedPageBreak/>
                <w:delText>Optimizing the gate reflectometry</w:delText>
              </w:r>
            </w:del>
          </w:p>
        </w:tc>
        <w:tc>
          <w:tcPr>
            <w:tcW w:w="3117" w:type="dxa"/>
            <w:vAlign w:val="center"/>
          </w:tcPr>
          <w:p w:rsidR="00D870D5" w:rsidDel="00770F70" w:rsidRDefault="002648CF">
            <w:pPr>
              <w:rPr>
                <w:del w:id="294" w:author="Georgios KATSAROS" w:date="2016-08-31T20:55:00Z"/>
              </w:rPr>
              <w:pPrChange w:id="295" w:author="Georgios KATSAROS" w:date="2016-08-31T20:55:00Z">
                <w:pPr>
                  <w:jc w:val="center"/>
                </w:pPr>
              </w:pPrChange>
            </w:pPr>
            <w:del w:id="296" w:author="Georgios KATSAROS" w:date="2016-08-31T20:55:00Z">
              <w:r w:rsidDel="00770F70">
                <w:delText>November – December 2016</w:delText>
              </w:r>
            </w:del>
          </w:p>
        </w:tc>
      </w:tr>
      <w:tr w:rsidR="00D870D5" w:rsidDel="00770F70" w:rsidTr="009A4017">
        <w:trPr>
          <w:jc w:val="center"/>
          <w:del w:id="297" w:author="Georgios KATSAROS" w:date="2016-08-31T20:55:00Z"/>
        </w:trPr>
        <w:tc>
          <w:tcPr>
            <w:tcW w:w="3116" w:type="dxa"/>
            <w:vAlign w:val="center"/>
          </w:tcPr>
          <w:p w:rsidR="00D870D5" w:rsidDel="00770F70" w:rsidRDefault="00D870D5">
            <w:pPr>
              <w:rPr>
                <w:del w:id="298" w:author="Georgios KATSAROS" w:date="2016-08-31T20:55:00Z"/>
              </w:rPr>
              <w:pPrChange w:id="299" w:author="Georgios KATSAROS" w:date="2016-08-31T20:55:00Z">
                <w:pPr>
                  <w:jc w:val="center"/>
                </w:pPr>
              </w:pPrChange>
            </w:pPr>
            <w:del w:id="300"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301" w:author="Georgios KATSAROS" w:date="2016-08-31T20:55:00Z"/>
              </w:rPr>
              <w:pPrChange w:id="302" w:author="Georgios KATSAROS" w:date="2016-08-31T20:55:00Z">
                <w:pPr>
                  <w:jc w:val="center"/>
                </w:pPr>
              </w:pPrChange>
            </w:pPr>
            <w:del w:id="303" w:author="Georgios KATSAROS" w:date="2016-08-31T20:55:00Z">
              <w:r w:rsidDel="00770F70">
                <w:delText>December – January 2016</w:delText>
              </w:r>
            </w:del>
          </w:p>
        </w:tc>
      </w:tr>
      <w:tr w:rsidR="00D870D5" w:rsidDel="00770F70" w:rsidTr="009A4017">
        <w:trPr>
          <w:jc w:val="center"/>
          <w:del w:id="304" w:author="Georgios KATSAROS" w:date="2016-08-31T20:55:00Z"/>
        </w:trPr>
        <w:tc>
          <w:tcPr>
            <w:tcW w:w="3116" w:type="dxa"/>
            <w:vAlign w:val="center"/>
          </w:tcPr>
          <w:p w:rsidR="00D870D5" w:rsidDel="00770F70" w:rsidRDefault="00D870D5">
            <w:pPr>
              <w:rPr>
                <w:del w:id="305" w:author="Georgios KATSAROS" w:date="2016-08-31T20:55:00Z"/>
              </w:rPr>
              <w:pPrChange w:id="306" w:author="Georgios KATSAROS" w:date="2016-08-31T20:55:00Z">
                <w:pPr>
                  <w:jc w:val="center"/>
                </w:pPr>
              </w:pPrChange>
            </w:pPr>
            <w:del w:id="307" w:author="Georgios KATSAROS" w:date="2016-08-31T20:55:00Z">
              <w:r w:rsidDel="00770F70">
                <w:delText>Spin manipulation measurements</w:delText>
              </w:r>
            </w:del>
          </w:p>
          <w:p w:rsidR="00D870D5" w:rsidDel="00770F70" w:rsidRDefault="00D870D5">
            <w:pPr>
              <w:rPr>
                <w:del w:id="308" w:author="Georgios KATSAROS" w:date="2016-08-31T20:55:00Z"/>
              </w:rPr>
              <w:pPrChange w:id="309" w:author="Georgios KATSAROS" w:date="2016-08-31T20:55:00Z">
                <w:pPr>
                  <w:jc w:val="center"/>
                </w:pPr>
              </w:pPrChange>
            </w:pPr>
          </w:p>
        </w:tc>
        <w:tc>
          <w:tcPr>
            <w:tcW w:w="3117" w:type="dxa"/>
            <w:vAlign w:val="center"/>
          </w:tcPr>
          <w:p w:rsidR="00D870D5" w:rsidDel="00770F70" w:rsidRDefault="002648CF">
            <w:pPr>
              <w:rPr>
                <w:del w:id="310" w:author="Georgios KATSAROS" w:date="2016-08-31T20:55:00Z"/>
              </w:rPr>
              <w:pPrChange w:id="311" w:author="Georgios KATSAROS" w:date="2016-08-31T20:55:00Z">
                <w:pPr>
                  <w:jc w:val="center"/>
                </w:pPr>
              </w:pPrChange>
            </w:pPr>
            <w:del w:id="312"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313" w:author="Georgios KATSAROS" w:date="2016-08-31T20:58:00Z">
        <w:r w:rsidR="00FA065A" w:rsidDel="00770F70">
          <w:delText xml:space="preserve">will </w:delText>
        </w:r>
        <w:r w:rsidR="00491539" w:rsidDel="00770F70">
          <w:delText xml:space="preserve">change </w:delText>
        </w:r>
      </w:del>
      <w:r w:rsidR="00491539">
        <w:t>in the DQD</w:t>
      </w:r>
      <w:ins w:id="314"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315" w:author="Georgios KATSAROS" w:date="2016-08-31T21:00:00Z"/>
        </w:rPr>
      </w:pPr>
      <w:del w:id="316" w:author="Georgios KATSAROS" w:date="2016-08-31T21:00:00Z">
        <w:r w:rsidDel="00770F70">
          <w:lastRenderedPageBreak/>
          <w:delText>“Something about myself”</w:delText>
        </w:r>
      </w:del>
      <w:ins w:id="317" w:author="Georgios KATSAROS" w:date="2016-08-31T21:00:00Z">
        <w:r w:rsidR="00770F70">
          <w:t xml:space="preserve">Personal qualification: </w:t>
        </w:r>
      </w:ins>
    </w:p>
    <w:p w:rsidR="00AC56ED" w:rsidRPr="00AC56ED" w:rsidDel="00770F70" w:rsidRDefault="00AC56ED">
      <w:pPr>
        <w:pStyle w:val="Heading3"/>
        <w:rPr>
          <w:del w:id="318" w:author="Georgios KATSAROS" w:date="2016-08-31T21:00:00Z"/>
          <w:b/>
        </w:rPr>
        <w:pPrChange w:id="319" w:author="Georgios KATSAROS" w:date="2016-08-31T21:00:00Z">
          <w:pPr>
            <w:spacing w:line="240" w:lineRule="auto"/>
          </w:pPr>
        </w:pPrChange>
      </w:pPr>
      <w:del w:id="320" w:author="Georgios KATSAROS" w:date="2016-08-31T21:00:00Z">
        <w:r w:rsidRPr="00AC56ED" w:rsidDel="00770F70">
          <w:rPr>
            <w:b/>
          </w:rPr>
          <w:delText>Personal data:</w:delText>
        </w:r>
      </w:del>
    </w:p>
    <w:p w:rsidR="00AC56ED" w:rsidDel="00770F70" w:rsidRDefault="00AC56ED">
      <w:pPr>
        <w:pStyle w:val="Heading3"/>
        <w:rPr>
          <w:del w:id="321" w:author="Georgios KATSAROS" w:date="2016-08-31T21:00:00Z"/>
        </w:rPr>
        <w:pPrChange w:id="322" w:author="Georgios KATSAROS" w:date="2016-08-31T21:00:00Z">
          <w:pPr>
            <w:spacing w:line="240" w:lineRule="auto"/>
          </w:pPr>
        </w:pPrChange>
      </w:pPr>
      <w:del w:id="323" w:author="Georgios KATSAROS" w:date="2016-08-31T21:00:00Z">
        <w:r w:rsidDel="00770F70">
          <w:delText xml:space="preserve">Name: Josip  </w:delText>
        </w:r>
      </w:del>
    </w:p>
    <w:p w:rsidR="00AC56ED" w:rsidDel="00770F70" w:rsidRDefault="00AC56ED">
      <w:pPr>
        <w:pStyle w:val="Heading3"/>
        <w:rPr>
          <w:del w:id="324" w:author="Georgios KATSAROS" w:date="2016-08-31T21:00:00Z"/>
        </w:rPr>
        <w:pPrChange w:id="325" w:author="Georgios KATSAROS" w:date="2016-08-31T21:00:00Z">
          <w:pPr>
            <w:spacing w:line="240" w:lineRule="auto"/>
          </w:pPr>
        </w:pPrChange>
      </w:pPr>
      <w:del w:id="326"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327" w:author="Georgios KATSAROS" w:date="2016-08-31T21:00:00Z"/>
        </w:rPr>
        <w:pPrChange w:id="328" w:author="Georgios KATSAROS" w:date="2016-08-31T21:00:00Z">
          <w:pPr>
            <w:spacing w:line="240" w:lineRule="auto"/>
          </w:pPr>
        </w:pPrChange>
      </w:pPr>
      <w:del w:id="329" w:author="Georgios KATSAROS" w:date="2016-08-31T21:00:00Z">
        <w:r w:rsidDel="00770F70">
          <w:delText xml:space="preserve">Gender: male </w:delText>
        </w:r>
      </w:del>
    </w:p>
    <w:p w:rsidR="00AC56ED" w:rsidDel="00770F70" w:rsidRDefault="00AC56ED">
      <w:pPr>
        <w:pStyle w:val="Heading3"/>
        <w:rPr>
          <w:del w:id="330" w:author="Georgios KATSAROS" w:date="2016-08-31T21:00:00Z"/>
        </w:rPr>
        <w:pPrChange w:id="331" w:author="Georgios KATSAROS" w:date="2016-08-31T21:00:00Z">
          <w:pPr>
            <w:spacing w:line="240" w:lineRule="auto"/>
          </w:pPr>
        </w:pPrChange>
      </w:pPr>
      <w:del w:id="332" w:author="Georgios KATSAROS" w:date="2016-08-31T21:00:00Z">
        <w:r w:rsidDel="00770F70">
          <w:delText xml:space="preserve">Date of birth: 25.10.1990 </w:delText>
        </w:r>
      </w:del>
    </w:p>
    <w:p w:rsidR="00AC56ED" w:rsidDel="00770F70" w:rsidRDefault="00AC56ED">
      <w:pPr>
        <w:pStyle w:val="Heading3"/>
        <w:rPr>
          <w:del w:id="333" w:author="Georgios KATSAROS" w:date="2016-08-31T21:00:00Z"/>
        </w:rPr>
        <w:pPrChange w:id="334" w:author="Georgios KATSAROS" w:date="2016-08-31T21:00:00Z">
          <w:pPr>
            <w:spacing w:line="240" w:lineRule="auto"/>
          </w:pPr>
        </w:pPrChange>
      </w:pPr>
      <w:del w:id="335" w:author="Georgios KATSAROS" w:date="2016-08-31T21:00:00Z">
        <w:r w:rsidDel="00770F70">
          <w:delText xml:space="preserve">Nationality: Croatian </w:delText>
        </w:r>
      </w:del>
    </w:p>
    <w:p w:rsidR="00AC56ED" w:rsidDel="00770F70" w:rsidRDefault="00AC56ED">
      <w:pPr>
        <w:pStyle w:val="Heading3"/>
        <w:rPr>
          <w:del w:id="336" w:author="Georgios KATSAROS" w:date="2016-08-31T21:00:00Z"/>
        </w:rPr>
        <w:pPrChange w:id="337" w:author="Georgios KATSAROS" w:date="2016-08-31T21:00:00Z">
          <w:pPr>
            <w:spacing w:line="240" w:lineRule="auto"/>
          </w:pPr>
        </w:pPrChange>
      </w:pPr>
      <w:del w:id="338"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339" w:author="Georgios KATSAROS" w:date="2016-08-31T21:00:00Z"/>
        </w:rPr>
        <w:pPrChange w:id="340" w:author="Georgios KATSAROS" w:date="2016-08-31T21:00:00Z">
          <w:pPr>
            <w:spacing w:line="240" w:lineRule="auto"/>
          </w:pPr>
        </w:pPrChange>
      </w:pPr>
    </w:p>
    <w:p w:rsidR="007A0FF2" w:rsidDel="00770F70" w:rsidRDefault="007A0FF2">
      <w:pPr>
        <w:pStyle w:val="Heading3"/>
        <w:rPr>
          <w:del w:id="341" w:author="Georgios KATSAROS" w:date="2016-08-31T21:00:00Z"/>
          <w:b/>
        </w:rPr>
        <w:pPrChange w:id="342" w:author="Georgios KATSAROS" w:date="2016-08-31T21:00:00Z">
          <w:pPr>
            <w:spacing w:line="240" w:lineRule="auto"/>
          </w:pPr>
        </w:pPrChange>
      </w:pPr>
    </w:p>
    <w:p w:rsidR="007A0FF2" w:rsidDel="00770F70" w:rsidRDefault="007A0FF2">
      <w:pPr>
        <w:pStyle w:val="Heading3"/>
        <w:rPr>
          <w:del w:id="343" w:author="Georgios KATSAROS" w:date="2016-08-31T21:00:00Z"/>
          <w:b/>
        </w:rPr>
        <w:pPrChange w:id="344" w:author="Georgios KATSAROS" w:date="2016-08-31T21:00:00Z">
          <w:pPr>
            <w:spacing w:line="240" w:lineRule="auto"/>
          </w:pPr>
        </w:pPrChange>
      </w:pPr>
    </w:p>
    <w:p w:rsidR="00AC56ED" w:rsidDel="00770F70" w:rsidRDefault="00AC56ED">
      <w:pPr>
        <w:pStyle w:val="Heading3"/>
        <w:rPr>
          <w:del w:id="345" w:author="Georgios KATSAROS" w:date="2016-08-31T21:00:00Z"/>
          <w:b/>
        </w:rPr>
        <w:pPrChange w:id="346" w:author="Georgios KATSAROS" w:date="2016-08-31T21:00:00Z">
          <w:pPr>
            <w:spacing w:line="240" w:lineRule="auto"/>
          </w:pPr>
        </w:pPrChange>
      </w:pPr>
      <w:del w:id="347" w:author="Georgios KATSAROS" w:date="2016-08-31T21:00:00Z">
        <w:r w:rsidRPr="00AC56ED" w:rsidDel="00770F70">
          <w:rPr>
            <w:b/>
          </w:rPr>
          <w:delText>Working address:</w:delText>
        </w:r>
      </w:del>
    </w:p>
    <w:p w:rsidR="00F26625" w:rsidDel="00770F70" w:rsidRDefault="007A0FF2">
      <w:pPr>
        <w:pStyle w:val="Heading3"/>
        <w:rPr>
          <w:del w:id="348" w:author="Georgios KATSAROS" w:date="2016-08-31T21:00:00Z"/>
        </w:rPr>
        <w:pPrChange w:id="349" w:author="Georgios KATSAROS" w:date="2016-08-31T21:00:00Z">
          <w:pPr/>
        </w:pPrChange>
      </w:pPr>
      <w:del w:id="350"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351" w:author="Georgios KATSAROS" w:date="2016-08-31T21:00:00Z"/>
        </w:rPr>
        <w:pPrChange w:id="352" w:author="Georgios KATSAROS" w:date="2016-08-31T21:00:00Z">
          <w:pPr/>
        </w:pPrChange>
      </w:pPr>
      <w:del w:id="353" w:author="Georgios KATSAROS" w:date="2016-08-31T21:00:00Z">
        <w:r w:rsidDel="00770F70">
          <w:delText>3400 Klosterneuburg</w:delText>
        </w:r>
      </w:del>
    </w:p>
    <w:p w:rsidR="00F26625" w:rsidRDefault="00F26625">
      <w:pPr>
        <w:pStyle w:val="Heading3"/>
        <w:pPrChange w:id="354" w:author="Georgios KATSAROS" w:date="2016-08-31T21:00:00Z">
          <w:pPr/>
        </w:pPrChange>
      </w:pPr>
      <w:del w:id="355" w:author="Georgios KATSAROS" w:date="2016-08-31T21:00:00Z">
        <w:r w:rsidDel="00770F70">
          <w:delText>Austria</w:delText>
        </w:r>
      </w:del>
    </w:p>
    <w:p w:rsidR="00F26625" w:rsidDel="00770F70" w:rsidRDefault="00770F70" w:rsidP="007A0FF2">
      <w:pPr>
        <w:rPr>
          <w:del w:id="356" w:author="Georgios KATSAROS" w:date="2016-08-31T21:00:00Z"/>
        </w:rPr>
      </w:pPr>
      <w:ins w:id="357" w:author="Georgios KATSAROS" w:date="2016-08-31T21:00:00Z">
        <w:r>
          <w:t xml:space="preserve">I permormed my undergratduate studies at the </w:t>
        </w:r>
      </w:ins>
    </w:p>
    <w:p w:rsidR="003B3F28" w:rsidDel="00D061F4" w:rsidRDefault="003B3F28" w:rsidP="00770F70">
      <w:pPr>
        <w:rPr>
          <w:del w:id="358" w:author="Georgios KATSAROS" w:date="2016-08-31T21:01:00Z"/>
        </w:rPr>
      </w:pPr>
      <w:del w:id="359" w:author="Georgios KATSAROS" w:date="2016-08-31T21:00:00Z">
        <w:r w:rsidRPr="00D11974" w:rsidDel="00770F70">
          <w:rPr>
            <w:i/>
          </w:rPr>
          <w:delText>2009 – 2012</w:delText>
        </w:r>
        <w:r w:rsidDel="00770F70">
          <w:delText xml:space="preserve"> Undergraduate studies at the F</w:delText>
        </w:r>
      </w:del>
      <w:ins w:id="360" w:author="Georgios KATSAROS" w:date="2016-08-31T21:00:00Z">
        <w:r w:rsidR="00770F70">
          <w:rPr>
            <w:i/>
          </w:rPr>
          <w:t>f</w:t>
        </w:r>
      </w:ins>
      <w:r>
        <w:t xml:space="preserve">aculty of electrical and computer engineering, </w:t>
      </w:r>
      <w:ins w:id="361" w:author="Georgios KATSAROS" w:date="2016-08-31T21:00:00Z">
        <w:r w:rsidR="00770F70">
          <w:t xml:space="preserve">at the </w:t>
        </w:r>
      </w:ins>
      <w:r>
        <w:t xml:space="preserve">University of Zagreb, Croatia. </w:t>
      </w:r>
      <w:del w:id="362"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363" w:author="Georgios KATSAROS" w:date="2016-08-31T21:02:00Z"/>
        </w:rPr>
      </w:pPr>
      <w:del w:id="364" w:author="Georgios KATSAROS" w:date="2016-08-31T21:01:00Z">
        <w:r w:rsidDel="00D061F4">
          <w:delText>D</w:delText>
        </w:r>
      </w:del>
      <w:ins w:id="365" w:author="Georgios KATSAROS" w:date="2016-08-31T21:01:00Z">
        <w:r w:rsidR="00D061F4">
          <w:t>D</w:t>
        </w:r>
      </w:ins>
      <w:r>
        <w:t>uring my undergraduate stud</w:t>
      </w:r>
      <w:del w:id="366" w:author="Georgios KATSAROS" w:date="2016-08-31T21:01:00Z">
        <w:r w:rsidDel="00D061F4">
          <w:delText>y</w:delText>
        </w:r>
      </w:del>
      <w:ins w:id="367" w:author="Georgios KATSAROS" w:date="2016-08-31T21:01:00Z">
        <w:r w:rsidR="00D061F4">
          <w:t>ies</w:t>
        </w:r>
      </w:ins>
      <w:r>
        <w:t xml:space="preserve"> I was </w:t>
      </w:r>
      <w:ins w:id="368" w:author="Georgios KATSAROS" w:date="2016-08-31T21:01:00Z">
        <w:r w:rsidR="00D061F4">
          <w:t xml:space="preserve">a teaching </w:t>
        </w:r>
      </w:ins>
      <w:del w:id="369" w:author="Georgios KATSAROS" w:date="2016-08-31T21:01:00Z">
        <w:r w:rsidDel="00D061F4">
          <w:delText xml:space="preserve">praktikum </w:delText>
        </w:r>
      </w:del>
      <w:r>
        <w:t>assistant in the course “Electronics” which is mandatory course for all students on the faculty.</w:t>
      </w:r>
      <w:ins w:id="370" w:author="Georgios KATSAROS" w:date="2016-08-31T21:01:00Z">
        <w:r w:rsidR="00D061F4">
          <w:t xml:space="preserve"> This allowed my to deepen my knowledge in electronic instrumentation? Sth like this. For my master thesis, performed with </w:t>
        </w:r>
      </w:ins>
      <w:del w:id="371" w:author="Georgios KATSAROS" w:date="2016-08-31T21:02:00Z">
        <w:r w:rsidDel="00D061F4">
          <w:delText xml:space="preserve"> </w:delText>
        </w:r>
      </w:del>
    </w:p>
    <w:p w:rsidR="00D061F4" w:rsidRDefault="00F26625" w:rsidP="005324D9">
      <w:pPr>
        <w:rPr>
          <w:ins w:id="372" w:author="Georgios KATSAROS" w:date="2016-08-31T21:02:00Z"/>
        </w:rPr>
      </w:pPr>
      <w:del w:id="373"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374" w:author="Georgios KATSAROS" w:date="2016-08-31T21:02:00Z">
        <w:r w:rsidR="00D061F4">
          <w:t xml:space="preserve"> I focused on …, which gave me a strong background in …. .</w:t>
        </w:r>
      </w:ins>
    </w:p>
    <w:p w:rsidR="00D11974" w:rsidRDefault="00D061F4">
      <w:ins w:id="375" w:author="Georgios KATSAROS" w:date="2016-08-31T21:02:00Z">
        <w:r>
          <w:t xml:space="preserve">Fascinated by the idea of quantum computation, I moved in April </w:t>
        </w:r>
      </w:ins>
      <w:del w:id="376"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377" w:author="Georgios KATSAROS" w:date="2016-08-31T21:06:00Z"/>
        </w:rPr>
      </w:pPr>
      <w:r w:rsidRPr="00D11974">
        <w:rPr>
          <w:i/>
        </w:rPr>
        <w:t>April 2015</w:t>
      </w:r>
      <w:del w:id="378"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379" w:author="Georgios KATSAROS" w:date="2016-08-31T21:03:00Z">
        <w:r w:rsidR="00D061F4">
          <w:t xml:space="preserve"> to work as a research assistant in the group of Georgios Katsaros. </w:t>
        </w:r>
      </w:ins>
      <w:del w:id="380"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381" w:author="Georgios KATSAROS" w:date="2016-08-31T21:03:00Z">
        <w:r w:rsidR="00D061F4">
          <w:t xml:space="preserve">There I started working on the development of an </w:t>
        </w:r>
      </w:ins>
      <w:del w:id="382" w:author="Georgios KATSAROS" w:date="2016-08-31T21:04:00Z">
        <w:r w:rsidR="00F3674B" w:rsidDel="00D061F4">
          <w:delText xml:space="preserve">Developing the </w:delText>
        </w:r>
      </w:del>
      <w:r w:rsidR="00F3674B">
        <w:t xml:space="preserve">ohmic reflectometry system for charge readout of SiGe </w:t>
      </w:r>
      <w:del w:id="383" w:author="Georgios KATSAROS" w:date="2016-08-31T21:04:00Z">
        <w:r w:rsidR="00F3674B" w:rsidDel="00D061F4">
          <w:delText>quantum dots</w:delText>
        </w:r>
      </w:del>
      <w:ins w:id="384" w:author="Georgios KATSAROS" w:date="2016-08-31T21:04:00Z">
        <w:r w:rsidR="00D061F4">
          <w:t>QDs</w:t>
        </w:r>
      </w:ins>
      <w:r w:rsidR="00F3674B">
        <w:t xml:space="preserve">. </w:t>
      </w:r>
      <w:ins w:id="385" w:author="Georgios KATSAROS" w:date="2016-08-31T21:04:00Z">
        <w:r w:rsidR="00D061F4">
          <w:t xml:space="preserve">The realization of </w:t>
        </w:r>
      </w:ins>
      <w:del w:id="386" w:author="Georgios KATSAROS" w:date="2016-08-31T21:04:00Z">
        <w:r w:rsidR="00F3674B" w:rsidDel="00D061F4">
          <w:delText>P</w:delText>
        </w:r>
      </w:del>
      <w:ins w:id="387" w:author="Georgios KATSAROS" w:date="2016-08-31T21:04:00Z">
        <w:r w:rsidR="00D061F4">
          <w:t>p</w:t>
        </w:r>
      </w:ins>
      <w:r w:rsidR="00F3674B">
        <w:t>rinted circuit board design</w:t>
      </w:r>
      <w:ins w:id="388" w:author="Georgios KATSAROS" w:date="2016-08-31T21:04:00Z">
        <w:r w:rsidR="00D061F4">
          <w:t>s</w:t>
        </w:r>
      </w:ins>
      <w:r w:rsidR="00F3674B">
        <w:t xml:space="preserve">, </w:t>
      </w:r>
      <w:del w:id="389" w:author="Georgios KATSAROS" w:date="2016-08-31T21:04:00Z">
        <w:r w:rsidR="00F3674B" w:rsidDel="00D061F4">
          <w:delText>measurement application</w:delText>
        </w:r>
      </w:del>
      <w:ins w:id="390" w:author="Georgios KATSAROS" w:date="2016-08-31T21:04:00Z">
        <w:r w:rsidR="00D061F4">
          <w:t>the</w:t>
        </w:r>
      </w:ins>
      <w:r w:rsidR="00F3674B">
        <w:t xml:space="preserve"> development </w:t>
      </w:r>
      <w:del w:id="391" w:author="Georgios KATSAROS" w:date="2016-08-31T21:04:00Z">
        <w:r w:rsidR="00F3674B" w:rsidDel="00D061F4">
          <w:delText>in</w:delText>
        </w:r>
      </w:del>
      <w:ins w:id="392" w:author="Georgios KATSAROS" w:date="2016-08-31T21:04:00Z">
        <w:r w:rsidR="00D061F4">
          <w:t xml:space="preserve">of python codes for controlling various </w:t>
        </w:r>
      </w:ins>
      <w:del w:id="393" w:author="Georgios KATSAROS" w:date="2016-08-31T21:05:00Z">
        <w:r w:rsidR="00F3674B" w:rsidDel="00D061F4">
          <w:delText xml:space="preserve"> python, using various </w:delText>
        </w:r>
      </w:del>
      <w:r w:rsidR="00F3674B">
        <w:t>DC and high frequency signal instruments</w:t>
      </w:r>
      <w:ins w:id="394" w:author="Georgios KATSAROS" w:date="2016-08-31T21:05:00Z">
        <w:r w:rsidR="00D061F4">
          <w:t xml:space="preserve"> were among my tasks. I also performed 4K measurements on </w:t>
        </w:r>
      </w:ins>
      <w:del w:id="395"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396" w:author="Georgios KATSAROS" w:date="2016-08-31T21:05:00Z">
        <w:r w:rsidR="003B3F28" w:rsidDel="00D061F4">
          <w:delText>quantum dots,</w:delText>
        </w:r>
      </w:del>
      <w:ins w:id="397" w:author="Georgios KATSAROS" w:date="2016-08-31T21:05:00Z">
        <w:r w:rsidR="00D061F4">
          <w:t>QDs</w:t>
        </w:r>
      </w:ins>
      <w:r w:rsidR="003B3F28">
        <w:t xml:space="preserve"> fabricated in our group by Hannes Watzinger.</w:t>
      </w:r>
      <w:r w:rsidR="00F3674B">
        <w:t xml:space="preserve"> </w:t>
      </w:r>
      <w:ins w:id="398" w:author="Georgios KATSAROS" w:date="2016-08-31T21:05:00Z">
        <w:r w:rsidR="00D061F4">
          <w:t xml:space="preserve">During that time I had the chance to attend also an important conference in the field: </w:t>
        </w:r>
      </w:ins>
    </w:p>
    <w:p w:rsidR="00F3674B" w:rsidDel="00D061F4" w:rsidRDefault="00F3674B">
      <w:pPr>
        <w:rPr>
          <w:del w:id="399" w:author="Georgios KATSAROS" w:date="2016-08-31T21:07:00Z"/>
        </w:rPr>
      </w:pPr>
      <w:del w:id="400" w:author="Georgios KATSAROS" w:date="2016-08-31T21:06:00Z">
        <w:r w:rsidDel="00D061F4">
          <w:delText xml:space="preserve">Conferences: </w:delText>
        </w:r>
      </w:del>
      <w:r>
        <w:t>SpinTech VIII –</w:t>
      </w:r>
      <w:r w:rsidR="00A718CD">
        <w:t xml:space="preserve"> Basel, Switzerland, 10-13 August</w:t>
      </w:r>
      <w:r>
        <w:t xml:space="preserve"> 2015</w:t>
      </w:r>
      <w:ins w:id="401" w:author="Georgios KATSAROS" w:date="2016-08-31T21:06:00Z">
        <w:r w:rsidR="00D061F4">
          <w:t xml:space="preserve">. </w:t>
        </w:r>
      </w:ins>
      <w:del w:id="402"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403"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404" w:author="Georgios KATSAROS" w:date="2016-08-31T21:10:00Z"/>
        </w:rPr>
      </w:pPr>
      <w:del w:id="405" w:author="Georgios KATSAROS" w:date="2016-08-31T21:07:00Z">
        <w:r w:rsidRPr="00223778" w:rsidDel="00D061F4">
          <w:rPr>
            <w:i/>
          </w:rPr>
          <w:delText>October 2015 – January 2016</w:delText>
        </w:r>
        <w:r w:rsidDel="00D061F4">
          <w:delText xml:space="preserve"> R</w:delText>
        </w:r>
      </w:del>
      <w:ins w:id="406" w:author="Georgios KATSAROS" w:date="2016-08-31T21:07:00Z">
        <w:r w:rsidR="00D061F4">
          <w:rPr>
            <w:i/>
          </w:rPr>
          <w:t>r</w:t>
        </w:r>
      </w:ins>
      <w:r>
        <w:t>esearch visit to</w:t>
      </w:r>
      <w:r w:rsidR="00223778">
        <w:t xml:space="preserve"> the</w:t>
      </w:r>
      <w:r>
        <w:t xml:space="preserve"> Center for Quantum Devices, Niels Bohr Institute, Copenhagen. I </w:t>
      </w:r>
      <w:ins w:id="407" w:author="Georgios KATSAROS" w:date="2016-08-31T21:07:00Z">
        <w:r w:rsidR="00D061F4">
          <w:t xml:space="preserve">worked in the group of Ferdinand Kuemmeth. This group is </w:t>
        </w:r>
      </w:ins>
      <w:del w:id="408" w:author="Georgios KATSAROS" w:date="2016-08-31T21:07:00Z">
        <w:r w:rsidDel="00D061F4">
          <w:delText xml:space="preserve">was working in </w:delText>
        </w:r>
        <w:r w:rsidR="003B3F28" w:rsidDel="00D061F4">
          <w:delText xml:space="preserve">a </w:delText>
        </w:r>
      </w:del>
      <w:del w:id="409" w:author="Georgios KATSAROS" w:date="2016-08-31T21:08:00Z">
        <w:r w:rsidDel="00D061F4">
          <w:delText xml:space="preserve">group of people who are trying to </w:delText>
        </w:r>
      </w:del>
      <w:r>
        <w:t>develop</w:t>
      </w:r>
      <w:ins w:id="410" w:author="Georgios KATSAROS" w:date="2016-08-31T21:08:00Z">
        <w:r w:rsidR="00D061F4">
          <w:t>ing</w:t>
        </w:r>
      </w:ins>
      <w:r>
        <w:t xml:space="preserve"> spin based qubit</w:t>
      </w:r>
      <w:ins w:id="411"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412" w:author="Georgios KATSAROS" w:date="2016-08-31T21:08:00Z">
        <w:r w:rsidR="00DF4C24" w:rsidDel="00D061F4">
          <w:delText>So</w:delText>
        </w:r>
      </w:del>
      <w:ins w:id="413"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414" w:author="Georgios KATSAROS" w:date="2016-08-31T21:08:00Z">
        <w:r w:rsidR="00DF4C24" w:rsidDel="00D061F4">
          <w:delText>fliters</w:delText>
        </w:r>
      </w:del>
      <w:ins w:id="415" w:author="Georgios KATSAROS" w:date="2016-08-31T21:08:00Z">
        <w:r w:rsidR="00D061F4">
          <w:t>filters</w:t>
        </w:r>
      </w:ins>
      <w:r w:rsidR="00DF4C24">
        <w:t xml:space="preserve">, </w:t>
      </w:r>
      <w:ins w:id="416" w:author="Georgios KATSAROS" w:date="2016-08-31T21:08:00Z">
        <w:r w:rsidR="00D061F4">
          <w:t xml:space="preserve">special type of </w:t>
        </w:r>
      </w:ins>
      <w:r w:rsidR="00DF4C24">
        <w:t xml:space="preserve">coaxial cables… ). </w:t>
      </w:r>
      <w:r w:rsidR="00223778">
        <w:t xml:space="preserve">I was </w:t>
      </w:r>
      <w:ins w:id="417" w:author="Georgios KATSAROS" w:date="2016-08-31T21:09:00Z">
        <w:r w:rsidR="00D061F4">
          <w:t xml:space="preserve">also </w:t>
        </w:r>
      </w:ins>
      <w:r w:rsidR="00223778">
        <w:t>f</w:t>
      </w:r>
      <w:r w:rsidR="00DF4C24">
        <w:t xml:space="preserve">ollowing the experiment of Filip Malinowski – tuning the GaAs double and triple </w:t>
      </w:r>
      <w:del w:id="418" w:author="Georgios KATSAROS" w:date="2016-08-31T21:10:00Z">
        <w:r w:rsidR="00DF4C24" w:rsidDel="00D061F4">
          <w:delText>quantum dot</w:delText>
        </w:r>
      </w:del>
      <w:ins w:id="419" w:author="Georgios KATSAROS" w:date="2016-08-31T21:10:00Z">
        <w:r w:rsidR="00D061F4">
          <w:t>QD</w:t>
        </w:r>
      </w:ins>
      <w:r w:rsidR="00DF4C24">
        <w:t xml:space="preserve"> for coherent spin manipulation and readout using </w:t>
      </w:r>
      <w:ins w:id="420" w:author="Georgios KATSAROS" w:date="2016-08-31T21:10:00Z">
        <w:r w:rsidR="00D061F4">
          <w:t xml:space="preserve">a </w:t>
        </w:r>
      </w:ins>
      <w:r w:rsidR="00DF4C24">
        <w:t>charge sensor ohmic reflectometry</w:t>
      </w:r>
      <w:ins w:id="421" w:author="Georgios KATSAROS" w:date="2016-08-31T21:10:00Z">
        <w:r w:rsidR="00D061F4">
          <w:t xml:space="preserve"> setup</w:t>
        </w:r>
      </w:ins>
      <w:r w:rsidR="00DF4C24">
        <w:t xml:space="preserve">.  </w:t>
      </w:r>
      <w:ins w:id="422" w:author="Georgios KATSAROS" w:date="2016-08-31T21:10:00Z">
        <w:r w:rsidR="00D061F4">
          <w:t xml:space="preserve">Since 2016 I am a PhD student of Georgios Katsaros, at the </w:t>
        </w:r>
      </w:ins>
    </w:p>
    <w:p w:rsidR="00223778" w:rsidRDefault="00223778">
      <w:del w:id="423"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424" w:author="Georgios KATSAROS" w:date="2016-08-31T21:11:00Z">
        <w:r w:rsidR="005A3C94">
          <w:t xml:space="preserve">, currently working on a second version of </w:t>
        </w:r>
      </w:ins>
      <w:del w:id="425" w:author="Georgios KATSAROS" w:date="2016-08-31T21:11:00Z">
        <w:r w:rsidRPr="00223778" w:rsidDel="005A3C94">
          <w:delText>.</w:delText>
        </w:r>
        <w:r w:rsidDel="005A3C94">
          <w:delText xml:space="preserve"> In the group of Georgios Katsaros. Developing the second version of the </w:delText>
        </w:r>
      </w:del>
      <w:ins w:id="426" w:author="Georgios KATSAROS" w:date="2016-08-31T21:16:00Z">
        <w:r w:rsidR="005324D9">
          <w:t xml:space="preserve">a </w:t>
        </w:r>
      </w:ins>
      <w:r>
        <w:t>reflectometry readout system</w:t>
      </w:r>
      <w:ins w:id="427" w:author="Georgios KATSAROS" w:date="2016-08-31T21:11:00Z">
        <w:r w:rsidR="005A3C94">
          <w:t xml:space="preserve"> </w:t>
        </w:r>
      </w:ins>
      <w:ins w:id="428" w:author="Georgios KATSAROS" w:date="2016-08-31T21:12:00Z">
        <w:r w:rsidR="005A3C94">
          <w:t xml:space="preserve">for spin relaxation experiments. </w:t>
        </w:r>
      </w:ins>
      <w:del w:id="429" w:author="Georgios KATSAROS" w:date="2016-08-31T21:11:00Z">
        <w:r w:rsidDel="005A3C94">
          <w:delText>. Setting up instrumentation for spin relaxation time measurements. S</w:delText>
        </w:r>
      </w:del>
      <w:del w:id="430"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431"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432" w:author="Georgios KATSAROS" w:date="2016-08-31T21:16:00Z"/>
        </w:rPr>
      </w:pPr>
      <w:del w:id="433"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434"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435" w:author="Georgios KATSAROS" w:date="2016-08-31T21:18:00Z"/>
        </w:rPr>
      </w:pPr>
      <w:ins w:id="436"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437"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438" w:author="Georgios KATSAROS" w:date="2016-08-25T20:06:00Z"/>
          <w:b/>
        </w:rPr>
      </w:pPr>
    </w:p>
    <w:p w:rsidR="00FA065A" w:rsidRDefault="00FA065A" w:rsidP="00AC56ED">
      <w:pPr>
        <w:spacing w:line="240" w:lineRule="auto"/>
        <w:rPr>
          <w:ins w:id="439" w:author="Georgios KATSAROS" w:date="2016-08-25T20:06:00Z"/>
          <w:b/>
        </w:rPr>
      </w:pPr>
    </w:p>
    <w:p w:rsidR="000F48ED" w:rsidRPr="00AC56ED" w:rsidRDefault="000F48ED" w:rsidP="00AC56ED">
      <w:pPr>
        <w:spacing w:line="240" w:lineRule="auto"/>
        <w:rPr>
          <w:b/>
        </w:rPr>
      </w:pPr>
      <w:ins w:id="440"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41" w:author="Georgios KATSAROS" w:date="2016-08-20T13:33:00Z">
            <w:rPr>
              <w:i/>
            </w:rPr>
          </w:rPrChange>
        </w:rPr>
      </w:pPr>
      <w:r w:rsidRPr="006065D9">
        <w:rPr>
          <w:lang w:val="de-AT"/>
          <w:rPrChange w:id="442" w:author="Georgios KATSAROS" w:date="2016-08-20T13:33:00Z">
            <w:rPr/>
          </w:rPrChange>
        </w:rPr>
        <w:t xml:space="preserve">Xiaobo Zhu1 el al., </w:t>
      </w:r>
      <w:r w:rsidRPr="006065D9">
        <w:rPr>
          <w:i/>
          <w:lang w:val="de-AT"/>
          <w:rPrChange w:id="443" w:author="Georgios KATSAROS" w:date="2016-08-20T13:33:00Z">
            <w:rPr>
              <w:i/>
            </w:rPr>
          </w:rPrChange>
        </w:rPr>
        <w:t>Nature</w:t>
      </w:r>
      <w:r w:rsidRPr="006065D9">
        <w:rPr>
          <w:lang w:val="de-AT"/>
          <w:rPrChange w:id="444" w:author="Georgios KATSAROS" w:date="2016-08-20T13:33:00Z">
            <w:rPr/>
          </w:rPrChange>
        </w:rPr>
        <w:t xml:space="preserve"> </w:t>
      </w:r>
      <w:r w:rsidRPr="006065D9">
        <w:rPr>
          <w:b/>
          <w:lang w:val="de-AT"/>
          <w:rPrChange w:id="445" w:author="Georgios KATSAROS" w:date="2016-08-20T13:33:00Z">
            <w:rPr>
              <w:b/>
            </w:rPr>
          </w:rPrChange>
        </w:rPr>
        <w:t>2011</w:t>
      </w:r>
      <w:r w:rsidRPr="006065D9">
        <w:rPr>
          <w:rFonts w:ascii="Arial" w:hAnsi="Arial" w:cs="Arial"/>
          <w:color w:val="333333"/>
          <w:shd w:val="clear" w:color="auto" w:fill="FFFFFF"/>
          <w:lang w:val="de-AT"/>
          <w:rPrChange w:id="446" w:author="Georgios KATSAROS" w:date="2016-08-20T13:33:00Z">
            <w:rPr>
              <w:rFonts w:ascii="Arial" w:hAnsi="Arial" w:cs="Arial"/>
              <w:color w:val="333333"/>
              <w:shd w:val="clear" w:color="auto" w:fill="FFFFFF"/>
            </w:rPr>
          </w:rPrChange>
        </w:rPr>
        <w:t xml:space="preserve"> </w:t>
      </w:r>
      <w:r w:rsidRPr="006065D9">
        <w:rPr>
          <w:lang w:val="de-AT"/>
          <w:rPrChange w:id="447"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448" w:author="Georgios KATSAROS" w:date="2016-08-20T13:33:00Z">
            <w:rPr>
              <w:i/>
            </w:rPr>
          </w:rPrChange>
        </w:rPr>
      </w:pPr>
      <w:r>
        <w:rPr>
          <w:shd w:val="clear" w:color="auto" w:fill="FFFFFF"/>
        </w:rPr>
        <w:t xml:space="preserve"> </w:t>
      </w:r>
      <w:r w:rsidRPr="006065D9">
        <w:rPr>
          <w:shd w:val="clear" w:color="auto" w:fill="FFFFFF"/>
          <w:lang w:val="de-AT"/>
          <w:rPrChange w:id="449" w:author="Georgios KATSAROS" w:date="2016-08-20T13:33:00Z">
            <w:rPr>
              <w:shd w:val="clear" w:color="auto" w:fill="FFFFFF"/>
            </w:rPr>
          </w:rPrChange>
        </w:rPr>
        <w:t>H. Watzinger et al.,</w:t>
      </w:r>
      <w:r w:rsidRPr="006065D9">
        <w:rPr>
          <w:lang w:val="de-AT"/>
          <w:rPrChange w:id="450" w:author="Georgios KATSAROS" w:date="2016-08-20T13:33:00Z">
            <w:rPr/>
          </w:rPrChange>
        </w:rPr>
        <w:t xml:space="preserve"> </w:t>
      </w:r>
      <w:r>
        <w:fldChar w:fldCharType="begin"/>
      </w:r>
      <w:r w:rsidRPr="006065D9">
        <w:rPr>
          <w:lang w:val="de-AT"/>
          <w:rPrChange w:id="451" w:author="Georgios KATSAROS" w:date="2016-08-20T13:33:00Z">
            <w:rPr/>
          </w:rPrChange>
        </w:rPr>
        <w:instrText xml:space="preserve"> HYPERLINK "https://arxiv.org/abs/1607.02977" </w:instrText>
      </w:r>
      <w:r>
        <w:fldChar w:fldCharType="separate"/>
      </w:r>
      <w:r w:rsidRPr="006065D9">
        <w:rPr>
          <w:i/>
          <w:lang w:val="de-AT"/>
          <w:rPrChange w:id="452" w:author="Georgios KATSAROS" w:date="2016-08-20T13:33:00Z">
            <w:rPr>
              <w:i/>
            </w:rPr>
          </w:rPrChange>
        </w:rPr>
        <w:t>arXiv:1607.02977</w:t>
      </w:r>
      <w:r>
        <w:rPr>
          <w:i/>
        </w:rPr>
        <w:fldChar w:fldCharType="end"/>
      </w:r>
      <w:r w:rsidRPr="006065D9">
        <w:rPr>
          <w:i/>
          <w:lang w:val="de-AT"/>
          <w:rPrChange w:id="453"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454"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455" w:author="Georgios KATSAROS" w:date="2016-08-20T13:33:00Z">
            <w:rPr>
              <w:shd w:val="clear" w:color="auto" w:fill="FFFFFF"/>
            </w:rPr>
          </w:rPrChange>
        </w:rPr>
        <w:t xml:space="preserve"> </w:t>
      </w:r>
      <w:r w:rsidRPr="006065D9">
        <w:rPr>
          <w:lang w:val="de-AT"/>
          <w:rPrChange w:id="456" w:author="Georgios KATSAROS" w:date="2016-08-20T13:33:00Z">
            <w:rPr/>
          </w:rPrChange>
        </w:rPr>
        <w:t xml:space="preserve">Gonzalez-Zalba, M. F. et al., </w:t>
      </w:r>
      <w:r w:rsidRPr="006065D9">
        <w:rPr>
          <w:i/>
          <w:lang w:val="de-AT"/>
          <w:rPrChange w:id="45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91B" w:rsidRDefault="003F591B" w:rsidP="007436F6">
      <w:pPr>
        <w:spacing w:after="0" w:line="240" w:lineRule="auto"/>
      </w:pPr>
      <w:r>
        <w:separator/>
      </w:r>
    </w:p>
  </w:endnote>
  <w:endnote w:type="continuationSeparator" w:id="0">
    <w:p w:rsidR="003F591B" w:rsidRDefault="003F591B"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91B" w:rsidRDefault="003F591B" w:rsidP="007436F6">
      <w:pPr>
        <w:spacing w:after="0" w:line="240" w:lineRule="auto"/>
      </w:pPr>
      <w:r>
        <w:separator/>
      </w:r>
    </w:p>
  </w:footnote>
  <w:footnote w:type="continuationSeparator" w:id="0">
    <w:p w:rsidR="003F591B" w:rsidRDefault="003F591B"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
  </w:num>
  <w:num w:numId="4">
    <w:abstractNumId w:val="1"/>
  </w:num>
  <w:num w:numId="5">
    <w:abstractNumId w:val="17"/>
  </w:num>
  <w:num w:numId="6">
    <w:abstractNumId w:val="0"/>
  </w:num>
  <w:num w:numId="7">
    <w:abstractNumId w:val="6"/>
  </w:num>
  <w:num w:numId="8">
    <w:abstractNumId w:val="21"/>
  </w:num>
  <w:num w:numId="9">
    <w:abstractNumId w:val="14"/>
  </w:num>
  <w:num w:numId="10">
    <w:abstractNumId w:val="19"/>
  </w:num>
  <w:num w:numId="11">
    <w:abstractNumId w:val="10"/>
  </w:num>
  <w:num w:numId="12">
    <w:abstractNumId w:val="3"/>
  </w:num>
  <w:num w:numId="13">
    <w:abstractNumId w:val="15"/>
  </w:num>
  <w:num w:numId="14">
    <w:abstractNumId w:val="8"/>
  </w:num>
  <w:num w:numId="15">
    <w:abstractNumId w:val="4"/>
  </w:num>
  <w:num w:numId="16">
    <w:abstractNumId w:val="16"/>
  </w:num>
  <w:num w:numId="17">
    <w:abstractNumId w:val="5"/>
  </w:num>
  <w:num w:numId="18">
    <w:abstractNumId w:val="12"/>
  </w:num>
  <w:num w:numId="19">
    <w:abstractNumId w:val="13"/>
  </w:num>
  <w:num w:numId="20">
    <w:abstractNumId w:val="18"/>
  </w:num>
  <w:num w:numId="21">
    <w:abstractNumId w:val="11"/>
  </w:num>
  <w:num w:numId="2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27EDD"/>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3BBA"/>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2568"/>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0522"/>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3F591B"/>
    <w:rsid w:val="00402D0E"/>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5FE1"/>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568F8"/>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E6D70"/>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6C86"/>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3513D"/>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0EC1"/>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17C9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16B3"/>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02D0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02D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 w:type="character" w:customStyle="1" w:styleId="Heading6Char">
    <w:name w:val="Heading 6 Char"/>
    <w:basedOn w:val="DefaultParagraphFont"/>
    <w:link w:val="Heading6"/>
    <w:uiPriority w:val="9"/>
    <w:rsid w:val="00402D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02D0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7B19E-4C08-4177-8C6A-3390D4534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23</Pages>
  <Words>5534</Words>
  <Characters>31550</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37010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46</cp:revision>
  <dcterms:created xsi:type="dcterms:W3CDTF">2016-08-31T08:43:00Z</dcterms:created>
  <dcterms:modified xsi:type="dcterms:W3CDTF">2016-09-02T16:25:00Z</dcterms:modified>
</cp:coreProperties>
</file>