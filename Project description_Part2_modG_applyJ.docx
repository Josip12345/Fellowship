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xml:space="preserve">. Explanation why the good matching condition is wanted can be </w:t>
      </w:r>
      <w:r w:rsidR="00F9175E">
        <w:lastRenderedPageBreak/>
        <w:t>found at the end of the “State of the art” chapter.</w:t>
      </w:r>
      <w:r w:rsidR="001D58E7">
        <w:t xml:space="preserve"> Q factor dependence about L and C values will be examined.</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6"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bonding pads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42C8D" w:rsidRDefault="00F42C8D" w:rsidP="00FF7C3A">
      <w:pPr>
        <w:pStyle w:val="Heading4"/>
      </w:pPr>
    </w:p>
    <w:p w:rsidR="00F42C8D" w:rsidRDefault="00F42C8D" w:rsidP="00F42C8D">
      <w:pPr>
        <w:rPr>
          <w:b/>
        </w:rPr>
      </w:pPr>
    </w:p>
    <w:p w:rsidR="00F42C8D" w:rsidRDefault="00F42C8D" w:rsidP="00F42C8D">
      <w:pPr>
        <w:rPr>
          <w:b/>
        </w:rPr>
      </w:pPr>
    </w:p>
    <w:p w:rsidR="00F42C8D" w:rsidRDefault="00F42C8D" w:rsidP="00F42C8D">
      <w:pPr>
        <w:rPr>
          <w:b/>
        </w:rPr>
      </w:pPr>
    </w:p>
    <w:p w:rsidR="00F42C8D" w:rsidRDefault="00F42C8D" w:rsidP="00741E86">
      <w:pPr>
        <w:pStyle w:val="Heading4"/>
      </w:pPr>
      <w:r>
        <w:lastRenderedPageBreak/>
        <w:t>Double quantum dot (</w:t>
      </w:r>
      <w:r w:rsidRPr="004A0A4B">
        <w:t>DQD</w:t>
      </w:r>
      <w:r>
        <w:t>)</w:t>
      </w:r>
      <w:r w:rsidR="00741E86">
        <w:t>:</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ade in gate defined hole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 describes how spin blockade can be used to extract information about the electron spin in the left QD in the DQD syst</w:t>
      </w:r>
      <w:r w:rsidR="00EE3282">
        <w:t xml:space="preserve">em. If the spin configuration form singlet S(1,1), numbers in brackets denotes hole number on the left and right dot respectively, </w:t>
      </w:r>
      <w:r>
        <w:t>Figure 1a)</w:t>
      </w:r>
      <w:r w:rsidR="00EE3282">
        <w:t xml:space="preserve">, </w:t>
      </w:r>
      <w:r>
        <w:t xml:space="preserve"> then after electrostatic pushing, by applying voltage pulses on gates </w:t>
      </w:r>
      <w:r w:rsidR="00CE53B0">
        <w:t>L and R, hole</w:t>
      </w:r>
      <w:r>
        <w:t xml:space="preserve"> is all</w:t>
      </w:r>
      <w:r w:rsidR="00E454F5">
        <w:t>owed to tunnel to the right dot (forming singlet S(0,2))</w:t>
      </w:r>
      <w:r>
        <w:t xml:space="preserve"> which, for example, can be detected as the DC current signal. In the other case, Fi</w:t>
      </w:r>
      <w:r w:rsidR="00E454F5">
        <w:t>gure 1c), holes in the S(1,1)</w:t>
      </w:r>
      <w:r>
        <w:t xml:space="preserve"> have same spin and due to Pauli exclusion principle they stay in</w:t>
      </w:r>
      <w:r w:rsidR="00E454F5">
        <w:t xml:space="preserve"> S(1,1) </w:t>
      </w:r>
      <w:r>
        <w:t xml:space="preserve">configuration after electrostatic </w:t>
      </w:r>
      <w:r>
        <w:lastRenderedPageBreak/>
        <w:t>pushing</w:t>
      </w:r>
      <w:r w:rsidR="00E454F5">
        <w:t xml:space="preserve"> because next allowed energy state for both holes to be on the right dot, triplet T(0,2) is energetically not available</w:t>
      </w:r>
      <w:r>
        <w:t>. Consequently, DC current signal does not flow</w:t>
      </w:r>
      <w:r w:rsidR="00DC3251">
        <w:t xml:space="preserve"> through DQD</w:t>
      </w:r>
      <w:r>
        <w:t xml:space="preserve">. </w:t>
      </w:r>
    </w:p>
    <w:p w:rsidR="00F42C8D" w:rsidRPr="006E0B0C" w:rsidRDefault="00F42C8D" w:rsidP="0053764A"/>
    <w:p w:rsidR="00F42C8D" w:rsidRDefault="00F42C8D" w:rsidP="00F42C8D">
      <w:pPr>
        <w:pStyle w:val="Heading4"/>
        <w:rPr>
          <w:ins w:id="7" w:author="Georgios KATSAROS" w:date="2016-08-25T10:37:00Z"/>
        </w:rPr>
      </w:pPr>
      <w:r>
        <w:t>Measuring the spin relaxation time T</w:t>
      </w:r>
      <w:r>
        <w:rPr>
          <w:vertAlign w:val="subscript"/>
        </w:rPr>
        <w:t>1</w:t>
      </w:r>
      <w:r>
        <w:t xml:space="preserve"> </w:t>
      </w:r>
    </w:p>
    <w:p w:rsidR="00F42C8D" w:rsidRDefault="00F42C8D" w:rsidP="00655F7C">
      <w:r>
        <w:t>Once the gate reflectometry setup will be properly working, I will focus on performing spin manipulation experiments. During my PhD I will focus on the Loss-Divincenzo spin qubit in a double dot device</w:t>
      </w:r>
      <w:r>
        <w:t xml:space="preserve"> described above</w:t>
      </w:r>
      <w:r>
        <w:t xml:space="preserve">. </w:t>
      </w:r>
    </w:p>
    <w:p w:rsidR="00FF7C3A" w:rsidRPr="0073362E" w:rsidRDefault="0033444E" w:rsidP="00655F7C">
      <w:r>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lastRenderedPageBreak/>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Such a technique of achieving the effective oscillatory magnetic by means of static one and g factor modulation is called 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8"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9" w:author="Georgios KATSAROS" w:date="2016-08-25T11:40:00Z">
            <w:rPr>
              <w:vertAlign w:val="superscript"/>
            </w:rPr>
          </w:rPrChange>
        </w:rPr>
        <w:pPrChange w:id="10"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w:t>
      </w:r>
      <w:r w:rsidR="002E0869" w:rsidRPr="00AC0517">
        <w:lastRenderedPageBreak/>
        <w:t>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r>
        <w:t>In order to extend further the coherence time we a</w:t>
      </w:r>
      <w:r w:rsidR="004B2C78">
        <w:t>i</w:t>
      </w:r>
      <w:r>
        <w:t xml:space="preserve">m to use the a </w:t>
      </w:r>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r>
        <w:t xml:space="preserve">. The </w:t>
      </w:r>
      <w:r w:rsidR="00870D23" w:rsidRPr="002D43A4">
        <w:rPr>
          <w:sz w:val="18"/>
        </w:rPr>
        <w:t>∏</w:t>
      </w:r>
      <w:r>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substracting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204BEF">
        <w:t>:</w:t>
      </w:r>
    </w:p>
    <w:p w:rsidR="000E1B4D" w:rsidRDefault="000121E5" w:rsidP="009D17AE">
      <w:r>
        <w:t>There has been a huge interest in the past few years in the realiz</w:t>
      </w:r>
      <w:r w:rsidR="00FA275E">
        <w:t>ation</w:t>
      </w:r>
      <w:r>
        <w:t xml:space="preserve"> of electron spin qubits in Silicon.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on nanostructure nothing is known about the spin properties of the confined holes. </w:t>
      </w:r>
      <w:r w:rsidR="00FA275E">
        <w:t>Due to the low hyperfine interaction and the heavy hole character of the wavefunction very long dephasing times are 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This should</w:t>
      </w:r>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eliminating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w:t>
      </w:r>
      <w:r w:rsidR="000E1B4D">
        <w:lastRenderedPageBreak/>
        <w:t>fabrication complexity</w:t>
      </w:r>
      <w:r w:rsidR="00614BB9">
        <w:t xml:space="preserve"> </w:t>
      </w:r>
      <w:r w:rsidR="00FA275E">
        <w:t xml:space="preserve">since no extra structure (charge sensor, stripline) </w:t>
      </w:r>
      <w:r w:rsidR="00614BB9">
        <w:t>is required except of already defined 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D119AB" w:rsidRPr="006F1623">
        <w:rPr>
          <w:b/>
        </w:rPr>
        <w:t>quantum dots</w:t>
      </w:r>
      <w:r w:rsidR="006B7755">
        <w:rPr>
          <w:b/>
        </w:rPr>
        <w:t xml:space="preserve"> and as a consequence high speed of the gate reflectometry setup </w:t>
      </w:r>
      <w:r w:rsidR="006B7755">
        <w:t xml:space="preserve">as explained in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11"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lead by </w:t>
      </w:r>
      <w:r w:rsidRPr="003E2388">
        <w:rPr>
          <w:b/>
        </w:rPr>
        <w:t>Ferdinand Kuemmeth</w:t>
      </w:r>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pPr>
      <w:r>
        <w:t>Work table:</w:t>
      </w:r>
    </w:p>
    <w:tbl>
      <w:tblPr>
        <w:tblStyle w:val="TableGrid"/>
        <w:tblW w:w="0" w:type="auto"/>
        <w:jc w:val="center"/>
        <w:tblLook w:val="04A0" w:firstRow="1" w:lastRow="0" w:firstColumn="1" w:lastColumn="0" w:noHBand="0" w:noVBand="1"/>
      </w:tblPr>
      <w:tblGrid>
        <w:gridCol w:w="3116"/>
        <w:gridCol w:w="3117"/>
      </w:tblGrid>
      <w:tr w:rsidR="00D870D5" w:rsidTr="009A4017">
        <w:trPr>
          <w:jc w:val="center"/>
        </w:trPr>
        <w:tc>
          <w:tcPr>
            <w:tcW w:w="3116" w:type="dxa"/>
            <w:vAlign w:val="center"/>
          </w:tcPr>
          <w:p w:rsidR="00D870D5" w:rsidRPr="00B87682" w:rsidRDefault="00D870D5" w:rsidP="009A4017">
            <w:pPr>
              <w:jc w:val="center"/>
            </w:pPr>
            <w:r>
              <w:t>Task:</w:t>
            </w:r>
          </w:p>
        </w:tc>
        <w:tc>
          <w:tcPr>
            <w:tcW w:w="3117" w:type="dxa"/>
            <w:vAlign w:val="center"/>
          </w:tcPr>
          <w:p w:rsidR="00D870D5" w:rsidRDefault="00D870D5" w:rsidP="009A4017">
            <w:pPr>
              <w:jc w:val="center"/>
            </w:pPr>
            <w:r>
              <w:t>Duration:</w:t>
            </w:r>
          </w:p>
        </w:tc>
      </w:tr>
      <w:tr w:rsidR="00D870D5" w:rsidTr="009A4017">
        <w:trPr>
          <w:jc w:val="center"/>
        </w:trPr>
        <w:tc>
          <w:tcPr>
            <w:tcW w:w="3116" w:type="dxa"/>
            <w:vAlign w:val="center"/>
          </w:tcPr>
          <w:p w:rsidR="00D870D5" w:rsidRDefault="00D870D5" w:rsidP="009A4017">
            <w:pPr>
              <w:jc w:val="center"/>
            </w:pPr>
            <w:r w:rsidRPr="00B87682">
              <w:t>Designing initial version of reflectometry setup</w:t>
            </w:r>
          </w:p>
        </w:tc>
        <w:tc>
          <w:tcPr>
            <w:tcW w:w="3117" w:type="dxa"/>
            <w:vAlign w:val="center"/>
          </w:tcPr>
          <w:p w:rsidR="00D870D5" w:rsidRDefault="00D870D5" w:rsidP="009A4017">
            <w:pPr>
              <w:jc w:val="center"/>
            </w:pPr>
            <w:r>
              <w:t>April – September 2015</w:t>
            </w:r>
          </w:p>
        </w:tc>
      </w:tr>
      <w:tr w:rsidR="00D870D5" w:rsidTr="009A4017">
        <w:trPr>
          <w:jc w:val="center"/>
        </w:trPr>
        <w:tc>
          <w:tcPr>
            <w:tcW w:w="3116" w:type="dxa"/>
            <w:vAlign w:val="center"/>
          </w:tcPr>
          <w:p w:rsidR="00D870D5" w:rsidRDefault="00D870D5" w:rsidP="009A4017">
            <w:pPr>
              <w:jc w:val="center"/>
            </w:pPr>
            <w:r>
              <w:t>Germanium nanowire based, hole spin single quantum dot tuning and characterization with the initial version reflectometry setup</w:t>
            </w:r>
          </w:p>
          <w:p w:rsidR="00D870D5" w:rsidRDefault="00D870D5" w:rsidP="009A4017">
            <w:pPr>
              <w:jc w:val="center"/>
            </w:pPr>
          </w:p>
        </w:tc>
        <w:tc>
          <w:tcPr>
            <w:tcW w:w="3117" w:type="dxa"/>
            <w:vAlign w:val="center"/>
          </w:tcPr>
          <w:p w:rsidR="00D870D5" w:rsidRDefault="00D870D5" w:rsidP="009A4017">
            <w:pPr>
              <w:jc w:val="center"/>
            </w:pPr>
            <w:r>
              <w:t>September – October 2015</w:t>
            </w:r>
          </w:p>
        </w:tc>
      </w:tr>
      <w:tr w:rsidR="00D870D5" w:rsidTr="009A4017">
        <w:trPr>
          <w:jc w:val="center"/>
        </w:trPr>
        <w:tc>
          <w:tcPr>
            <w:tcW w:w="3116" w:type="dxa"/>
            <w:vAlign w:val="center"/>
          </w:tcPr>
          <w:p w:rsidR="00D870D5" w:rsidRPr="00316C84" w:rsidRDefault="00D870D5" w:rsidP="009A4017">
            <w:pPr>
              <w:jc w:val="center"/>
            </w:pPr>
            <w:r>
              <w:t>Second generation of the reflectometry setup</w:t>
            </w:r>
          </w:p>
          <w:p w:rsidR="00D870D5" w:rsidRDefault="00D870D5" w:rsidP="009A4017">
            <w:pPr>
              <w:jc w:val="center"/>
            </w:pPr>
          </w:p>
        </w:tc>
        <w:tc>
          <w:tcPr>
            <w:tcW w:w="3117" w:type="dxa"/>
            <w:vAlign w:val="center"/>
          </w:tcPr>
          <w:p w:rsidR="00D870D5" w:rsidRDefault="00D870D5" w:rsidP="009A4017">
            <w:pPr>
              <w:jc w:val="center"/>
            </w:pPr>
            <w:r>
              <w:t>January – March 2016</w:t>
            </w:r>
          </w:p>
        </w:tc>
      </w:tr>
      <w:tr w:rsidR="00D870D5" w:rsidTr="009A4017">
        <w:trPr>
          <w:jc w:val="center"/>
        </w:trPr>
        <w:tc>
          <w:tcPr>
            <w:tcW w:w="3116" w:type="dxa"/>
            <w:vAlign w:val="center"/>
          </w:tcPr>
          <w:p w:rsidR="00D870D5" w:rsidRDefault="00D870D5" w:rsidP="009A4017">
            <w:pPr>
              <w:jc w:val="center"/>
            </w:pPr>
            <w:r w:rsidRPr="00025028">
              <w:lastRenderedPageBreak/>
              <w:t xml:space="preserve">Moving to </w:t>
            </w:r>
            <w:r>
              <w:t xml:space="preserve">the </w:t>
            </w:r>
            <w:r w:rsidRPr="00025028">
              <w:t>gate reflectometry</w:t>
            </w:r>
          </w:p>
          <w:p w:rsidR="00D870D5" w:rsidRDefault="00D870D5" w:rsidP="009A4017">
            <w:pPr>
              <w:jc w:val="center"/>
            </w:pPr>
          </w:p>
        </w:tc>
        <w:tc>
          <w:tcPr>
            <w:tcW w:w="3117" w:type="dxa"/>
            <w:vAlign w:val="center"/>
          </w:tcPr>
          <w:p w:rsidR="00D870D5" w:rsidRDefault="00D870D5" w:rsidP="009A4017">
            <w:pPr>
              <w:jc w:val="center"/>
            </w:pPr>
            <w:r>
              <w:t>October –</w:t>
            </w:r>
            <w:r w:rsidR="002648CF">
              <w:t xml:space="preserve"> November</w:t>
            </w:r>
            <w:r>
              <w:t xml:space="preserve"> 2016</w:t>
            </w:r>
          </w:p>
        </w:tc>
      </w:tr>
      <w:tr w:rsidR="00D870D5" w:rsidTr="009A4017">
        <w:trPr>
          <w:jc w:val="center"/>
        </w:trPr>
        <w:tc>
          <w:tcPr>
            <w:tcW w:w="3116" w:type="dxa"/>
            <w:vAlign w:val="center"/>
          </w:tcPr>
          <w:p w:rsidR="00D870D5" w:rsidRDefault="00D870D5" w:rsidP="009A4017">
            <w:pPr>
              <w:jc w:val="center"/>
            </w:pPr>
            <w:r>
              <w:t>Optimizing the gate reflectometry</w:t>
            </w:r>
          </w:p>
        </w:tc>
        <w:tc>
          <w:tcPr>
            <w:tcW w:w="3117" w:type="dxa"/>
            <w:vAlign w:val="center"/>
          </w:tcPr>
          <w:p w:rsidR="00D870D5" w:rsidRDefault="002648CF" w:rsidP="009A4017">
            <w:pPr>
              <w:jc w:val="center"/>
            </w:pPr>
            <w:r>
              <w:t>November – December 2016</w:t>
            </w:r>
          </w:p>
        </w:tc>
      </w:tr>
      <w:tr w:rsidR="00D870D5" w:rsidTr="009A4017">
        <w:trPr>
          <w:jc w:val="center"/>
        </w:trPr>
        <w:tc>
          <w:tcPr>
            <w:tcW w:w="3116" w:type="dxa"/>
            <w:vAlign w:val="center"/>
          </w:tcPr>
          <w:p w:rsidR="00D870D5" w:rsidRDefault="00D870D5" w:rsidP="009A4017">
            <w:pPr>
              <w:jc w:val="center"/>
              <w:rPr>
                <w:ins w:id="12" w:author="Georgios KATSAROS" w:date="2016-08-25T10:37:00Z"/>
              </w:rPr>
            </w:pPr>
            <w:r>
              <w:t>Measuring the spin relaxation time T</w:t>
            </w:r>
            <w:r>
              <w:rPr>
                <w:vertAlign w:val="subscript"/>
              </w:rPr>
              <w:t>1</w:t>
            </w:r>
          </w:p>
          <w:p w:rsidR="00D870D5" w:rsidRDefault="00D870D5" w:rsidP="009A4017">
            <w:pPr>
              <w:jc w:val="center"/>
            </w:pPr>
          </w:p>
        </w:tc>
        <w:tc>
          <w:tcPr>
            <w:tcW w:w="3117" w:type="dxa"/>
            <w:vAlign w:val="center"/>
          </w:tcPr>
          <w:p w:rsidR="00D870D5" w:rsidRDefault="002648CF" w:rsidP="009A4017">
            <w:pPr>
              <w:jc w:val="center"/>
            </w:pPr>
            <w:r>
              <w:t>December – January 2016</w:t>
            </w:r>
          </w:p>
        </w:tc>
      </w:tr>
      <w:tr w:rsidR="00D870D5" w:rsidTr="009A4017">
        <w:trPr>
          <w:jc w:val="center"/>
        </w:trPr>
        <w:tc>
          <w:tcPr>
            <w:tcW w:w="3116" w:type="dxa"/>
            <w:vAlign w:val="center"/>
          </w:tcPr>
          <w:p w:rsidR="00D870D5" w:rsidRDefault="00D870D5" w:rsidP="009A4017">
            <w:pPr>
              <w:jc w:val="center"/>
            </w:pPr>
            <w:r>
              <w:t>Spin manipulation measurements</w:t>
            </w:r>
          </w:p>
          <w:p w:rsidR="00D870D5" w:rsidRDefault="00D870D5" w:rsidP="009A4017">
            <w:pPr>
              <w:jc w:val="center"/>
            </w:pPr>
          </w:p>
        </w:tc>
        <w:tc>
          <w:tcPr>
            <w:tcW w:w="3117" w:type="dxa"/>
            <w:vAlign w:val="center"/>
          </w:tcPr>
          <w:p w:rsidR="00D870D5" w:rsidRDefault="002648CF" w:rsidP="009A4017">
            <w:pPr>
              <w:jc w:val="center"/>
            </w:pPr>
            <w:r>
              <w:t>January – February 2016</w:t>
            </w:r>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r w:rsidR="00FA065A">
        <w:t xml:space="preserve">will </w:t>
      </w:r>
      <w:r w:rsidR="00491539">
        <w:t xml:space="preserve">change in the DQD,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7A0FF2" w:rsidRDefault="007A0FF2" w:rsidP="00AC56ED">
      <w:pPr>
        <w:spacing w:line="240" w:lineRule="auto"/>
        <w:rPr>
          <w:b/>
        </w:rPr>
      </w:pPr>
    </w:p>
    <w:p w:rsidR="007A0FF2" w:rsidRDefault="007A0FF2" w:rsidP="00AC56ED">
      <w:pPr>
        <w:spacing w:line="240" w:lineRule="auto"/>
        <w:rPr>
          <w:b/>
        </w:rPr>
      </w:pPr>
    </w:p>
    <w:p w:rsidR="00AC56ED" w:rsidRDefault="00AC56ED" w:rsidP="00AC56ED">
      <w:pPr>
        <w:spacing w:line="240" w:lineRule="auto"/>
        <w:rPr>
          <w:b/>
        </w:rPr>
      </w:pPr>
      <w:r w:rsidRPr="00AC56ED">
        <w:rPr>
          <w:b/>
        </w:rPr>
        <w:lastRenderedPageBreak/>
        <w:t>Working address:</w:t>
      </w:r>
    </w:p>
    <w:p w:rsidR="00F26625" w:rsidRDefault="007A0FF2" w:rsidP="007A0FF2">
      <w:r>
        <w:t xml:space="preserve">Am Campus </w:t>
      </w:r>
      <w:r w:rsidR="00F26625">
        <w:t xml:space="preserve">1, </w:t>
      </w:r>
    </w:p>
    <w:p w:rsidR="007A0FF2" w:rsidRDefault="00F26625" w:rsidP="007A0FF2">
      <w:r>
        <w:t>3400 Klosterneuburg</w:t>
      </w:r>
    </w:p>
    <w:p w:rsidR="00F26625" w:rsidRDefault="00F26625" w:rsidP="007A0FF2">
      <w:r>
        <w:t>Austria</w:t>
      </w:r>
    </w:p>
    <w:p w:rsidR="00F26625" w:rsidRDefault="00F26625" w:rsidP="007A0FF2"/>
    <w:p w:rsidR="003B3F28" w:rsidRDefault="003B3F28" w:rsidP="00F26625">
      <w:r w:rsidRPr="00D11974">
        <w:rPr>
          <w:i/>
        </w:rPr>
        <w:t>2009 – 2012</w:t>
      </w:r>
      <w:r>
        <w:t xml:space="preserve"> Undergraduate studies at the Faculty of electrical and computer engineering, University of Zagreb, Croatia. Bachelor thesis with </w:t>
      </w:r>
      <w:r>
        <w:t xml:space="preserve">the </w:t>
      </w:r>
      <w:r>
        <w:t>professor Tomislav Suligoj, title: “</w:t>
      </w:r>
      <w:r w:rsidRPr="00D11974">
        <w:t xml:space="preserve">Design and characterization of </w:t>
      </w:r>
      <w:r>
        <w:t xml:space="preserve">the </w:t>
      </w:r>
      <w:r w:rsidRPr="00D11974">
        <w:t xml:space="preserve">F circuits in </w:t>
      </w:r>
      <w:r>
        <w:t xml:space="preserve">the </w:t>
      </w:r>
      <w:r w:rsidRPr="00D11974">
        <w:t>HCBT technology</w:t>
      </w:r>
      <w:r>
        <w:t>”</w:t>
      </w:r>
    </w:p>
    <w:p w:rsidR="003B3F28" w:rsidRPr="003B3F28" w:rsidRDefault="003B3F28" w:rsidP="00F26625">
      <w:r>
        <w:t xml:space="preserve">During my undergraduate study I was praktikum assistant in the course “Electronics” which is mandatory course for all students on </w:t>
      </w:r>
      <w:r>
        <w:t xml:space="preserve">the faculty. </w:t>
      </w:r>
    </w:p>
    <w:p w:rsidR="00D11974" w:rsidRDefault="00F26625" w:rsidP="00F26625">
      <w:r w:rsidRPr="00D11974">
        <w:rPr>
          <w:i/>
        </w:rPr>
        <w:t>2012 – 2014</w:t>
      </w:r>
      <w:r>
        <w:t xml:space="preserve"> Graduate studies at the Faculty of electrical and computer engineering, University of Zagreb, Croatia. Master thesis with </w:t>
      </w:r>
      <w:r w:rsidR="003B3F28">
        <w:t xml:space="preserve">the </w:t>
      </w:r>
      <w:r>
        <w:t xml:space="preserve">professor </w:t>
      </w:r>
      <w:r w:rsidR="00D11974">
        <w:t>Tomislav Suligoj, title: “</w:t>
      </w:r>
      <w:r w:rsidR="00D11974" w:rsidRPr="00D11974">
        <w:t>Design and optimization of</w:t>
      </w:r>
      <w:r w:rsidR="003B3F28">
        <w:t xml:space="preserve"> the</w:t>
      </w:r>
      <w:r w:rsidR="00D11974" w:rsidRPr="00D11974">
        <w:t xml:space="preserve"> operational amplifier i</w:t>
      </w:r>
      <w:r w:rsidR="003B3F28">
        <w:t>n a BiCMOS technology with the HCBT tr</w:t>
      </w:r>
      <w:r w:rsidR="00D11974" w:rsidRPr="00D11974">
        <w:t>ansistor</w:t>
      </w:r>
      <w:r w:rsidR="00D11974">
        <w:t>”</w:t>
      </w:r>
    </w:p>
    <w:p w:rsidR="00D11974" w:rsidRDefault="00D11974" w:rsidP="00D11974">
      <w:r w:rsidRPr="00D11974">
        <w:rPr>
          <w:i/>
        </w:rPr>
        <w:t xml:space="preserve">April 2015 – October 2015 </w:t>
      </w:r>
      <w:r>
        <w:t xml:space="preserve">PhD </w:t>
      </w:r>
      <w:r w:rsidR="00F3674B">
        <w:t>student on the Johannes Kepler University, Institute for Semiconductors and Solid state physics. In the group of Giorgos Katsaros. Developing the ohmic reflectometry system for charge readout of SiGe quantum dots. Printed circuit board design, measurement application development in python, using various DC and high frequency signal instruments, me</w:t>
      </w:r>
      <w:r w:rsidR="003B3F28">
        <w:t>a</w:t>
      </w:r>
      <w:r w:rsidR="00F3674B">
        <w:t xml:space="preserve">surement of </w:t>
      </w:r>
      <w:r w:rsidR="003B3F28">
        <w:t xml:space="preserve">the </w:t>
      </w:r>
      <w:r w:rsidR="00F3674B">
        <w:t>single hole transistors base</w:t>
      </w:r>
      <w:r w:rsidR="003B3F28">
        <w:t>d on SiGe nanowire quantum dots, fabricated in our group by Hannes Watzinger.</w:t>
      </w:r>
      <w:r w:rsidR="00F3674B">
        <w:t xml:space="preserve"> </w:t>
      </w:r>
    </w:p>
    <w:p w:rsidR="00F3674B" w:rsidRDefault="00F3674B" w:rsidP="00F3674B">
      <w:r>
        <w:t>Conferences: SpinTech VIII –</w:t>
      </w:r>
      <w:r w:rsidR="00A718CD">
        <w:t xml:space="preserve"> </w:t>
      </w:r>
      <w:r w:rsidR="00A718CD">
        <w:t>Basel</w:t>
      </w:r>
      <w:r w:rsidR="00A718CD">
        <w:t>, Switzerland, 10-13 August</w:t>
      </w:r>
      <w:r>
        <w:t xml:space="preserve"> 2015,   </w:t>
      </w:r>
      <w:r w:rsidR="00A718CD">
        <w:t xml:space="preserve">SiSpin meeting - </w:t>
      </w:r>
      <w:r>
        <w:t xml:space="preserve"> IST Austria</w:t>
      </w:r>
      <w:r>
        <w:t xml:space="preserve"> – 10-</w:t>
      </w:r>
      <w:r w:rsidR="00A718CD">
        <w:t>11 September 2</w:t>
      </w:r>
      <w:r>
        <w:t>015</w:t>
      </w:r>
    </w:p>
    <w:p w:rsidR="000F41CC" w:rsidRDefault="000F41CC" w:rsidP="00F3674B">
      <w:r w:rsidRPr="00223778">
        <w:rPr>
          <w:i/>
        </w:rPr>
        <w:t>October 2015 – January 2016</w:t>
      </w:r>
      <w:r>
        <w:t xml:space="preserve"> Research visit to</w:t>
      </w:r>
      <w:r w:rsidR="00223778">
        <w:t xml:space="preserve"> the</w:t>
      </w:r>
      <w:r>
        <w:t xml:space="preserve"> Center for Quantum Devices, Niels Bohr Institute, Copenhagen. I was working in </w:t>
      </w:r>
      <w:r w:rsidR="003B3F28">
        <w:t xml:space="preserve">a </w:t>
      </w:r>
      <w:r>
        <w:t>group of people who are trying to develop spin based qubit in GaAs and Si/SiGe lithographically defined double and</w:t>
      </w:r>
      <w:r w:rsidR="00DF4C24">
        <w:t xml:space="preserve"> triple quantum dots. They are one of the biggest and most successful groups in the field of quantum computation. So, I learned about high end laboratory equipment including cryogen free dilution refrigerators, waveform and signal generators, RF equipment (amplifiers, fliters, coaxial cables… ). </w:t>
      </w:r>
      <w:r w:rsidR="00223778">
        <w:t>I was f</w:t>
      </w:r>
      <w:r w:rsidR="00DF4C24">
        <w:t xml:space="preserve">ollowing the experiment of Filip Malinowski – tuning the GaAs double and triple quantum dot for coherent spin manipulation and readout using charge sensor ohmic reflectometry.  </w:t>
      </w:r>
    </w:p>
    <w:p w:rsidR="00223778" w:rsidRDefault="00223778" w:rsidP="00F3674B">
      <w:r w:rsidRPr="00223778">
        <w:rPr>
          <w:i/>
        </w:rPr>
        <w:lastRenderedPageBreak/>
        <w:t xml:space="preserve">February 2016 </w:t>
      </w:r>
      <w:r>
        <w:rPr>
          <w:i/>
        </w:rPr>
        <w:t>–</w:t>
      </w:r>
      <w:r w:rsidRPr="00223778">
        <w:rPr>
          <w:i/>
        </w:rPr>
        <w:t xml:space="preserve"> </w:t>
      </w:r>
      <w:r w:rsidRPr="00223778">
        <w:t>Present PhD student on the Institute of Science and Technology (IST), Austria.</w:t>
      </w:r>
      <w:r>
        <w:t xml:space="preserve"> In the group of Georgios Katsaros. Developing the second version of the reflectometry readout system. Setting up instrumentation for spin relaxation time measurements. Spin relaxation time measurement </w:t>
      </w:r>
      <w:r w:rsidRPr="00223778">
        <w:t>T</w:t>
      </w:r>
      <w:r w:rsidRPr="00223778">
        <w:rPr>
          <w:vertAlign w:val="subscript"/>
        </w:rPr>
        <w:t>1</w:t>
      </w:r>
      <w:r>
        <w:t xml:space="preserve"> </w:t>
      </w:r>
      <w:r w:rsidRPr="00223778">
        <w:t>of</w:t>
      </w:r>
      <w:r>
        <w:t xml:space="preserve"> the SiGe nanowire based  </w:t>
      </w:r>
      <w:r w:rsidR="00906AEF">
        <w:t xml:space="preserve">Loss-Divincenzo spin qubit, with Lada </w:t>
      </w:r>
      <w:r w:rsidR="00906AEF" w:rsidRPr="00906AEF">
        <w:t>Vukušić</w:t>
      </w:r>
      <w:r w:rsidR="00906AEF">
        <w:t>.</w:t>
      </w:r>
    </w:p>
    <w:p w:rsidR="00A718CD" w:rsidRDefault="00A718CD" w:rsidP="00A718CD">
      <w:r>
        <w:t xml:space="preserve">Conference: </w:t>
      </w:r>
      <w:r>
        <w:t>New Developments in Solid State Physics</w:t>
      </w:r>
      <w:r>
        <w:t xml:space="preserve">, Maunterdorf, Austria, </w:t>
      </w:r>
      <w:r>
        <w:rPr>
          <w:sz w:val="20"/>
          <w:szCs w:val="20"/>
          <w:shd w:val="clear" w:color="auto" w:fill="FFFFFF"/>
        </w:rPr>
        <w:t>21 - 26 February 2016</w:t>
      </w:r>
    </w:p>
    <w:p w:rsidR="00906AEF" w:rsidRPr="00223778" w:rsidRDefault="00906AEF" w:rsidP="00F3674B">
      <w:pPr>
        <w:rPr>
          <w:i/>
        </w:rPr>
      </w:pPr>
    </w:p>
    <w:p w:rsidR="00F3674B" w:rsidRPr="00D11974" w:rsidRDefault="00F3674B" w:rsidP="00F3674B"/>
    <w:p w:rsidR="00D11974" w:rsidRDefault="00D11974" w:rsidP="00F26625"/>
    <w:p w:rsidR="00F26625" w:rsidRDefault="00F26625" w:rsidP="00F26625"/>
    <w:p w:rsidR="00F26625" w:rsidRDefault="00F26625" w:rsidP="00F26625">
      <w:r>
        <w:t xml:space="preserve"> </w:t>
      </w:r>
    </w:p>
    <w:p w:rsidR="00F26625" w:rsidRDefault="00F26625" w:rsidP="00F26625"/>
    <w:p w:rsidR="00F26625" w:rsidRPr="00F26625" w:rsidRDefault="00F26625" w:rsidP="00F26625">
      <w:pPr>
        <w:rPr>
          <w:ins w:id="13" w:author="Georgios KATSAROS" w:date="2016-08-25T20:06:00Z"/>
          <w:b/>
        </w:rPr>
      </w:pPr>
    </w:p>
    <w:p w:rsidR="00FA065A" w:rsidRDefault="00FA065A" w:rsidP="00AC56ED">
      <w:pPr>
        <w:spacing w:line="240" w:lineRule="auto"/>
        <w:rPr>
          <w:ins w:id="14" w:author="Georgios KATSAROS" w:date="2016-08-25T20:06:00Z"/>
          <w:b/>
        </w:rPr>
      </w:pPr>
    </w:p>
    <w:p w:rsidR="000F48ED" w:rsidRPr="00AC56ED" w:rsidRDefault="000F48ED" w:rsidP="00AC56ED">
      <w:pPr>
        <w:spacing w:line="240" w:lineRule="auto"/>
        <w:rPr>
          <w:b/>
        </w:rPr>
      </w:pPr>
      <w:bookmarkStart w:id="15" w:name="_GoBack"/>
      <w:bookmarkEnd w:id="15"/>
      <w:ins w:id="16"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17" w:author="Georgios KATSAROS" w:date="2016-08-20T13:33:00Z">
            <w:rPr>
              <w:i/>
            </w:rPr>
          </w:rPrChange>
        </w:rPr>
      </w:pPr>
      <w:r w:rsidRPr="006065D9">
        <w:rPr>
          <w:lang w:val="de-AT"/>
          <w:rPrChange w:id="18" w:author="Georgios KATSAROS" w:date="2016-08-20T13:33:00Z">
            <w:rPr/>
          </w:rPrChange>
        </w:rPr>
        <w:t xml:space="preserve">Xiaobo Zhu1 el al., </w:t>
      </w:r>
      <w:r w:rsidRPr="006065D9">
        <w:rPr>
          <w:i/>
          <w:lang w:val="de-AT"/>
          <w:rPrChange w:id="19" w:author="Georgios KATSAROS" w:date="2016-08-20T13:33:00Z">
            <w:rPr>
              <w:i/>
            </w:rPr>
          </w:rPrChange>
        </w:rPr>
        <w:t>Nature</w:t>
      </w:r>
      <w:r w:rsidRPr="006065D9">
        <w:rPr>
          <w:lang w:val="de-AT"/>
          <w:rPrChange w:id="20" w:author="Georgios KATSAROS" w:date="2016-08-20T13:33:00Z">
            <w:rPr/>
          </w:rPrChange>
        </w:rPr>
        <w:t xml:space="preserve"> </w:t>
      </w:r>
      <w:r w:rsidRPr="006065D9">
        <w:rPr>
          <w:b/>
          <w:lang w:val="de-AT"/>
          <w:rPrChange w:id="21" w:author="Georgios KATSAROS" w:date="2016-08-20T13:33:00Z">
            <w:rPr>
              <w:b/>
            </w:rPr>
          </w:rPrChange>
        </w:rPr>
        <w:t>2011</w:t>
      </w:r>
      <w:r w:rsidRPr="006065D9">
        <w:rPr>
          <w:rFonts w:ascii="Arial" w:hAnsi="Arial" w:cs="Arial"/>
          <w:color w:val="333333"/>
          <w:shd w:val="clear" w:color="auto" w:fill="FFFFFF"/>
          <w:lang w:val="de-AT"/>
          <w:rPrChange w:id="22" w:author="Georgios KATSAROS" w:date="2016-08-20T13:33:00Z">
            <w:rPr>
              <w:rFonts w:ascii="Arial" w:hAnsi="Arial" w:cs="Arial"/>
              <w:color w:val="333333"/>
              <w:shd w:val="clear" w:color="auto" w:fill="FFFFFF"/>
            </w:rPr>
          </w:rPrChange>
        </w:rPr>
        <w:t xml:space="preserve"> </w:t>
      </w:r>
      <w:r w:rsidRPr="006065D9">
        <w:rPr>
          <w:lang w:val="de-AT"/>
          <w:rPrChange w:id="23"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870D23"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24" w:author="Georgios KATSAROS" w:date="2016-08-20T13:33:00Z">
            <w:rPr>
              <w:i/>
            </w:rPr>
          </w:rPrChange>
        </w:rPr>
      </w:pPr>
      <w:r>
        <w:rPr>
          <w:shd w:val="clear" w:color="auto" w:fill="FFFFFF"/>
        </w:rPr>
        <w:t xml:space="preserve"> </w:t>
      </w:r>
      <w:r w:rsidRPr="006065D9">
        <w:rPr>
          <w:shd w:val="clear" w:color="auto" w:fill="FFFFFF"/>
          <w:lang w:val="de-AT"/>
          <w:rPrChange w:id="25" w:author="Georgios KATSAROS" w:date="2016-08-20T13:33:00Z">
            <w:rPr>
              <w:shd w:val="clear" w:color="auto" w:fill="FFFFFF"/>
            </w:rPr>
          </w:rPrChange>
        </w:rPr>
        <w:t>H. Watzinger et al.,</w:t>
      </w:r>
      <w:r w:rsidRPr="006065D9">
        <w:rPr>
          <w:lang w:val="de-AT"/>
          <w:rPrChange w:id="26" w:author="Georgios KATSAROS" w:date="2016-08-20T13:33:00Z">
            <w:rPr/>
          </w:rPrChange>
        </w:rPr>
        <w:t xml:space="preserve"> </w:t>
      </w:r>
      <w:r>
        <w:fldChar w:fldCharType="begin"/>
      </w:r>
      <w:r w:rsidRPr="006065D9">
        <w:rPr>
          <w:lang w:val="de-AT"/>
          <w:rPrChange w:id="27" w:author="Georgios KATSAROS" w:date="2016-08-20T13:33:00Z">
            <w:rPr/>
          </w:rPrChange>
        </w:rPr>
        <w:instrText xml:space="preserve"> HYPERLINK "https://arxiv.org/abs/1607.02977" </w:instrText>
      </w:r>
      <w:r>
        <w:fldChar w:fldCharType="separate"/>
      </w:r>
      <w:r w:rsidRPr="006065D9">
        <w:rPr>
          <w:i/>
          <w:lang w:val="de-AT"/>
          <w:rPrChange w:id="28" w:author="Georgios KATSAROS" w:date="2016-08-20T13:33:00Z">
            <w:rPr>
              <w:i/>
            </w:rPr>
          </w:rPrChange>
        </w:rPr>
        <w:t>arXiv:1607.02977</w:t>
      </w:r>
      <w:r>
        <w:rPr>
          <w:i/>
        </w:rPr>
        <w:fldChar w:fldCharType="end"/>
      </w:r>
      <w:r w:rsidRPr="006065D9">
        <w:rPr>
          <w:i/>
          <w:lang w:val="de-AT"/>
          <w:rPrChange w:id="29"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30"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31" w:author="Georgios KATSAROS" w:date="2016-08-20T13:33:00Z">
            <w:rPr>
              <w:shd w:val="clear" w:color="auto" w:fill="FFFFFF"/>
            </w:rPr>
          </w:rPrChange>
        </w:rPr>
        <w:t xml:space="preserve"> </w:t>
      </w:r>
      <w:r w:rsidRPr="006065D9">
        <w:rPr>
          <w:lang w:val="de-AT"/>
          <w:rPrChange w:id="32" w:author="Georgios KATSAROS" w:date="2016-08-20T13:33:00Z">
            <w:rPr/>
          </w:rPrChange>
        </w:rPr>
        <w:t xml:space="preserve">Gonzalez-Zalba, M. F. et al., </w:t>
      </w:r>
      <w:r w:rsidRPr="006065D9">
        <w:rPr>
          <w:i/>
          <w:lang w:val="de-AT"/>
          <w:rPrChange w:id="33"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5"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1C7C33" w:rsidRDefault="006E20BD"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 xml:space="preserve">F. H. L. Koppens et al., </w:t>
      </w:r>
      <w:r w:rsidR="003C36A6" w:rsidRPr="006E20BD">
        <w:rPr>
          <w:i/>
        </w:rPr>
        <w:t>Nature</w:t>
      </w:r>
      <w:r w:rsidR="003C36A6" w:rsidRPr="003C36A6">
        <w:t> 2006 442, 766-771</w:t>
      </w:r>
    </w:p>
    <w:p w:rsidR="001C7C33" w:rsidRPr="00C14BB2" w:rsidRDefault="001C7C33"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Pr="001C7C33">
        <w:t>Jan Fischer and Daniel Loss</w:t>
      </w:r>
      <w:r>
        <w:t xml:space="preserve">, </w:t>
      </w:r>
      <w:r w:rsidRPr="001C7C33">
        <w:rPr>
          <w:i/>
        </w:rPr>
        <w:t>Phys. Rev. Lett.</w:t>
      </w:r>
      <w:r w:rsidRPr="001C7C33">
        <w:t> </w:t>
      </w:r>
      <w:r>
        <w:t>2010</w:t>
      </w:r>
      <w:r>
        <w:t xml:space="preserve"> </w:t>
      </w:r>
      <w:r>
        <w:t xml:space="preserve">105, 266603 </w:t>
      </w:r>
    </w:p>
    <w:p w:rsidR="00C14BB2" w:rsidRPr="001C7C33" w:rsidRDefault="00C14BB2" w:rsidP="001C7C33">
      <w:pPr>
        <w:pStyle w:val="ListParagraph"/>
        <w:numPr>
          <w:ilvl w:val="0"/>
          <w:numId w:val="8"/>
        </w:numPr>
        <w:rPr>
          <w:i/>
        </w:rPr>
      </w:pPr>
      <w:r>
        <w:t xml:space="preserve"> L. </w:t>
      </w:r>
      <w:r>
        <w:t>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706" w:rsidRDefault="00232706" w:rsidP="007436F6">
      <w:pPr>
        <w:spacing w:after="0" w:line="240" w:lineRule="auto"/>
      </w:pPr>
      <w:r>
        <w:separator/>
      </w:r>
    </w:p>
  </w:endnote>
  <w:endnote w:type="continuationSeparator" w:id="0">
    <w:p w:rsidR="00232706" w:rsidRDefault="0023270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706" w:rsidRDefault="00232706" w:rsidP="007436F6">
      <w:pPr>
        <w:spacing w:after="0" w:line="240" w:lineRule="auto"/>
      </w:pPr>
      <w:r>
        <w:separator/>
      </w:r>
    </w:p>
  </w:footnote>
  <w:footnote w:type="continuationSeparator" w:id="0">
    <w:p w:rsidR="00232706" w:rsidRDefault="0023270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3F28"/>
    <w:rsid w:val="003B702D"/>
    <w:rsid w:val="003C024A"/>
    <w:rsid w:val="003C0C66"/>
    <w:rsid w:val="003C36A6"/>
    <w:rsid w:val="003C3873"/>
    <w:rsid w:val="003D4446"/>
    <w:rsid w:val="003E2347"/>
    <w:rsid w:val="003E2388"/>
    <w:rsid w:val="003E523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E43A2"/>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871E8"/>
    <w:rsid w:val="005966DE"/>
    <w:rsid w:val="005A23A8"/>
    <w:rsid w:val="005A2A96"/>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0FF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0D23"/>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06AEF"/>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2842"/>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E53B0"/>
    <w:rsid w:val="00CF0FE1"/>
    <w:rsid w:val="00CF4C1F"/>
    <w:rsid w:val="00D018F1"/>
    <w:rsid w:val="00D11974"/>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13BC"/>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01DD4-B898-4460-9968-05ACAF40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6359</TotalTime>
  <Pages>22</Pages>
  <Words>5279</Words>
  <Characters>30094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89</cp:revision>
  <dcterms:created xsi:type="dcterms:W3CDTF">2016-08-24T20:15:00Z</dcterms:created>
  <dcterms:modified xsi:type="dcterms:W3CDTF">2016-08-30T09:16:00Z</dcterms:modified>
</cp:coreProperties>
</file>