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where 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r>
        <w:t>In our measurement on the 4K temperature</w:t>
      </w:r>
      <w:r w:rsidR="00F81DDD">
        <w:t xml:space="preserve"> in liquid helium</w:t>
      </w:r>
      <w:r>
        <w:t xml:space="preserve">, </w:t>
      </w:r>
      <w:r w:rsidR="00822654">
        <w:t xml:space="preserve">thermal </w:t>
      </w:r>
      <w:r>
        <w:t xml:space="preserve">broadening of the energy levels in the SHT was high causing the SHT resistance change with the small modulation gate voltage applied in the region with the highest slope to be small. Thus, reflected signal amplitude was smaller, which meant lower sensitivity of our reflectometry setup. Conclusively, following the same approach as in </w:t>
      </w:r>
      <w:r>
        <w:rPr>
          <w:rFonts w:ascii="Verdana" w:hAnsi="Verdana"/>
          <w:color w:val="333333"/>
          <w:sz w:val="17"/>
          <w:szCs w:val="17"/>
          <w:shd w:val="clear" w:color="auto" w:fill="FFFFFF"/>
        </w:rPr>
        <w:t>[19]</w:t>
      </w:r>
      <w:r>
        <w:t xml:space="preserve"> we </w:t>
      </w:r>
      <w:r w:rsidR="00F81DDD">
        <w:t>have measured around five times lower</w:t>
      </w:r>
      <w:r>
        <w:t xml:space="preserve"> sensitivity.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4" w:author="Georgios KATSAROS" w:date="2016-08-25T10:04:00Z">
        <w:r w:rsidR="009F518E">
          <w:t xml:space="preserve"> </w:t>
        </w:r>
      </w:ins>
    </w:p>
    <w:p w:rsidR="00822654" w:rsidRDefault="00822654" w:rsidP="00741801">
      <w:r>
        <w:t xml:space="preserve">The first generation of the used setup (at 4K temperature in liquid helium) and PCB board aimed to verify that indeed we have the knowhow to perform RF reflectometry measurements. The second generation of the reflectometry setup will be installed in dilution fridges allowing us to achieve temperatures down to 10 mK. </w:t>
      </w:r>
      <w:r w:rsidR="00741801">
        <w:t>Going lower in temperature</w:t>
      </w:r>
      <w:r w:rsidR="00BA1C89">
        <w:t>,</w:t>
      </w:r>
      <w:r w:rsidR="00741801">
        <w:t xml:space="preserve"> decreases</w:t>
      </w:r>
      <w:r w:rsidR="00BA1C89">
        <w:t xml:space="preserve"> </w:t>
      </w:r>
      <w:r w:rsidR="00027AE5">
        <w:t xml:space="preserve">the </w:t>
      </w:r>
      <w:r w:rsidR="00741801">
        <w:t xml:space="preserve">electron </w:t>
      </w:r>
      <w:r w:rsidR="00BA1C89">
        <w:t>temperature</w:t>
      </w:r>
      <w:r w:rsidR="00F81DDD">
        <w:t xml:space="preserve"> (reduces broadening of the energy levels)</w:t>
      </w:r>
      <w:r w:rsidR="00BA1C89">
        <w:t xml:space="preserve"> needed to resolve</w:t>
      </w:r>
      <w:r w:rsidR="00741801">
        <w:t xml:space="preserve"> the </w:t>
      </w:r>
      <w:r w:rsidR="00BA1C89">
        <w:t xml:space="preserve">physical </w:t>
      </w:r>
      <w:r w:rsidR="00F81DDD">
        <w:t>effects in the next experiments, and increases reflectometry sensitivity as explained in the previous chapter.</w:t>
      </w:r>
      <w:r w:rsidR="00BA1C89">
        <w:t xml:space="preserve">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and superconducting niobium titanium coaxial cables</w:t>
      </w:r>
      <w:r w:rsidR="002A6168">
        <w:t xml:space="preserve">, attenuators, </w:t>
      </w:r>
      <w:r w:rsidR="009F518E">
        <w:t xml:space="preserve">and </w:t>
      </w:r>
      <w:r w:rsidR="002A6168">
        <w:t xml:space="preserve">additional DC filtering of all </w:t>
      </w:r>
      <w:r w:rsidR="009F518E">
        <w:t xml:space="preserve">the </w:t>
      </w:r>
      <w:r w:rsidR="002A6168">
        <w:t xml:space="preserve">DC </w:t>
      </w:r>
      <w:r w:rsidR="002A6168">
        <w:lastRenderedPageBreak/>
        <w:t xml:space="preserve">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65656C" w:rsidRPr="0065656C" w:rsidRDefault="009F518E" w:rsidP="0065656C">
      <w:r>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ins w:id="5"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6" w:author="Georgios KATSAROS" w:date="2016-08-25T10:05:00Z">
        <w:r>
          <w:t>This part should go below when you describe the experiments)</w:t>
        </w:r>
      </w:ins>
    </w:p>
    <w:p w:rsidR="00B00503" w:rsidRDefault="00B00503" w:rsidP="00B00503">
      <w:pPr>
        <w:pStyle w:val="ListParagraph"/>
        <w:ind w:left="1440"/>
        <w:rPr>
          <w:b/>
          <w:i/>
        </w:rPr>
      </w:pP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7" w:author="Georgios KATSAROS" w:date="2016-08-24T22:26:00Z">
        <w:r w:rsidR="006D4427">
          <w:rPr>
            <w:rFonts w:eastAsiaTheme="minorEastAsia"/>
          </w:rPr>
          <w:t>Is there an intuitive argument why it scales with the the square of alpha?</w:t>
        </w:r>
      </w:ins>
      <w:r w:rsidR="00D22C15">
        <w:rPr>
          <w:rFonts w:eastAsiaTheme="minorEastAsia"/>
        </w:rPr>
        <w:t xml:space="preserve"> </w:t>
      </w:r>
      <w:del w:id="8" w:author="Josip KUKUCKA" w:date="2016-08-27T15:39:00Z">
        <w:r w:rsidR="00D22C15" w:rsidDel="00D22C15">
          <w:rPr>
            <w:rFonts w:eastAsiaTheme="minorEastAsia"/>
          </w:rPr>
          <w:delText>(</w:delText>
        </w:r>
      </w:del>
      <w:ins w:id="9" w:author="Josip KUKUCKA" w:date="2016-08-27T15:39:00Z">
        <w:r w:rsidR="00D22C15">
          <w:rPr>
            <w:rFonts w:eastAsiaTheme="minorEastAsia"/>
          </w:rPr>
          <w:t>From fast looking at the articles I took this from, I cannot find asked argument</w:t>
        </w:r>
      </w:ins>
      <w:del w:id="10" w:author="Josip KUKUCKA" w:date="2016-08-27T15:39:00Z">
        <w:r w:rsidR="00D22C15" w:rsidDel="00D22C15">
          <w:rPr>
            <w:rFonts w:eastAsiaTheme="minorEastAsia"/>
          </w:rPr>
          <w:delText>)</w:delText>
        </w:r>
      </w:del>
      <w:ins w:id="11" w:author="Georgios KATSAROS" w:date="2016-08-24T22:26:00Z">
        <w:r w:rsidR="006D4427">
          <w:rPr>
            <w:rFonts w:eastAsiaTheme="minorEastAsia"/>
          </w:rPr>
          <w:t xml:space="preserve">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851F08">
        <w:t>T</w:t>
      </w:r>
      <w:r>
        <w:t xml:space="preserve">he </w:t>
      </w:r>
      <w:r w:rsidR="00CE4A72">
        <w:t xml:space="preserve">gate electrode and </w:t>
      </w:r>
      <w:r>
        <w:t xml:space="preserve">the </w:t>
      </w:r>
      <w:r w:rsidR="00CE4A72">
        <w:t>nanowire</w:t>
      </w:r>
      <w:r>
        <w:t xml:space="preserve"> separated by a thin </w:t>
      </w:r>
      <w:r w:rsidR="00CE4A72">
        <w:t xml:space="preserve">dielectric form approximately </w:t>
      </w:r>
      <w:r>
        <w:t xml:space="preserve">a </w:t>
      </w:r>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8D5CDA" w:rsidRPr="008D5CDA">
        <w:t>Using gate reflectometry in gate defined DQD in GaAs J.I. Colless et</w:t>
      </w:r>
      <w:r w:rsidR="00AC4D90">
        <w:t xml:space="preserve"> al</w:t>
      </w:r>
      <w:r w:rsidR="00851F08">
        <w:t>,</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sensitivity achieved using ohmic reflectometry and the rf-QPC as a charge sensor is 100 </w:t>
      </w:r>
      <w:r w:rsidR="00465425" w:rsidRPr="002A4E48">
        <w:t>μ</w:t>
      </w:r>
      <w:r w:rsidR="00465425" w:rsidRPr="008D5CDA">
        <w:t>eHz</w:t>
      </w:r>
      <w:r w:rsidR="00465425" w:rsidRPr="008D5CDA">
        <w:rPr>
          <w:vertAlign w:val="superscript"/>
        </w:rPr>
        <w:t>-1/2</w:t>
      </w:r>
      <w:r w:rsidR="00465425">
        <w:t xml:space="preserve"> and using the rf-SET as a charge sensor is 0.9 </w:t>
      </w:r>
      <w:r w:rsidR="00465425" w:rsidRPr="002A4E48">
        <w:t>μ</w:t>
      </w:r>
      <w:r w:rsidR="00465425" w:rsidRPr="008D5CDA">
        <w:t>eHz</w:t>
      </w:r>
      <w:r w:rsidR="00465425" w:rsidRPr="008D5CDA">
        <w:rPr>
          <w:vertAlign w:val="superscript"/>
        </w:rPr>
        <w:t>-1/2</w:t>
      </w:r>
      <w:r w:rsidR="00332508">
        <w:rPr>
          <w:vertAlign w:val="superscript"/>
        </w:rPr>
        <w:t xml:space="preserve"> </w:t>
      </w:r>
      <w:r w:rsidR="00332508">
        <w:t>[12]</w:t>
      </w:r>
      <w:r w:rsidR="00465425">
        <w:t>.</w:t>
      </w:r>
      <w:r w:rsidR="00AC4D90">
        <w:t xml:space="preserve"> In our system using</w:t>
      </w:r>
      <w:r w:rsidR="00286930">
        <w:t xml:space="preserve">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can </w:t>
      </w:r>
      <w:r w:rsidR="005966DE">
        <w:t xml:space="preserve">have a film of 4nm </w:t>
      </w:r>
      <w:r w:rsidR="00AC4D90">
        <w:t xml:space="preserve">in thickness, so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024D67" w:rsidRDefault="00024D67" w:rsidP="00CE4A72">
      <w:pPr>
        <w:rPr>
          <w:i/>
        </w:rPr>
      </w:pPr>
      <w:r w:rsidRPr="00024D67">
        <w:rPr>
          <w:i/>
        </w:rPr>
        <w:t>(Here it is maybe possible to put in Qucs simulation using circuit model similar to Natalia but adopted for gate reflectometry, to see how the quality factor of reflection parameter is changing with L and C.</w:t>
      </w:r>
      <w:ins w:id="12" w:author="Georgios KATSAROS" w:date="2016-08-24T22:28:00Z">
        <w:r w:rsidR="006D4427">
          <w:rPr>
            <w:i/>
          </w:rPr>
          <w:t>Nice Idea</w:t>
        </w:r>
      </w:ins>
      <w:r w:rsidRPr="00024D67">
        <w:rPr>
          <w:i/>
        </w:rPr>
        <w:t xml:space="preserve">) </w:t>
      </w:r>
    </w:p>
    <w:p w:rsidR="00425DF3" w:rsidRDefault="00425DF3" w:rsidP="00CE4A72">
      <w:r>
        <w:lastRenderedPageBreak/>
        <w:t>From the equation for ∆</w:t>
      </w:r>
      <w:r>
        <w:rPr>
          <w:rFonts w:ascii="Gulim" w:eastAsia="Gulim" w:hAnsi="Gulim" w:hint="eastAsia"/>
        </w:rPr>
        <w:t>φ</w:t>
      </w:r>
      <w:r>
        <w:t>, i</w:t>
      </w:r>
      <w:r w:rsidR="00024D67">
        <w:t xml:space="preserve">t seems that the </w:t>
      </w:r>
      <w:r w:rsidR="001C12E4">
        <w:t xml:space="preserve">strategy </w:t>
      </w:r>
      <w:r w:rsidR="00024D67">
        <w:t xml:space="preserve">for getting </w:t>
      </w:r>
      <w:r w:rsidR="005966DE">
        <w:t xml:space="preserve">a </w:t>
      </w:r>
      <w:r w:rsidR="00024D67">
        <w:t>sensitive gate reflectometry</w:t>
      </w:r>
      <w:r w:rsidR="005966DE">
        <w:t xml:space="preserve"> setup </w:t>
      </w:r>
      <w:r w:rsidR="001C12E4">
        <w:t>involves two things.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inductor values in the resonant circuit</w:t>
      </w:r>
      <w:r w:rsidR="00F9175E">
        <w:t>. Explanation why the good matching condition is wanted can be found at the end of the “State of the art” chapter.</w:t>
      </w:r>
      <w:r w:rsidR="006D4427">
        <w:t xml:space="preserve"> </w:t>
      </w:r>
      <w:ins w:id="13" w:author="Georgios KATSAROS" w:date="2016-08-24T22:28:00Z">
        <w:r w:rsidR="006D4427">
          <w:t>(</w:t>
        </w:r>
      </w:ins>
      <w:ins w:id="14" w:author="Georgios KATSAROS" w:date="2016-08-25T10:26:00Z">
        <w:r w:rsidR="00EA04DC">
          <w:t>should we speak about the quality factor of the dip?)</w:t>
        </w:r>
      </w:ins>
      <w:r>
        <w:t>.</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15"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AB5B68" w:rsidRDefault="00AB5B68" w:rsidP="008E2449">
      <w:r>
        <w:t xml:space="preserve">There are several sources </w:t>
      </w:r>
      <w:r w:rsidR="006E0B0C">
        <w:t>for</w:t>
      </w:r>
      <w:r>
        <w:t xml:space="preserve"> signal loss in </w:t>
      </w:r>
      <w:r w:rsidR="006E0B0C">
        <w:t xml:space="preserve">a </w:t>
      </w:r>
      <w:r>
        <w:t xml:space="preserve">gate reflectometry system: inductor losses, PCB dielectric losses, losses in PCB RF transmission lines, losses caused by the </w:t>
      </w:r>
      <w:r w:rsidR="00315E2B">
        <w:t xml:space="preserve">geometric </w:t>
      </w:r>
      <w:r>
        <w:t>parasitic capacitance [12]</w:t>
      </w:r>
      <w:r w:rsidR="0037501E">
        <w:t>.</w:t>
      </w:r>
      <w:r w:rsidR="0004013B">
        <w:t xml:space="preserve"> </w:t>
      </w:r>
      <w:ins w:id="16" w:author="Georgios KATSAROS" w:date="2016-08-25T10:54:00Z">
        <w:r w:rsidR="0004013B">
          <w:t>(you should follow bellow the same order)</w:t>
        </w:r>
      </w:ins>
    </w:p>
    <w:p w:rsidR="00492334" w:rsidRDefault="00492334" w:rsidP="008E2449">
      <w:r>
        <w:t>The inductor losses come from the dissipation on the ohmic resistance of the wire wound and core losses due to hysteresis of the core magnetization curve and dissipation caused by eddy currents. The overall loss can be represented by adding next to the inductor a series resistance</w:t>
      </w:r>
      <w:r w:rsidR="002D0DF4">
        <w:t xml:space="preserve"> – equivalent series resistance.</w:t>
      </w:r>
      <w:r>
        <w:t xml:space="preserve"> Inductors with air core have smaller core losses but for achieving high inductor values they need to have more wounds and they are bigger, lowering their self – resonant frequency and increasing wire resistance. As a part of this work, </w:t>
      </w:r>
      <w:r w:rsidRPr="0074069F">
        <w:rPr>
          <w:b/>
        </w:rPr>
        <w:t xml:space="preserve">examination of the inductor influence </w:t>
      </w:r>
      <w:r w:rsidRPr="0074069F">
        <w:t>on the gate reflectometry sensitivity</w:t>
      </w:r>
      <w:r>
        <w:t xml:space="preserve"> regarding the core material and the inductance value will be conducted.   </w:t>
      </w:r>
    </w:p>
    <w:p w:rsidR="00CC4F1C"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00CC4F1C">
        <w:t xml:space="preserve">Simulation of PCB RF lines and </w:t>
      </w:r>
      <w:r w:rsidR="00CC4F1C">
        <w:t>bonding pad</w:t>
      </w:r>
      <w:r w:rsidR="00CC4F1C">
        <w:t>s geometric capacitance in respect to their dimensions, routing configuration and PCB dielectric will</w:t>
      </w:r>
      <w:bookmarkStart w:id="17" w:name="_GoBack"/>
      <w:bookmarkEnd w:id="17"/>
      <w:r w:rsidR="00CC4F1C">
        <w:t xml:space="preserve"> be simulated. </w:t>
      </w:r>
    </w:p>
    <w:p w:rsidR="00CC4F1C" w:rsidRPr="00CC4F1C" w:rsidRDefault="00CC4F1C" w:rsidP="008E2449">
      <w:r>
        <w:t>Losses in the PCB dielectric will be addressed by using dielectric with lower dielectric loss then currently used FR4, e.g. some of the Rogers Corporation laminates.</w:t>
      </w:r>
    </w:p>
    <w:p w:rsidR="00315E2B" w:rsidRDefault="00315E2B" w:rsidP="008E2449">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6E0B0C">
        <w:t xml:space="preserve">the </w:t>
      </w:r>
      <w:r w:rsidR="00E05506">
        <w:t xml:space="preserve">Sonnet software for simulating </w:t>
      </w:r>
      <w:r w:rsidR="006E0B0C">
        <w:t xml:space="preserve">the </w:t>
      </w:r>
      <w:r w:rsidR="00E05506">
        <w:t>RF line scattering parameters.</w:t>
      </w:r>
    </w:p>
    <w:p w:rsidR="00FF7C3A" w:rsidRDefault="00FF7C3A" w:rsidP="00FF7C3A">
      <w:pPr>
        <w:pStyle w:val="Heading4"/>
        <w:rPr>
          <w:ins w:id="18" w:author="Georgios KATSAROS" w:date="2016-08-25T10:37:00Z"/>
        </w:rPr>
      </w:pPr>
      <w:r>
        <w:lastRenderedPageBreak/>
        <w:t xml:space="preserve">Measuring </w:t>
      </w:r>
      <w:r w:rsidR="00A55DCD">
        <w:t xml:space="preserve">the </w:t>
      </w:r>
      <w:r>
        <w:t>spin relaxation time T</w:t>
      </w:r>
      <w:r>
        <w:rPr>
          <w:vertAlign w:val="subscript"/>
        </w:rPr>
        <w:t>1</w:t>
      </w:r>
      <w:r>
        <w:t xml:space="preserve"> </w:t>
      </w:r>
    </w:p>
    <w:p w:rsidR="006E0B0C" w:rsidRPr="006E0B0C" w:rsidRDefault="006E0B0C">
      <w:pPr>
        <w:pPrChange w:id="19" w:author="Georgios KATSAROS" w:date="2016-08-25T10:37:00Z">
          <w:pPr>
            <w:pStyle w:val="Heading4"/>
          </w:pPr>
        </w:pPrChange>
      </w:pPr>
      <w:ins w:id="20" w:author="Georgios KATSAROS" w:date="2016-08-25T10:37:00Z">
        <w:r>
          <w:t xml:space="preserve">Start with a smooth transition like: once the gate reflectometry setup will be properly working I will focus on performing spin manipulation experiments. </w:t>
        </w:r>
      </w:ins>
      <w:ins w:id="21" w:author="Georgios KATSAROS" w:date="2016-08-25T10:38:00Z">
        <w:r>
          <w:t>During my PhD I will focus on the LD spin qubit in a double dot device.</w:t>
        </w:r>
      </w:ins>
      <w:ins w:id="22" w:author="Georgios KATSAROS" w:date="2016-08-25T11:09:00Z">
        <w:r w:rsidR="00B65963">
          <w:t xml:space="preserve"> </w:t>
        </w:r>
      </w:ins>
    </w:p>
    <w:p w:rsidR="0033444E" w:rsidRPr="0073362E" w:rsidRDefault="0033444E" w:rsidP="0033444E">
      <w:pPr>
        <w:rPr>
          <w:i/>
        </w:rPr>
      </w:pPr>
      <w:r w:rsidRPr="0073362E">
        <w:rPr>
          <w:i/>
        </w:rPr>
        <w:t>(Explained for the spin ½ double dot qubit</w:t>
      </w:r>
      <w:ins w:id="23" w:author="Georgios KATSAROS" w:date="2016-08-25T10:55:00Z">
        <w:r w:rsidR="0004013B">
          <w:rPr>
            <w:i/>
          </w:rPr>
          <w:t>- this you need to explain; see above my comment about making a transition</w:t>
        </w:r>
      </w:ins>
      <w:r w:rsidRPr="0073362E">
        <w:rPr>
          <w:i/>
        </w:rPr>
        <w:t>)</w:t>
      </w:r>
      <w:r w:rsidR="00655F7C">
        <w:rPr>
          <w:i/>
        </w:rPr>
        <w:t xml:space="preserve"> (many of </w:t>
      </w:r>
      <w:r w:rsidR="00C543D6">
        <w:rPr>
          <w:i/>
        </w:rPr>
        <w:t xml:space="preserve">the </w:t>
      </w:r>
      <w:r w:rsidR="00655F7C">
        <w:rPr>
          <w:i/>
        </w:rPr>
        <w:t>stuff in this explanation are copied from your Marie Curie proposal</w:t>
      </w:r>
      <w:ins w:id="24" w:author="Georgios KATSAROS" w:date="2016-08-25T10:55:00Z">
        <w:r w:rsidR="0004013B">
          <w:rPr>
            <w:i/>
          </w:rPr>
          <w:t xml:space="preserve">- no problem ! </w:t>
        </w:r>
        <w:r w:rsidR="0004013B" w:rsidRPr="0004013B">
          <w:rPr>
            <w:i/>
          </w:rPr>
          <w:sym w:font="Wingdings" w:char="F04A"/>
        </w:r>
      </w:ins>
      <w:r w:rsidR="00655F7C">
        <w:rPr>
          <w:i/>
        </w:rPr>
        <w:t>)</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w:t>
      </w:r>
      <w:ins w:id="25" w:author="Georgios KATSAROS" w:date="2016-08-25T11:02:00Z">
        <w:r w:rsidR="00B65963">
          <w:t xml:space="preserve"> (I guess it is the Elzerman paper which we should cite] but for a double QD (DQD) configuration</w:t>
        </w:r>
      </w:ins>
      <w:r>
        <w:t>.</w:t>
      </w:r>
      <w:ins w:id="26" w:author="Georgios KATSAROS" w:date="2016-08-25T11:02:00Z">
        <w:r w:rsidR="00B65963">
          <w:t xml:space="preserve"> The DQD </w:t>
        </w:r>
      </w:ins>
      <w:ins w:id="27" w:author="Georgios KATSAROS" w:date="2016-08-25T11:03:00Z">
        <w:r w:rsidR="00B65963">
          <w:t>will be tuned to a the (0,1)-(1,1)</w:t>
        </w:r>
      </w:ins>
      <w:ins w:id="28" w:author="Georgios KATSAROS" w:date="2016-08-25T11:04:00Z">
        <w:r w:rsidR="00B65963">
          <w:t>-(0,2) triple point</w:t>
        </w:r>
      </w:ins>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73362E">
        <w:t xml:space="preserve">. </w:t>
      </w:r>
      <w:r w:rsidR="0073362E" w:rsidRPr="0073362E">
        <w:rPr>
          <w:i/>
        </w:rPr>
        <w:t>(I am not sure here, weather for the holes Fermi energy need to be above or lower to allow tunneling</w:t>
      </w:r>
      <w:ins w:id="29" w:author="Georgios KATSAROS" w:date="2016-08-25T11:05:00Z">
        <w:r w:rsidR="00B65963">
          <w:rPr>
            <w:i/>
          </w:rPr>
          <w:t>- everything is inverted, holes go to higher energy levels</w:t>
        </w:r>
      </w:ins>
      <w:r w:rsidR="0073362E" w:rsidRPr="0073362E">
        <w:rPr>
          <w:i/>
        </w:rPr>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brings the higher energy spin down level </w:t>
      </w:r>
      <w:ins w:id="30" w:author="Georgios KATSAROS" w:date="2016-08-25T11:06:00Z">
        <w:r w:rsidR="00B65963">
          <w:t xml:space="preserve">(for Ge the higher energy state has spin up) </w:t>
        </w:r>
      </w:ins>
      <w:r w:rsidR="00655F7C">
        <w:t xml:space="preserve">of the left dot in </w:t>
      </w:r>
      <w:r w:rsidR="00856250">
        <w:t xml:space="preserve">the </w:t>
      </w:r>
      <w:r w:rsidR="00655F7C">
        <w:t xml:space="preserve">resonance with </w:t>
      </w:r>
      <w:r w:rsidR="00856250">
        <w:t xml:space="preserve">the </w:t>
      </w:r>
      <w:r w:rsidR="00655F7C">
        <w:t>empty spin down level of the right dot</w:t>
      </w:r>
      <w:ins w:id="31" w:author="Georgios KATSAROS" w:date="2016-08-25T11:07:00Z">
        <w:r w:rsidR="00B65963">
          <w:t xml:space="preserve"> (singlet state)</w:t>
        </w:r>
      </w:ins>
      <w:r w:rsidR="00655F7C">
        <w:t>. If the spin down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ins w:id="32" w:author="Georgios KATSAROS" w:date="2016-08-24T22:34:00Z">
        <w:r w:rsidR="006D4427">
          <w:t xml:space="preserve"> (you have not defined it)</w:t>
        </w:r>
      </w:ins>
      <w:r w:rsidR="00655F7C">
        <w:t xml:space="preserv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del w:id="33" w:author="Georgios KATSAROS" w:date="2016-08-25T11:13:00Z">
        <w:r w:rsidDel="006643D4">
          <w:delText>The s</w:delText>
        </w:r>
      </w:del>
      <w:ins w:id="34" w:author="Georgios KATSAROS" w:date="2016-08-25T11:13:00Z">
        <w:r w:rsidR="006643D4">
          <w:t>S</w:t>
        </w:r>
      </w:ins>
      <w:r w:rsidR="00D30B87">
        <w:t>pin manipulation measurement</w:t>
      </w:r>
      <w:r w:rsidR="0018270F">
        <w:t>s</w:t>
      </w:r>
    </w:p>
    <w:p w:rsidR="00FF0ABE" w:rsidRDefault="00FF0ABE" w:rsidP="00FF0ABE">
      <w:r>
        <w:t>Quantum gate operation</w:t>
      </w:r>
      <w:ins w:id="35" w:author="Georgios KATSAROS" w:date="2016-08-25T11:07:00Z">
        <w:r w:rsidR="00B65963">
          <w:t>s</w:t>
        </w:r>
      </w:ins>
      <w:r>
        <w:t xml:space="preserve"> </w:t>
      </w:r>
      <w:del w:id="36" w:author="Georgios KATSAROS" w:date="2016-08-25T11:07:00Z">
        <w:r w:rsidDel="00B65963">
          <w:delText xml:space="preserve">in </w:delText>
        </w:r>
      </w:del>
      <w:ins w:id="37" w:author="Georgios KATSAROS" w:date="2016-08-25T11:07:00Z">
        <w:r w:rsidR="00B65963">
          <w:t xml:space="preserve">for </w:t>
        </w:r>
      </w:ins>
      <w:r>
        <w:t>a spin qubit</w:t>
      </w:r>
      <w:ins w:id="38" w:author="Georgios KATSAROS" w:date="2016-08-25T11:07:00Z">
        <w:r w:rsidR="00B65963">
          <w:t xml:space="preserve"> system implies</w:t>
        </w:r>
      </w:ins>
      <w:del w:id="39" w:author="Georgios KATSAROS" w:date="2016-08-25T11:08:00Z">
        <w:r w:rsidDel="00B65963">
          <w:delText xml:space="preserve"> </w:delText>
        </w:r>
        <w:r w:rsidR="001B1922" w:rsidDel="00B65963">
          <w:delText>assumes</w:delText>
        </w:r>
      </w:del>
      <w:r w:rsidR="001B1922">
        <w:t xml:space="preserve"> spin manipulation. Basically </w:t>
      </w:r>
      <w:del w:id="40" w:author="Georgios KATSAROS" w:date="2016-08-25T11:08:00Z">
        <w:r w:rsidR="001B1922" w:rsidDel="00B65963">
          <w:delText xml:space="preserve">those </w:delText>
        </w:r>
      </w:del>
      <w:ins w:id="41" w:author="Georgios KATSAROS" w:date="2016-08-25T11:08:00Z">
        <w:r w:rsidR="00B65963">
          <w:t xml:space="preserve">such </w:t>
        </w:r>
      </w:ins>
      <w:r w:rsidR="001B1922">
        <w:t>manipulation</w:t>
      </w:r>
      <w:ins w:id="42" w:author="Georgios KATSAROS" w:date="2016-08-25T11:08:00Z">
        <w:r w:rsidR="00B65963">
          <w:t>s</w:t>
        </w:r>
      </w:ins>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lastRenderedPageBreak/>
        <w:t>Figure 10. Bloch sphere</w:t>
      </w:r>
    </w:p>
    <w:p w:rsidR="00FF0ABE" w:rsidRPr="00FF0ABE" w:rsidRDefault="00294BE2" w:rsidP="00FF0ABE">
      <w:ins w:id="43" w:author="Georgios KATSAROS" w:date="2016-08-25T11:13:00Z">
        <w:r>
          <w:t xml:space="preserve">The spin-up and spin-down states form the basis of the hole spin qubit and they are located on the north and south pole of the </w:t>
        </w:r>
      </w:ins>
      <w:del w:id="44" w:author="Georgios KATSAROS" w:date="2016-08-25T11:14:00Z">
        <w:r w:rsidR="001B1922" w:rsidDel="00294BE2">
          <w:delText>Basis</w:delText>
        </w:r>
        <w:r w:rsidR="00FF0ABE" w:rsidDel="00294BE2">
          <w:delText xml:space="preserve"> spin states </w:delText>
        </w:r>
        <w:r w:rsidR="001B1922" w:rsidDel="00294BE2">
          <w:delText xml:space="preserve">in a hole </w:delText>
        </w:r>
        <w:r w:rsidR="00FF0ABE" w:rsidDel="00294BE2">
          <w:delText>spin qubit are spin up and spin down</w:delText>
        </w:r>
        <w:r w:rsidR="00467658" w:rsidDel="00294BE2">
          <w:delText xml:space="preserve">, laying on the z axes of the </w:delText>
        </w:r>
      </w:del>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ins w:id="45" w:author="Georgios KATSAROS" w:date="2016-08-25T11:16:00Z">
        <w:r w:rsidR="00642FD4">
          <w:t xml:space="preserve">The </w:t>
        </w:r>
      </w:ins>
      <w:del w:id="46" w:author="Georgios KATSAROS" w:date="2016-08-25T11:16:00Z">
        <w:r w:rsidR="00FF0ABE" w:rsidDel="00642FD4">
          <w:delText>S</w:delText>
        </w:r>
      </w:del>
      <w:ins w:id="47" w:author="Georgios KATSAROS" w:date="2016-08-25T11:16:00Z">
        <w:r w:rsidR="00642FD4">
          <w:t>s</w:t>
        </w:r>
      </w:ins>
      <w:r w:rsidR="00FF0ABE">
        <w:t>pin vector prec</w:t>
      </w:r>
      <w:r w:rsidR="001B1922">
        <w:t xml:space="preserve">esses </w:t>
      </w:r>
      <w:del w:id="48" w:author="Georgios KATSAROS" w:date="2016-08-25T11:16:00Z">
        <w:r w:rsidR="001B1922" w:rsidDel="00642FD4">
          <w:delText xml:space="preserve">in the Bloch sphere </w:delText>
        </w:r>
      </w:del>
      <w:r w:rsidR="001B1922">
        <w:t xml:space="preserve">around the </w:t>
      </w:r>
      <w:del w:id="49" w:author="Georgios KATSAROS" w:date="2016-08-25T11:16:00Z">
        <w:r w:rsidR="001B1922" w:rsidDel="00642FD4">
          <w:delText>axes of the</w:delText>
        </w:r>
        <w:r w:rsidR="00FF0ABE" w:rsidDel="00642FD4">
          <w:delText xml:space="preserve"> </w:delText>
        </w:r>
      </w:del>
      <w:r w:rsidR="00FF0ABE">
        <w:t xml:space="preserve">applied </w:t>
      </w:r>
      <w:r w:rsidR="001B1922">
        <w:t xml:space="preserve">static </w:t>
      </w:r>
      <w:r w:rsidR="00FF0ABE">
        <w:t>magnetic field</w:t>
      </w:r>
      <w:r w:rsidR="001B1922">
        <w:t xml:space="preserve"> (basis states axes)</w:t>
      </w:r>
      <w:r w:rsidR="00FF0ABE">
        <w:t xml:space="preserve"> with </w:t>
      </w:r>
      <w:ins w:id="50" w:author="Georgios KATSAROS" w:date="2016-08-25T11:16:00Z">
        <w:r w:rsidR="00642FD4">
          <w:t xml:space="preserve">a </w:t>
        </w:r>
      </w:ins>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ins w:id="51" w:author="Georgios KATSAROS" w:date="2016-08-25T11:17:00Z">
        <w:r w:rsidR="00642FD4">
          <w:rPr>
            <w:rFonts w:eastAsiaTheme="minorEastAsia"/>
          </w:rPr>
          <w:t xml:space="preserve">an </w:t>
        </w:r>
      </w:ins>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ins w:id="52" w:author="Georgios KATSAROS" w:date="2016-08-25T11:17:00Z">
        <w:r w:rsidR="00642FD4">
          <w:rPr>
            <w:rFonts w:eastAsiaTheme="minorEastAsia"/>
          </w:rPr>
          <w:t>s</w:t>
        </w:r>
      </w:ins>
      <w:r w:rsidR="001B1922">
        <w:rPr>
          <w:rFonts w:eastAsiaTheme="minorEastAsia"/>
        </w:rPr>
        <w:t xml:space="preserve"> to be appl</w:t>
      </w:r>
      <w:ins w:id="53" w:author="Josip KUKUCKA" w:date="2016-08-26T17:27:00Z">
        <w:r w:rsidR="009F3B27">
          <w:rPr>
            <w:rFonts w:eastAsiaTheme="minorEastAsia"/>
          </w:rPr>
          <w:t>ied</w:t>
        </w:r>
      </w:ins>
      <w:del w:id="54" w:author="Josip KUKUCKA" w:date="2016-08-26T17:27:00Z">
        <w:r w:rsidR="001B1922" w:rsidDel="009F3B27">
          <w:rPr>
            <w:rFonts w:eastAsiaTheme="minorEastAsia"/>
          </w:rPr>
          <w:delText>y</w:delText>
        </w:r>
      </w:del>
      <w:r w:rsidR="001B1922">
        <w:rPr>
          <w:rFonts w:eastAsiaTheme="minorEastAsia"/>
        </w:rPr>
        <w:t xml:space="preserve"> perpendicular to the static one and its frequency need</w:t>
      </w:r>
      <w:ins w:id="55" w:author="Georgios KATSAROS" w:date="2016-08-25T11:17:00Z">
        <w:r w:rsidR="00642FD4">
          <w:rPr>
            <w:rFonts w:eastAsiaTheme="minorEastAsia"/>
          </w:rPr>
          <w:t>s</w:t>
        </w:r>
      </w:ins>
      <w:r w:rsidR="001B1922">
        <w:rPr>
          <w:rFonts w:eastAsiaTheme="minorEastAsia"/>
        </w:rPr>
        <w:t xml:space="preserve"> to match </w:t>
      </w:r>
      <w:ins w:id="56" w:author="Georgios KATSAROS" w:date="2016-08-25T11:17:00Z">
        <w:r w:rsidR="00642FD4">
          <w:rPr>
            <w:rFonts w:eastAsiaTheme="minorEastAsia"/>
          </w:rPr>
          <w:t xml:space="preserve">the </w:t>
        </w:r>
      </w:ins>
      <w:r w:rsidR="001B1922">
        <w:rPr>
          <w:rFonts w:eastAsiaTheme="minorEastAsia"/>
        </w:rPr>
        <w:t xml:space="preserve">Larmor frequency. </w:t>
      </w:r>
      <w:ins w:id="57" w:author="Georgios KATSAROS" w:date="2016-08-25T11:17:00Z">
        <w:r w:rsidR="00A2123E">
          <w:rPr>
            <w:rFonts w:eastAsiaTheme="minorEastAsia"/>
          </w:rPr>
          <w:t xml:space="preserve">An intuitive </w:t>
        </w:r>
      </w:ins>
      <w:ins w:id="58" w:author="Georgios KATSAROS" w:date="2016-08-25T11:18:00Z">
        <w:r w:rsidR="00A2123E">
          <w:rPr>
            <w:rFonts w:eastAsiaTheme="minorEastAsia"/>
          </w:rPr>
          <w:t>understanding</w:t>
        </w:r>
      </w:ins>
      <w:ins w:id="59" w:author="Georgios KATSAROS" w:date="2016-08-25T11:17:00Z">
        <w:r w:rsidR="00A2123E">
          <w:rPr>
            <w:rFonts w:eastAsiaTheme="minorEastAsia"/>
          </w:rPr>
          <w:t xml:space="preserve"> </w:t>
        </w:r>
      </w:ins>
      <w:ins w:id="60" w:author="Georgios KATSAROS" w:date="2016-08-25T11:18:00Z">
        <w:r w:rsidR="00A2123E">
          <w:rPr>
            <w:rFonts w:eastAsiaTheme="minorEastAsia"/>
          </w:rPr>
          <w:t xml:space="preserve">why the frequency of the Bac needs to match the Larmor frequency can be obtained by thinking of the example of a child on a swing. </w:t>
        </w:r>
      </w:ins>
      <w:del w:id="61" w:author="Georgios KATSAROS" w:date="2016-08-25T11:19:00Z">
        <w:r w:rsidR="001B1922" w:rsidDel="00A2123E">
          <w:rPr>
            <w:rFonts w:eastAsiaTheme="minorEastAsia"/>
          </w:rPr>
          <w:delText>Reason for necessity to match the Larmour frequenc</w:delText>
        </w:r>
        <w:r w:rsidR="003763F4" w:rsidDel="00A2123E">
          <w:rPr>
            <w:rFonts w:eastAsiaTheme="minorEastAsia"/>
          </w:rPr>
          <w:delText>y can be explain using the</w:delText>
        </w:r>
        <w:r w:rsidR="001B1922" w:rsidDel="00A2123E">
          <w:rPr>
            <w:rFonts w:eastAsiaTheme="minorEastAsia"/>
          </w:rPr>
          <w:delText xml:space="preserve"> kid swing</w:delText>
        </w:r>
        <w:r w:rsidR="003763F4" w:rsidDel="00A2123E">
          <w:rPr>
            <w:rFonts w:eastAsiaTheme="minorEastAsia"/>
          </w:rPr>
          <w:delText xml:space="preserve"> example</w:delText>
        </w:r>
        <w:r w:rsidR="001B1922" w:rsidDel="00A2123E">
          <w:rPr>
            <w:rFonts w:eastAsiaTheme="minorEastAsia"/>
          </w:rPr>
          <w:delText xml:space="preserve">. </w:delText>
        </w:r>
      </w:del>
      <w:ins w:id="62" w:author="Georgios KATSAROS" w:date="2016-08-25T11:19:00Z">
        <w:r w:rsidR="00A2123E">
          <w:rPr>
            <w:rFonts w:eastAsiaTheme="minorEastAsia"/>
          </w:rPr>
          <w:t>The child</w:t>
        </w:r>
      </w:ins>
      <w:ins w:id="63" w:author="Georgios KATSAROS" w:date="2016-08-25T11:21:00Z">
        <w:r w:rsidR="00983845">
          <w:rPr>
            <w:rFonts w:eastAsiaTheme="minorEastAsia"/>
          </w:rPr>
          <w:t>-swing system</w:t>
        </w:r>
      </w:ins>
      <w:ins w:id="64" w:author="Georgios KATSAROS" w:date="2016-08-25T11:19:00Z">
        <w:r w:rsidR="00A2123E">
          <w:rPr>
            <w:rFonts w:eastAsiaTheme="minorEastAsia"/>
          </w:rPr>
          <w:t xml:space="preserve"> </w:t>
        </w:r>
      </w:ins>
      <w:del w:id="65" w:author="Georgios KATSAROS" w:date="2016-08-25T11:19:00Z">
        <w:r w:rsidR="003763F4" w:rsidDel="00A2123E">
          <w:rPr>
            <w:rFonts w:eastAsiaTheme="minorEastAsia"/>
          </w:rPr>
          <w:delText xml:space="preserve">Kid swing </w:delText>
        </w:r>
      </w:del>
      <w:r w:rsidR="003763F4">
        <w:rPr>
          <w:rFonts w:eastAsiaTheme="minorEastAsia"/>
        </w:rPr>
        <w:t xml:space="preserve">oscillates with </w:t>
      </w:r>
      <w:ins w:id="66" w:author="Georgios KATSAROS" w:date="2016-08-25T11:22:00Z">
        <w:r w:rsidR="00983845">
          <w:rPr>
            <w:rFonts w:eastAsiaTheme="minorEastAsia"/>
          </w:rPr>
          <w:t>its natural</w:t>
        </w:r>
      </w:ins>
      <w:del w:id="67" w:author="Georgios KATSAROS" w:date="2016-08-25T11:19:00Z">
        <w:r w:rsidR="003763F4" w:rsidDel="00A2123E">
          <w:rPr>
            <w:rFonts w:eastAsiaTheme="minorEastAsia"/>
          </w:rPr>
          <w:delText>its natural</w:delText>
        </w:r>
      </w:del>
      <w:ins w:id="68" w:author="Georgios KATSAROS" w:date="2016-08-25T11:19:00Z">
        <w:r w:rsidR="00A2123E">
          <w:rPr>
            <w:rFonts w:eastAsiaTheme="minorEastAsia"/>
          </w:rPr>
          <w:t xml:space="preserve"> </w:t>
        </w:r>
      </w:ins>
      <w:r w:rsidR="003763F4">
        <w:rPr>
          <w:rFonts w:eastAsiaTheme="minorEastAsia"/>
        </w:rPr>
        <w:t xml:space="preserve"> frequency of oscillation. If the swing is pushed </w:t>
      </w:r>
      <w:ins w:id="69" w:author="Georgios KATSAROS" w:date="2016-08-25T11:19:00Z">
        <w:r w:rsidR="00A2123E">
          <w:rPr>
            <w:rFonts w:eastAsiaTheme="minorEastAsia"/>
          </w:rPr>
          <w:t xml:space="preserve">by an external person </w:t>
        </w:r>
      </w:ins>
      <w:r w:rsidR="003763F4">
        <w:rPr>
          <w:rFonts w:eastAsiaTheme="minorEastAsia"/>
        </w:rPr>
        <w:t xml:space="preserve">with an appropriate period of pushing pulses, </w:t>
      </w:r>
      <w:ins w:id="70" w:author="Georgios KATSAROS" w:date="2016-08-25T11:20:00Z">
        <w:r w:rsidR="00A2123E">
          <w:rPr>
            <w:rFonts w:eastAsiaTheme="minorEastAsia"/>
          </w:rPr>
          <w:t xml:space="preserve">the </w:t>
        </w:r>
      </w:ins>
      <w:r w:rsidR="003763F4">
        <w:rPr>
          <w:rFonts w:eastAsiaTheme="minorEastAsia"/>
        </w:rPr>
        <w:t xml:space="preserve">amplitude of the oscillation will increase and at some point </w:t>
      </w:r>
      <w:ins w:id="71" w:author="Georgios KATSAROS" w:date="2016-08-25T11:20:00Z">
        <w:r w:rsidR="00A2123E">
          <w:rPr>
            <w:rFonts w:eastAsiaTheme="minorEastAsia"/>
          </w:rPr>
          <w:t xml:space="preserve">the </w:t>
        </w:r>
      </w:ins>
      <w:r w:rsidR="003763F4">
        <w:rPr>
          <w:rFonts w:eastAsiaTheme="minorEastAsia"/>
        </w:rPr>
        <w:t xml:space="preserve">swing will flip. In this comparison </w:t>
      </w:r>
      <w:del w:id="72" w:author="Georgios KATSAROS" w:date="2016-08-25T11:22:00Z">
        <w:r w:rsidR="003763F4" w:rsidDel="00983845">
          <w:rPr>
            <w:rFonts w:eastAsiaTheme="minorEastAsia"/>
          </w:rPr>
          <w:delText xml:space="preserve">a </w:delText>
        </w:r>
      </w:del>
      <w:ins w:id="73" w:author="Georgios KATSAROS" w:date="2016-08-25T11:22:00Z">
        <w:r w:rsidR="00983845">
          <w:rPr>
            <w:rFonts w:eastAsiaTheme="minorEastAsia"/>
          </w:rPr>
          <w:t xml:space="preserve">the </w:t>
        </w:r>
      </w:ins>
      <w:r w:rsidR="003763F4">
        <w:rPr>
          <w:rFonts w:eastAsiaTheme="minorEastAsia"/>
        </w:rPr>
        <w:t xml:space="preserve">natural frequency of a </w:t>
      </w:r>
      <w:ins w:id="74" w:author="Georgios KATSAROS" w:date="2016-08-25T11:22:00Z">
        <w:r w:rsidR="00983845">
          <w:rPr>
            <w:rFonts w:eastAsiaTheme="minorEastAsia"/>
          </w:rPr>
          <w:t>child-</w:t>
        </w:r>
      </w:ins>
      <w:del w:id="75" w:author="Georgios KATSAROS" w:date="2016-08-25T11:22:00Z">
        <w:r w:rsidR="003763F4" w:rsidDel="00983845">
          <w:rPr>
            <w:rFonts w:eastAsiaTheme="minorEastAsia"/>
          </w:rPr>
          <w:delText xml:space="preserve">kid </w:delText>
        </w:r>
      </w:del>
      <w:r w:rsidR="003763F4">
        <w:rPr>
          <w:rFonts w:eastAsiaTheme="minorEastAsia"/>
        </w:rPr>
        <w:t xml:space="preserve">swing </w:t>
      </w:r>
      <w:ins w:id="76" w:author="Georgios KATSAROS" w:date="2016-08-25T11:22:00Z">
        <w:r w:rsidR="00983845">
          <w:rPr>
            <w:rFonts w:eastAsiaTheme="minorEastAsia"/>
          </w:rPr>
          <w:t xml:space="preserve">system </w:t>
        </w:r>
      </w:ins>
      <w:r w:rsidR="003763F4">
        <w:rPr>
          <w:rFonts w:eastAsiaTheme="minorEastAsia"/>
        </w:rPr>
        <w:t>correspond</w:t>
      </w:r>
      <w:ins w:id="77" w:author="Georgios KATSAROS" w:date="2016-08-25T11:22:00Z">
        <w:r w:rsidR="00983845">
          <w:rPr>
            <w:rFonts w:eastAsiaTheme="minorEastAsia"/>
          </w:rPr>
          <w:t>s</w:t>
        </w:r>
      </w:ins>
      <w:r w:rsidR="003763F4">
        <w:rPr>
          <w:rFonts w:eastAsiaTheme="minorEastAsia"/>
        </w:rPr>
        <w:t xml:space="preserve"> to </w:t>
      </w:r>
      <w:del w:id="78" w:author="Georgios KATSAROS" w:date="2016-08-25T11:22:00Z">
        <w:r w:rsidR="003763F4" w:rsidDel="00983845">
          <w:rPr>
            <w:rFonts w:eastAsiaTheme="minorEastAsia"/>
          </w:rPr>
          <w:delText>a</w:delText>
        </w:r>
      </w:del>
      <w:ins w:id="79" w:author="Georgios KATSAROS" w:date="2016-08-25T11:22:00Z">
        <w:r w:rsidR="00983845">
          <w:rPr>
            <w:rFonts w:eastAsiaTheme="minorEastAsia"/>
          </w:rPr>
          <w:t>the</w:t>
        </w:r>
      </w:ins>
      <w:r w:rsidR="003763F4">
        <w:rPr>
          <w:rFonts w:eastAsiaTheme="minorEastAsia"/>
        </w:rPr>
        <w:t xml:space="preserve"> Larmor frequency and </w:t>
      </w:r>
      <w:del w:id="80" w:author="Georgios KATSAROS" w:date="2016-08-25T11:22:00Z">
        <w:r w:rsidR="003763F4" w:rsidDel="00983845">
          <w:rPr>
            <w:rFonts w:eastAsiaTheme="minorEastAsia"/>
          </w:rPr>
          <w:delText>a</w:delText>
        </w:r>
      </w:del>
      <w:ins w:id="81" w:author="Georgios KATSAROS" w:date="2016-08-25T11:22:00Z">
        <w:r w:rsidR="00983845">
          <w:rPr>
            <w:rFonts w:eastAsiaTheme="minorEastAsia"/>
          </w:rPr>
          <w:t>the</w:t>
        </w:r>
      </w:ins>
      <w:r w:rsidR="003763F4">
        <w:rPr>
          <w:rFonts w:eastAsiaTheme="minorEastAsia"/>
        </w:rPr>
        <w:t xml:space="preserve"> frequency of </w:t>
      </w:r>
      <w:ins w:id="82" w:author="Georgios KATSAROS" w:date="2016-08-25T11:22:00Z">
        <w:r w:rsidR="00983845">
          <w:rPr>
            <w:rFonts w:eastAsiaTheme="minorEastAsia"/>
          </w:rPr>
          <w:t xml:space="preserve">externally applied </w:t>
        </w:r>
      </w:ins>
      <w:r w:rsidR="003763F4">
        <w:rPr>
          <w:rFonts w:eastAsiaTheme="minorEastAsia"/>
        </w:rPr>
        <w:t>pushing pulses to the frequency of the applied oscillatory magnetic field.</w:t>
      </w:r>
    </w:p>
    <w:p w:rsidR="00FF0ABE" w:rsidRPr="00FF0ABE" w:rsidRDefault="00B61872" w:rsidP="00FF0ABE">
      <w:ins w:id="83" w:author="Georgios KATSAROS" w:date="2016-08-25T11:23:00Z">
        <w:r>
          <w:t xml:space="preserve">However, an </w:t>
        </w:r>
      </w:ins>
      <w:del w:id="84" w:author="Georgios KATSAROS" w:date="2016-08-25T11:23:00Z">
        <w:r w:rsidR="00625A0B" w:rsidDel="00B61872">
          <w:delText>O</w:delText>
        </w:r>
      </w:del>
      <w:ins w:id="85" w:author="Georgios KATSAROS" w:date="2016-08-25T11:23:00Z">
        <w:r>
          <w:t>o</w:t>
        </w:r>
      </w:ins>
      <w:r w:rsidR="00BC63AF">
        <w:t>scillatory magn</w:t>
      </w:r>
      <w:r w:rsidR="000726DD">
        <w:t>etic field is hard to implement,</w:t>
      </w:r>
      <w:r w:rsidR="00BC63AF">
        <w:t xml:space="preserve"> </w:t>
      </w:r>
      <w:r w:rsidR="000726DD">
        <w:t>from the fabrication standpoint</w:t>
      </w:r>
      <w:ins w:id="86" w:author="Georgios KATSAROS" w:date="2016-08-25T11:23:00Z">
        <w:r>
          <w:t>, since it adds more steps and thus the risk of failure</w:t>
        </w:r>
      </w:ins>
      <w:del w:id="87" w:author="Georgios KATSAROS" w:date="2016-08-25T11:23:00Z">
        <w:r w:rsidR="00625A0B" w:rsidDel="00B61872">
          <w:delText>.</w:delText>
        </w:r>
      </w:del>
      <w:r w:rsidR="000726DD">
        <w:t xml:space="preserve"> </w:t>
      </w:r>
      <w:r w:rsidR="00F812BB">
        <w:t xml:space="preserve">One way to avoid this problem is to apply static </w:t>
      </w:r>
      <w:ins w:id="88" w:author="Georgios KATSAROS" w:date="2016-08-25T11:23:00Z">
        <w:r>
          <w:t xml:space="preserve">a </w:t>
        </w:r>
      </w:ins>
      <w:r w:rsidR="00F812BB">
        <w:t xml:space="preserve">instead of </w:t>
      </w:r>
      <w:ins w:id="89" w:author="Georgios KATSAROS" w:date="2016-08-25T11:23:00Z">
        <w:r>
          <w:t xml:space="preserve">an </w:t>
        </w:r>
      </w:ins>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ins w:id="90" w:author="Georgios KATSAROS" w:date="2016-08-25T11:24:00Z">
        <w:r>
          <w:t xml:space="preserve">The </w:t>
        </w:r>
      </w:ins>
      <w:del w:id="91" w:author="Georgios KATSAROS" w:date="2016-08-25T11:24:00Z">
        <w:r w:rsidR="003C3873" w:rsidDel="00B61872">
          <w:delText>O</w:delText>
        </w:r>
      </w:del>
      <w:ins w:id="92" w:author="Georgios KATSAROS" w:date="2016-08-25T11:24:00Z">
        <w:r>
          <w:t>o</w:t>
        </w:r>
      </w:ins>
      <w:r w:rsidR="003C3873">
        <w:t xml:space="preserve">scillatory electric field </w:t>
      </w:r>
      <w:ins w:id="93" w:author="Georgios KATSAROS" w:date="2016-08-25T11:24:00Z">
        <w:r>
          <w:t xml:space="preserve">can </w:t>
        </w:r>
      </w:ins>
      <w:del w:id="94" w:author="Georgios KATSAROS" w:date="2016-08-25T11:24:00Z">
        <w:r w:rsidR="003C3873" w:rsidDel="00B61872">
          <w:delText>than</w:delText>
        </w:r>
        <w:r w:rsidR="000726DD" w:rsidDel="00B61872">
          <w:delText xml:space="preserve"> </w:delText>
        </w:r>
      </w:del>
      <w:r w:rsidR="00F812BB">
        <w:t>modulate</w:t>
      </w:r>
      <w:del w:id="95" w:author="Georgios KATSAROS" w:date="2016-08-25T11:24:00Z">
        <w:r w:rsidR="00F812BB" w:rsidDel="00B61872">
          <w:delText>s</w:delText>
        </w:r>
      </w:del>
      <w:r w:rsidR="00F812BB">
        <w:t xml:space="preserve"> </w:t>
      </w:r>
      <w:r w:rsidR="003C3873">
        <w:t xml:space="preserve">the hole g factor giving </w:t>
      </w:r>
      <w:ins w:id="96" w:author="Georgios KATSAROS" w:date="2016-08-25T11:25:00Z">
        <w:r>
          <w:t xml:space="preserve">thus an </w:t>
        </w:r>
      </w:ins>
      <w:r w:rsidR="003C3873">
        <w:t>equivalent</w:t>
      </w:r>
      <w:r w:rsidR="000726DD">
        <w:t xml:space="preserve"> </w:t>
      </w:r>
      <w:ins w:id="97" w:author="Georgios KATSAROS" w:date="2016-08-25T11:25:00Z">
        <w:r>
          <w:t xml:space="preserve">to the first case </w:t>
        </w:r>
      </w:ins>
      <w:r w:rsidR="000726DD">
        <w:t>oscillatory magnetic field</w:t>
      </w:r>
      <w:del w:id="98" w:author="Georgios KATSAROS" w:date="2016-08-25T11:25:00Z">
        <w:r w:rsidR="003C3873" w:rsidDel="00B61872">
          <w:delText xml:space="preserve"> from the first case</w:delText>
        </w:r>
      </w:del>
      <w:r w:rsidR="000726DD">
        <w:t xml:space="preserve">. </w:t>
      </w:r>
    </w:p>
    <w:p w:rsidR="005A3F64" w:rsidRDefault="00B740CF" w:rsidP="001374AA">
      <w:r>
        <w:t xml:space="preserve">For </w:t>
      </w:r>
      <w:del w:id="99" w:author="Georgios KATSAROS" w:date="2016-08-25T11:25:00Z">
        <w:r w:rsidDel="00B61872">
          <w:delText xml:space="preserve">generating </w:delText>
        </w:r>
      </w:del>
      <w:ins w:id="100" w:author="Georgios KATSAROS" w:date="2016-08-25T11:25:00Z">
        <w:r w:rsidR="00B61872">
          <w:t xml:space="preserve">generating such </w:t>
        </w:r>
      </w:ins>
      <w:r w:rsidR="001374AA">
        <w:t>high frequency</w:t>
      </w:r>
      <w:r w:rsidR="00E921B3">
        <w:t xml:space="preserve"> signal</w:t>
      </w:r>
      <w:ins w:id="101" w:author="Georgios KATSAROS" w:date="2016-08-25T11:25:00Z">
        <w:r w:rsidR="00B61872">
          <w:t>s</w:t>
        </w:r>
      </w:ins>
      <w:r w:rsidR="00E921B3">
        <w:t xml:space="preserve">, </w:t>
      </w:r>
      <w:r w:rsidR="001374AA">
        <w:t xml:space="preserve">microwave sources </w:t>
      </w:r>
      <w:r w:rsidR="00241783">
        <w:t>are needed because of high Larmor frequencies (tens of gigahertz</w:t>
      </w:r>
      <w:ins w:id="102" w:author="Georgios KATSAROS" w:date="2016-08-24T22:36:00Z">
        <w:r w:rsidR="00AD6572">
          <w:t xml:space="preserve"> write what frequencies we are aiming at</w:t>
        </w:r>
      </w:ins>
      <w:r w:rsidR="00241783">
        <w:t>)</w:t>
      </w:r>
      <w:r w:rsidR="001374AA">
        <w:t xml:space="preserve">. For this purpose </w:t>
      </w:r>
      <w:ins w:id="103" w:author="Georgios KATSAROS" w:date="2016-08-24T22:36:00Z">
        <w:r w:rsidR="00AD6572">
          <w:t xml:space="preserve">a </w:t>
        </w:r>
      </w:ins>
      <w:r w:rsidR="001374AA">
        <w:t>signal generator SMF100A from Rohde and Schwarz</w:t>
      </w:r>
      <w:r w:rsidR="00E36205">
        <w:t xml:space="preserve"> will be used, controlled also from the python measurement application.</w:t>
      </w:r>
    </w:p>
    <w:p w:rsidR="00FD6886" w:rsidRDefault="00FD6886" w:rsidP="001374AA">
      <w:r>
        <w:t>Described technique for spin rotation is called electron</w:t>
      </w:r>
      <w:r w:rsidR="00275E67">
        <w:t>-dipole</w:t>
      </w:r>
      <w:r>
        <w:t xml:space="preserve"> spin resonance (E</w:t>
      </w:r>
      <w:r w:rsidR="00275E67">
        <w:t>D</w:t>
      </w:r>
      <w:r>
        <w:t>SR)</w:t>
      </w:r>
      <w:r w:rsidR="00275E67">
        <w:t xml:space="preserve"> [11]</w:t>
      </w:r>
      <w:r>
        <w:t xml:space="preserve">.  </w:t>
      </w:r>
      <w:ins w:id="104" w:author="Georgios KATSAROS" w:date="2016-08-25T11:27:00Z">
        <w:r w:rsidR="004174D3">
          <w:t xml:space="preserve">Not really you have described the g-tensor modulation technique. Also the is a logical gap. This sentence needs to be incorporated smoothly in the text. </w:t>
        </w:r>
      </w:ins>
    </w:p>
    <w:p w:rsidR="00747652" w:rsidRDefault="00293741" w:rsidP="00AB3B6B">
      <w:pPr>
        <w:pStyle w:val="Heading4"/>
        <w:rPr>
          <w:ins w:id="105"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683249">
      <w:pPr>
        <w:rPr>
          <w:rPrChange w:id="106" w:author="Georgios KATSAROS" w:date="2016-08-25T11:40:00Z">
            <w:rPr>
              <w:vertAlign w:val="superscript"/>
            </w:rPr>
          </w:rPrChange>
        </w:rPr>
        <w:pPrChange w:id="107" w:author="Georgios KATSAROS" w:date="2016-08-25T11:40:00Z">
          <w:pPr>
            <w:pStyle w:val="Heading4"/>
          </w:pPr>
        </w:pPrChange>
      </w:pPr>
      <w:ins w:id="108" w:author="Georgios KATSAROS" w:date="2016-08-25T11:40:00Z">
        <w:r>
          <w:t xml:space="preserve">First you should write sth about coherent manipulation. </w:t>
        </w:r>
      </w:ins>
      <w:ins w:id="109" w:author="Georgios KATSAROS" w:date="2016-08-25T11:41:00Z">
        <w:r>
          <w:t xml:space="preserve">What do you need to do in order to verify it? Rabi. </w:t>
        </w:r>
      </w:ins>
    </w:p>
    <w:p w:rsidR="00E921B3" w:rsidRPr="00E36205" w:rsidRDefault="00275E67" w:rsidP="00DE5558">
      <w:r>
        <w:lastRenderedPageBreak/>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xml:space="preserve">, </w:t>
      </w:r>
      <w:del w:id="110" w:author="Georgios KATSAROS" w:date="2016-08-25T11:41:00Z">
        <w:r w:rsidR="00FD6886" w:rsidDel="00683249">
          <w:delText>the</w:delText>
        </w:r>
        <w:r w:rsidDel="00683249">
          <w:delText xml:space="preserve"> EDSR</w:delText>
        </w:r>
      </w:del>
      <w:ins w:id="111" w:author="Georgios KATSAROS" w:date="2016-08-25T11:41:00Z">
        <w:r w:rsidR="00683249">
          <w:t>a</w:t>
        </w:r>
      </w:ins>
      <w:r w:rsidR="002D43A4">
        <w:t xml:space="preserve"> </w:t>
      </w:r>
      <w:r w:rsidR="002D43A4" w:rsidRPr="002D43A4">
        <w:rPr>
          <w:sz w:val="18"/>
        </w:rPr>
        <w:t>∏</w:t>
      </w:r>
      <w:r w:rsidR="002D43A4">
        <w:t>/2</w:t>
      </w:r>
      <w:r w:rsidR="002E0869">
        <w:t xml:space="preserve"> (90⁰</w:t>
      </w:r>
      <w:ins w:id="112" w:author="Georgios KATSAROS" w:date="2016-08-25T11:43:00Z">
        <w:r w:rsidR="00683249">
          <w:t>, what do you mean by that?</w:t>
        </w:r>
      </w:ins>
      <w:r w:rsidR="002E0869">
        <w:t>)</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w:t>
      </w:r>
      <w:del w:id="113" w:author="Georgios KATSAROS" w:date="2016-08-25T11:49:00Z">
        <w:r w:rsidR="00E36205" w:rsidDel="00397875">
          <w:delText xml:space="preserve">axes </w:delText>
        </w:r>
      </w:del>
      <w:ins w:id="114" w:author="Georgios KATSAROS" w:date="2016-08-25T11:49:00Z">
        <w:r w:rsidR="00397875">
          <w:t xml:space="preserve">axis </w:t>
        </w:r>
      </w:ins>
      <w:r w:rsidR="00E36205">
        <w:t xml:space="preserve">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del w:id="115" w:author="Georgios KATSAROS" w:date="2016-08-25T11:42:00Z">
        <w:r w:rsidR="00D745CE" w:rsidDel="00683249">
          <w:rPr>
            <w:rFonts w:ascii="Calibri" w:hAnsi="Calibri" w:cs="Arial"/>
            <w:color w:val="252525"/>
            <w:sz w:val="21"/>
            <w:szCs w:val="21"/>
            <w:shd w:val="clear" w:color="auto" w:fill="FFFFFF"/>
          </w:rPr>
          <w:delText xml:space="preserve">the </w:delText>
        </w:r>
      </w:del>
      <w:r w:rsidR="00303DF3">
        <w:rPr>
          <w:rFonts w:ascii="Calibri" w:hAnsi="Calibri" w:cs="Arial"/>
          <w:color w:val="252525"/>
          <w:sz w:val="21"/>
          <w:szCs w:val="21"/>
          <w:shd w:val="clear" w:color="auto" w:fill="FFFFFF"/>
        </w:rPr>
        <w:t xml:space="preserve">time τ, </w:t>
      </w:r>
      <w:ins w:id="116" w:author="Georgios KATSAROS" w:date="2016-08-25T11:42:00Z">
        <w:r w:rsidR="00683249">
          <w:rPr>
            <w:rFonts w:ascii="Calibri" w:hAnsi="Calibri" w:cs="Arial"/>
            <w:color w:val="252525"/>
            <w:sz w:val="21"/>
            <w:szCs w:val="21"/>
            <w:shd w:val="clear" w:color="auto" w:fill="FFFFFF"/>
          </w:rPr>
          <w:t xml:space="preserve">a second </w:t>
        </w:r>
      </w:ins>
      <w:r w:rsidR="00303DF3" w:rsidRPr="002D43A4">
        <w:rPr>
          <w:sz w:val="18"/>
        </w:rPr>
        <w:t>∏</w:t>
      </w:r>
      <w:r w:rsidR="00303DF3">
        <w:t>/2</w:t>
      </w:r>
      <w:r w:rsidR="00D745CE">
        <w:rPr>
          <w:vertAlign w:val="subscript"/>
        </w:rPr>
        <w:t>∆</w:t>
      </w:r>
      <w:r w:rsidR="00D745CE">
        <w:rPr>
          <w:rFonts w:ascii="Gulim" w:eastAsia="Gulim" w:hAnsi="Gulim" w:hint="eastAsia"/>
          <w:vertAlign w:val="subscript"/>
        </w:rPr>
        <w:t>Φ</w:t>
      </w:r>
      <w:ins w:id="117" w:author="Georgios KATSAROS" w:date="2016-08-25T11:42:00Z">
        <w:r w:rsidR="00683249">
          <w:rPr>
            <w:rFonts w:ascii="Gulim" w:eastAsia="Gulim" w:hAnsi="Gulim" w:hint="eastAsia"/>
            <w:vertAlign w:val="subscript"/>
          </w:rPr>
          <w:t>(what is this?</w:t>
        </w:r>
        <w:r w:rsidR="00683249">
          <w:rPr>
            <w:rFonts w:ascii="Gulim" w:eastAsia="Gulim" w:hAnsi="Gulim"/>
            <w:vertAlign w:val="subscript"/>
          </w:rPr>
          <w:t>)</w:t>
        </w:r>
      </w:ins>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w:t>
      </w:r>
      <w:del w:id="118" w:author="Georgios KATSAROS" w:date="2016-08-25T11:51:00Z">
        <w:r w:rsidR="00096EBE" w:rsidDel="00397875">
          <w:delText xml:space="preserve">axes </w:delText>
        </w:r>
      </w:del>
      <w:ins w:id="119" w:author="Georgios KATSAROS" w:date="2016-08-25T11:51:00Z">
        <w:r w:rsidR="00397875">
          <w:t xml:space="preserve">axis </w:t>
        </w:r>
      </w:ins>
      <w:r w:rsidR="00096EBE">
        <w:t>for</w:t>
      </w:r>
      <w:r w:rsidR="004B1812">
        <w:t xml:space="preserve"> the</w:t>
      </w:r>
      <w:r w:rsidR="00096EBE">
        <w:t xml:space="preserve"> readout</w:t>
      </w:r>
      <w:ins w:id="120" w:author="Georgios KATSAROS" w:date="2016-08-25T11:51:00Z">
        <w:r w:rsidR="00397875">
          <w:t xml:space="preserve"> (you should write that it will bring it to the opposite pole if no</w:t>
        </w:r>
      </w:ins>
      <w:ins w:id="121" w:author="Georgios KATSAROS" w:date="2016-08-25T11:57:00Z">
        <w:r w:rsidR="00397875">
          <w:t xml:space="preserve"> dephasing takes place)</w:t>
        </w:r>
      </w:ins>
      <w:r w:rsidR="00096EBE">
        <w:t xml:space="preserve">.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w:t>
      </w:r>
      <w:del w:id="122" w:author="Georgios KATSAROS" w:date="2016-08-25T11:48:00Z">
        <w:r w:rsidR="00E36205" w:rsidDel="00397875">
          <w:delText>its</w:delText>
        </w:r>
        <w:r w:rsidR="00F250CC" w:rsidDel="00397875">
          <w:delText xml:space="preserve"> </w:delText>
        </w:r>
      </w:del>
      <w:ins w:id="123" w:author="Georgios KATSAROS" w:date="2016-08-25T11:48:00Z">
        <w:r w:rsidR="00397875">
          <w:t xml:space="preserve">the </w:t>
        </w:r>
      </w:ins>
      <w:r w:rsidR="00F250CC">
        <w:t>exponentially decaying envelope</w:t>
      </w:r>
      <w:r w:rsidR="004B1812">
        <w:t xml:space="preserve"> </w:t>
      </w:r>
      <w:ins w:id="124" w:author="Georgios KATSAROS" w:date="2016-08-25T11:48:00Z">
        <w:r w:rsidR="00397875">
          <w:t xml:space="preserve">the </w:t>
        </w:r>
      </w:ins>
      <w:r w:rsidR="004B1812">
        <w:t>dephasing time</w:t>
      </w:r>
      <w:r w:rsidR="00E36205">
        <w:t xml:space="preserve"> T</w:t>
      </w:r>
      <w:r w:rsidR="00E36205">
        <w:rPr>
          <w:vertAlign w:val="subscript"/>
        </w:rPr>
        <w:t>2</w:t>
      </w:r>
      <w:r w:rsidR="00E36205">
        <w:rPr>
          <w:vertAlign w:val="superscript"/>
        </w:rPr>
        <w:t>*</w:t>
      </w:r>
      <w:r w:rsidR="00E36205">
        <w:t xml:space="preserve"> can be extracted</w:t>
      </w:r>
      <w:del w:id="125" w:author="Georgios KATSAROS" w:date="2016-08-25T11:48:00Z">
        <w:r w:rsidR="00E36205" w:rsidDel="00397875">
          <w:delText>, according to [11]</w:delText>
        </w:r>
      </w:del>
      <w:r w:rsidR="00E36205">
        <w:t>.</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ins w:id="126" w:author="Georgios KATSAROS" w:date="2016-08-25T20:29:00Z">
        <w:r>
          <w:t xml:space="preserve">Coherence can be extended by the so called Hahn echo </w:t>
        </w:r>
      </w:ins>
      <w:ins w:id="127" w:author="Georgios KATSAROS" w:date="2016-08-25T20:30:00Z">
        <w:r>
          <w:t xml:space="preserve">technique which can partially cancel dephasing originating for example from </w:t>
        </w:r>
      </w:ins>
      <w:ins w:id="128" w:author="Georgios KATSAROS" w:date="2016-08-25T20:36:00Z">
        <w:r>
          <w:t xml:space="preserve">slow varying </w:t>
        </w:r>
      </w:ins>
      <w:ins w:id="129" w:author="Georgios KATSAROS" w:date="2016-08-25T20:31:00Z">
        <w:r>
          <w:t xml:space="preserve">nuclear magnetic field or applied field inhomogeneities. </w:t>
        </w:r>
      </w:ins>
      <w:del w:id="130" w:author="Georgios KATSAROS" w:date="2016-08-25T20:31:00Z">
        <w:r w:rsidR="00067A20" w:rsidDel="00567C9C">
          <w:delText>To ex</w:delText>
        </w:r>
      </w:del>
      <w:del w:id="131" w:author="Georgios KATSAROS" w:date="2016-08-25T11:58:00Z">
        <w:r w:rsidR="00067A20" w:rsidDel="00397875">
          <w:delText>c</w:delText>
        </w:r>
      </w:del>
      <w:del w:id="132" w:author="Georgios KATSAROS" w:date="2016-08-25T20:31:00Z">
        <w:r w:rsidR="00067A20" w:rsidDel="00567C9C">
          <w:delText>tract the instrinsic coherence time T</w:delText>
        </w:r>
        <w:r w:rsidR="00067A20" w:rsidDel="00567C9C">
          <w:rPr>
            <w:vertAlign w:val="subscript"/>
          </w:rPr>
          <w:delText>2</w:delText>
        </w:r>
        <w:r w:rsidR="00067A20" w:rsidDel="00567C9C">
          <w:delText xml:space="preserve"> mainly determined by the dominant dephasing source</w:delText>
        </w:r>
        <w:r w:rsidR="007D670C" w:rsidDel="00567C9C">
          <w:delText xml:space="preserve">, Hahn – echo experiment will be conducted. </w:delText>
        </w:r>
      </w:del>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ins w:id="133" w:author="Georgios KATSAROS" w:date="2016-08-25T11:58:00Z">
        <w:r w:rsidR="00715B18">
          <w:t xml:space="preserve">the </w:t>
        </w:r>
      </w:ins>
      <w:r w:rsidR="007D670C">
        <w:t>x ax</w:t>
      </w:r>
      <w:ins w:id="134" w:author="Georgios KATSAROS" w:date="2016-08-25T11:58:00Z">
        <w:r w:rsidR="00715B18">
          <w:t>i</w:t>
        </w:r>
      </w:ins>
      <w:del w:id="135" w:author="Georgios KATSAROS" w:date="2016-08-25T11:58:00Z">
        <w:r w:rsidR="007D670C" w:rsidDel="00715B18">
          <w:delText>e</w:delText>
        </w:r>
      </w:del>
      <w:r w:rsidR="007D670C">
        <w:t xml:space="preserve">s </w:t>
      </w:r>
      <w:ins w:id="136" w:author="Georgios KATSAROS" w:date="2016-08-25T11:58:00Z">
        <w:r w:rsidR="00715B18">
          <w:t xml:space="preserve">the </w:t>
        </w:r>
      </w:ins>
      <w:r w:rsidR="007D670C">
        <w:t xml:space="preserve">spin vector lays in the xy plane. Because of the dephasing sources </w:t>
      </w:r>
      <w:ins w:id="137" w:author="Georgios KATSAROS" w:date="2016-08-25T11:58:00Z">
        <w:r w:rsidR="00715B18">
          <w:t xml:space="preserve">the </w:t>
        </w:r>
      </w:ins>
      <w:r w:rsidR="007D670C">
        <w:t xml:space="preserve">spin </w:t>
      </w:r>
      <w:ins w:id="138" w:author="Georgios KATSAROS" w:date="2016-08-25T11:59:00Z">
        <w:r w:rsidR="00715B18">
          <w:t xml:space="preserve">will </w:t>
        </w:r>
      </w:ins>
      <w:r w:rsidR="007D670C">
        <w:t>dephase</w:t>
      </w:r>
      <w:del w:id="139" w:author="Georgios KATSAROS" w:date="2016-08-25T11:59:00Z">
        <w:r w:rsidR="002E0869" w:rsidDel="00715B18">
          <w:delText>s</w:delText>
        </w:r>
      </w:del>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del w:id="140" w:author="Georgios KATSAROS" w:date="2016-08-25T11:59:00Z">
        <w:r w:rsidR="002E0869" w:rsidDel="00715B18">
          <w:delText>the</w:delText>
        </w:r>
        <w:r w:rsidR="007D670C" w:rsidDel="00715B18">
          <w:delText xml:space="preserve"> </w:delText>
        </w:r>
      </w:del>
      <w:ins w:id="141" w:author="Georgios KATSAROS" w:date="2016-08-25T11:59:00Z">
        <w:r w:rsidR="00715B18">
          <w:t xml:space="preserve">a </w:t>
        </w:r>
      </w:ins>
      <w:r w:rsidR="007D670C" w:rsidRPr="002D43A4">
        <w:rPr>
          <w:sz w:val="18"/>
        </w:rPr>
        <w:t>∏</w:t>
      </w:r>
      <w:r w:rsidR="007D670C">
        <w:rPr>
          <w:sz w:val="18"/>
        </w:rPr>
        <w:t xml:space="preserve"> </w:t>
      </w:r>
      <w:r w:rsidR="007D670C">
        <w:t xml:space="preserve">pulse around </w:t>
      </w:r>
      <w:r w:rsidR="002E0869">
        <w:t xml:space="preserve">the </w:t>
      </w:r>
      <w:r w:rsidR="007D670C">
        <w:t xml:space="preserve">y </w:t>
      </w:r>
      <w:del w:id="142" w:author="Georgios KATSAROS" w:date="2016-08-25T11:59:00Z">
        <w:r w:rsidR="007D670C" w:rsidDel="00715B18">
          <w:delText xml:space="preserve">axes </w:delText>
        </w:r>
      </w:del>
      <w:ins w:id="143" w:author="Georgios KATSAROS" w:date="2016-08-25T11:59:00Z">
        <w:r w:rsidR="00715B18">
          <w:t xml:space="preserve">axis </w:t>
        </w:r>
      </w:ins>
      <w:r w:rsidR="007D670C">
        <w:t xml:space="preserve">will be applied which mirrors the spin vector around </w:t>
      </w:r>
      <w:r w:rsidR="00375FC9">
        <w:t xml:space="preserve">the </w:t>
      </w:r>
      <w:r w:rsidR="007D670C">
        <w:t xml:space="preserve">y </w:t>
      </w:r>
      <w:del w:id="144" w:author="Georgios KATSAROS" w:date="2016-08-25T11:59:00Z">
        <w:r w:rsidR="007D670C" w:rsidDel="00715B18">
          <w:delText>axes</w:delText>
        </w:r>
      </w:del>
      <w:ins w:id="145" w:author="Georgios KATSAROS" w:date="2016-08-25T11:59:00Z">
        <w:r w:rsidR="00715B18">
          <w:t>axis</w:t>
        </w:r>
      </w:ins>
      <w:r w:rsidR="007D670C">
        <w:t xml:space="preserve">. </w:t>
      </w:r>
      <w:r w:rsidR="002E0869">
        <w:t>The s</w:t>
      </w:r>
      <w:r w:rsidR="007D670C">
        <w:t xml:space="preserve">pin is then left to dephase for the same time, but since </w:t>
      </w:r>
      <w:ins w:id="146" w:author="Georgios KATSAROS" w:date="2016-08-25T11:59:00Z">
        <w:r w:rsidR="00715B18">
          <w:t xml:space="preserve">it is </w:t>
        </w:r>
      </w:ins>
      <w:r w:rsidR="007D670C">
        <w:t xml:space="preserve">mirrored, </w:t>
      </w:r>
      <w:r w:rsidR="002E0869">
        <w:t xml:space="preserve">the </w:t>
      </w:r>
      <w:r w:rsidR="007D670C">
        <w:t>direction of this dephasing will cancel the previous</w:t>
      </w:r>
      <w:r w:rsidR="002E0869">
        <w:t xml:space="preserve"> one</w:t>
      </w:r>
      <w:del w:id="147" w:author="Georgios KATSAROS" w:date="2016-08-25T11:59:00Z">
        <w:r w:rsidR="007D670C" w:rsidDel="00715B18">
          <w:delText xml:space="preserve"> to</w:delText>
        </w:r>
        <w:r w:rsidR="002E0869" w:rsidDel="00715B18">
          <w:delText xml:space="preserve"> a</w:delText>
        </w:r>
        <w:r w:rsidR="007D670C" w:rsidDel="00715B18">
          <w:delText xml:space="preserve"> some degree</w:delText>
        </w:r>
      </w:del>
      <w:r w:rsidR="007D670C">
        <w:t xml:space="preserve">, causing </w:t>
      </w:r>
      <w:r w:rsidR="002E0869">
        <w:t xml:space="preserve">the </w:t>
      </w:r>
      <w:ins w:id="148" w:author="Georgios KATSAROS" w:date="2016-08-25T11:59:00Z">
        <w:r w:rsidR="00715B18">
          <w:t xml:space="preserve">so-called </w:t>
        </w:r>
      </w:ins>
      <w:r w:rsidR="007D670C">
        <w:t>spin refocusing.</w:t>
      </w:r>
      <w:r w:rsidR="00375FC9">
        <w:t xml:space="preserve"> After that by </w:t>
      </w:r>
      <w:del w:id="149" w:author="Georgios KATSAROS" w:date="2016-08-25T11:59:00Z">
        <w:r w:rsidR="00375FC9" w:rsidDel="00715B18">
          <w:delText xml:space="preserve">the </w:delText>
        </w:r>
      </w:del>
      <w:ins w:id="150" w:author="Georgios KATSAROS" w:date="2016-08-25T11:59:00Z">
        <w:r w:rsidR="00715B18">
          <w:t xml:space="preserve">another </w:t>
        </w:r>
      </w:ins>
      <w:r w:rsidR="00375FC9">
        <w:t xml:space="preserve">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ins w:id="151" w:author="Georgios KATSAROS" w:date="2016-08-25T12:00:00Z">
        <w:r w:rsidR="00715B18">
          <w:rPr>
            <w:rFonts w:ascii="Gulim" w:eastAsia="Gulim" w:hAnsi="Gulim" w:hint="eastAsia"/>
            <w:vertAlign w:val="subscript"/>
          </w:rPr>
          <w:t>(what do you mean by that?</w:t>
        </w:r>
        <w:r w:rsidR="00715B18">
          <w:rPr>
            <w:rFonts w:ascii="Gulim" w:eastAsia="Gulim" w:hAnsi="Gulim"/>
            <w:vertAlign w:val="subscript"/>
          </w:rPr>
          <w:t>)</w:t>
        </w:r>
      </w:ins>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 xml:space="preserve">From its exponentially decaying envelope in this case </w:t>
      </w:r>
      <w:del w:id="152" w:author="Georgios KATSAROS" w:date="2016-08-25T12:00:00Z">
        <w:r w:rsidR="00A13125" w:rsidDel="00715B18">
          <w:delText xml:space="preserve">coherence time </w:delText>
        </w:r>
      </w:del>
      <w:r w:rsidR="00A13125">
        <w:t>T</w:t>
      </w:r>
      <w:r w:rsidR="00A13125">
        <w:rPr>
          <w:vertAlign w:val="subscript"/>
        </w:rPr>
        <w:t>2</w:t>
      </w:r>
      <w:r w:rsidR="00A13125">
        <w:t xml:space="preserve"> </w:t>
      </w:r>
      <w:ins w:id="153" w:author="Georgios KATSAROS" w:date="2016-08-25T12:00:00Z">
        <w:r w:rsidR="00715B18">
          <w:t xml:space="preserve">echo </w:t>
        </w:r>
      </w:ins>
      <w:r w:rsidR="00A13125">
        <w:t>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ins w:id="154" w:author="Georgios KATSAROS" w:date="2016-08-25T20:37:00Z">
        <w:r>
          <w:t xml:space="preserve">In order to extend further the coherence time we am to use the a </w:t>
        </w:r>
      </w:ins>
      <w:del w:id="155" w:author="Georgios KATSAROS" w:date="2016-08-25T20:37:00Z">
        <w:r w:rsidR="002E0D24" w:rsidDel="00567C9C">
          <w:delText xml:space="preserve">The </w:delText>
        </w:r>
      </w:del>
      <w:r w:rsidR="002E0D24">
        <w:t xml:space="preserve">sequence of </w:t>
      </w:r>
      <w:del w:id="156" w:author="Georgios KATSAROS" w:date="2016-08-25T20:37:00Z">
        <w:r w:rsidR="002E0D24" w:rsidDel="00567C9C">
          <w:delText xml:space="preserve">the </w:delText>
        </w:r>
      </w:del>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ins w:id="157" w:author="Georgios KATSAROS" w:date="2016-08-25T20:38:00Z">
        <w:r>
          <w:t>. The pi pulses</w:t>
        </w:r>
      </w:ins>
      <w:r w:rsidR="002E0D24">
        <w:t xml:space="preserve">, </w:t>
      </w:r>
      <w:r w:rsidR="00D74681">
        <w:t xml:space="preserve">rotating the spin </w:t>
      </w:r>
      <w:r w:rsidR="00F56E7F">
        <w:t xml:space="preserve">around </w:t>
      </w:r>
      <w:r w:rsidR="002E0D24">
        <w:t xml:space="preserve">the </w:t>
      </w:r>
      <w:r w:rsidR="00F56E7F">
        <w:t xml:space="preserve">y </w:t>
      </w:r>
      <w:del w:id="158" w:author="Georgios KATSAROS" w:date="2016-08-25T20:38:00Z">
        <w:r w:rsidR="00F56E7F" w:rsidDel="00567C9C">
          <w:delText xml:space="preserve">axes </w:delText>
        </w:r>
      </w:del>
      <w:ins w:id="159" w:author="Georgios KATSAROS" w:date="2016-08-25T20:38:00Z">
        <w:r>
          <w:t xml:space="preserve">axis </w:t>
        </w:r>
      </w:ins>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del w:id="160" w:author="Georgios KATSAROS" w:date="2016-08-25T20:38:00Z">
        <w:r w:rsidR="002E0D24" w:rsidDel="00567C9C">
          <w:delText xml:space="preserve">the </w:delText>
        </w:r>
      </w:del>
      <w:ins w:id="161" w:author="Georgios KATSAROS" w:date="2016-08-25T20:38:00Z">
        <w:r>
          <w:t xml:space="preserve">a </w:t>
        </w:r>
      </w:ins>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ins w:id="162" w:author="Georgios KATSAROS" w:date="2016-08-25T20:39:00Z">
        <w:r>
          <w:rPr>
            <w:rFonts w:ascii="Calibri" w:hAnsi="Calibri" w:cs="Arial"/>
            <w:i/>
            <w:color w:val="252525"/>
            <w:sz w:val="21"/>
            <w:szCs w:val="21"/>
            <w:shd w:val="clear" w:color="auto" w:fill="FFFFFF"/>
          </w:rPr>
          <w:t xml:space="preserve">- like the echo </w:t>
        </w:r>
      </w:ins>
      <w:ins w:id="163" w:author="Georgios KATSAROS" w:date="2016-08-25T20:40:00Z">
        <w:r>
          <w:rPr>
            <w:rFonts w:ascii="Calibri" w:hAnsi="Calibri" w:cs="Arial"/>
            <w:i/>
            <w:color w:val="252525"/>
            <w:sz w:val="21"/>
            <w:szCs w:val="21"/>
            <w:shd w:val="clear" w:color="auto" w:fill="FFFFFF"/>
          </w:rPr>
          <w:t>you change tau</w:t>
        </w:r>
      </w:ins>
      <w:ins w:id="164" w:author="Georgios KATSAROS" w:date="2016-08-25T20:42:00Z">
        <w:r w:rsidR="00802509">
          <w:rPr>
            <w:rFonts w:ascii="Calibri" w:hAnsi="Calibri" w:cs="Arial"/>
            <w:i/>
            <w:color w:val="252525"/>
            <w:sz w:val="21"/>
            <w:szCs w:val="21"/>
            <w:shd w:val="clear" w:color="auto" w:fill="FFFFFF"/>
          </w:rPr>
          <w:t xml:space="preserve"> and then you extract T2 for a certain number of pi pulses</w:t>
        </w:r>
      </w:ins>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rsidR="002E0D24">
        <w:t xml:space="preserve">This method is insensitive to the </w:t>
      </w:r>
      <w:r w:rsidR="002E0D24" w:rsidRPr="002D43A4">
        <w:rPr>
          <w:sz w:val="18"/>
        </w:rPr>
        <w:t>∏</w:t>
      </w:r>
      <w:r w:rsidR="002E0D24">
        <w:rPr>
          <w:sz w:val="18"/>
        </w:rPr>
        <w:t xml:space="preserve"> </w:t>
      </w:r>
      <w:r w:rsidR="002E0D24">
        <w:t>pulse errors</w:t>
      </w:r>
      <w:ins w:id="165" w:author="Georgios KATSAROS" w:date="2016-08-25T20:43:00Z">
        <w:r w:rsidR="00802509">
          <w:t xml:space="preserve"> (explain why)</w:t>
        </w:r>
      </w:ins>
      <w:r w:rsidR="002E0D24">
        <w:t xml:space="preserve">, </w:t>
      </w:r>
      <w:del w:id="166" w:author="Georgios KATSAROS" w:date="2016-08-25T20:44:00Z">
        <w:r w:rsidR="002E0D24" w:rsidDel="00802509">
          <w:delText xml:space="preserve">extending coherence time </w:delText>
        </w:r>
      </w:del>
      <w:r w:rsidR="002E0D24">
        <w:t xml:space="preserve">and </w:t>
      </w:r>
      <w:r w:rsidR="00633EEC">
        <w:t xml:space="preserve">it </w:t>
      </w:r>
      <w:r w:rsidR="002E0D24">
        <w:t>act</w:t>
      </w:r>
      <w:r w:rsidR="00633EEC">
        <w:t>s</w:t>
      </w:r>
      <w:r w:rsidR="002E0D24">
        <w:t xml:space="preserve"> as a band pass filter</w:t>
      </w:r>
      <w:r w:rsidR="00633EEC">
        <w:t xml:space="preserve">, with the center frequency </w:t>
      </w:r>
      <w:ins w:id="167" w:author="Georgios KATSAROS" w:date="2016-08-25T20:45:00Z">
        <w:r w:rsidR="00802509">
          <w:t xml:space="preserve">beeing </w:t>
        </w:r>
      </w:ins>
      <w:r w:rsidR="002E0D24" w:rsidRPr="002E0D24">
        <w:t>ω</w:t>
      </w:r>
      <w:r w:rsidR="002E0D24" w:rsidRPr="002E0D24">
        <w:rPr>
          <w:vertAlign w:val="subscript"/>
        </w:rPr>
        <w:t xml:space="preserve">p </w:t>
      </w:r>
      <w:r w:rsidR="002E0D24" w:rsidRPr="002E0D24">
        <w:t xml:space="preserve">= </w:t>
      </w:r>
      <w:r w:rsidR="002E0D24" w:rsidRPr="002E0D24">
        <w:rPr>
          <w:sz w:val="18"/>
        </w:rPr>
        <w:t>∏</w:t>
      </w:r>
      <w:r w:rsidR="002E0D24" w:rsidRPr="002E0D24">
        <w:t>/ τ</w:t>
      </w:r>
      <w:r w:rsidR="002E0D24">
        <w:rPr>
          <w:rFonts w:ascii="Calibri" w:hAnsi="Calibri" w:cs="Arial"/>
          <w:color w:val="252525"/>
          <w:sz w:val="21"/>
          <w:szCs w:val="21"/>
          <w:shd w:val="clear" w:color="auto" w:fill="FFFFFF"/>
        </w:rPr>
        <w:t>,</w:t>
      </w:r>
      <w:r w:rsidR="002E0D24">
        <w:rPr>
          <w:rFonts w:ascii="Arial" w:hAnsi="Arial" w:cs="Arial"/>
          <w:color w:val="545454"/>
          <w:shd w:val="clear" w:color="auto" w:fill="FFFFFF"/>
        </w:rPr>
        <w:t xml:space="preserve"> </w:t>
      </w:r>
      <w:r w:rsidR="002E0D24">
        <w:t>for the noise coupled to the qubit</w:t>
      </w:r>
      <w:ins w:id="168" w:author="Georgios KATSAROS" w:date="2016-08-25T20:46:00Z">
        <w:r w:rsidR="00802509">
          <w:t xml:space="preserve"> (what do you want to day by this?)</w:t>
        </w:r>
      </w:ins>
      <w:r w:rsidR="002E0D24">
        <w:t xml:space="preserve">. By </w:t>
      </w:r>
      <w:r w:rsidR="002E0D24">
        <w:lastRenderedPageBreak/>
        <w:t xml:space="preserve">changing the </w:t>
      </w:r>
      <w:r w:rsidR="002E0D24" w:rsidRPr="002D43A4">
        <w:rPr>
          <w:sz w:val="18"/>
        </w:rPr>
        <w:t>∏</w:t>
      </w:r>
      <w:r w:rsidR="002E0D24">
        <w:rPr>
          <w:sz w:val="18"/>
        </w:rPr>
        <w:t xml:space="preserve"> </w:t>
      </w:r>
      <w:r w:rsidR="002E0D24">
        <w:t xml:space="preserve">pulses separation time </w:t>
      </w:r>
      <w:r w:rsidR="002E0D24">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sidR="002E0D24">
        <w:rPr>
          <w:rFonts w:ascii="Calibri" w:hAnsi="Calibri" w:cs="Arial"/>
          <w:color w:val="252525"/>
          <w:sz w:val="21"/>
          <w:szCs w:val="21"/>
          <w:shd w:val="clear" w:color="auto" w:fill="FFFFFF"/>
        </w:rPr>
        <w:t xml:space="preserve">, </w:t>
      </w:r>
      <w:r w:rsidR="002E0D24" w:rsidRPr="002E0D24">
        <w:t>ω</w:t>
      </w:r>
      <w:r w:rsidR="002E0D24" w:rsidRPr="002E0D24">
        <w:rPr>
          <w:vertAlign w:val="subscript"/>
        </w:rPr>
        <w:t>p</w:t>
      </w:r>
      <w:r w:rsidR="002E0D24">
        <w:rPr>
          <w:vertAlign w:val="subscript"/>
        </w:rPr>
        <w:t xml:space="preserve"> </w:t>
      </w:r>
      <w:r w:rsidR="00496712">
        <w:t>can be shifted</w:t>
      </w:r>
      <w:ins w:id="169" w:author="Georgios KATSAROS" w:date="2016-08-25T20:46:00Z">
        <w:r w:rsidR="00802509">
          <w:t>,</w:t>
        </w:r>
      </w:ins>
      <w:r w:rsidR="002E0D24">
        <w:t xml:space="preserve"> </w:t>
      </w:r>
      <w:del w:id="170" w:author="Georgios KATSAROS" w:date="2016-08-25T20:46:00Z">
        <w:r w:rsidR="002E0D24" w:rsidDel="00802509">
          <w:delText xml:space="preserve">and </w:delText>
        </w:r>
      </w:del>
      <w:r w:rsidR="002E0D24">
        <w:t xml:space="preserve">the noise spectrum can be extracted </w:t>
      </w:r>
      <w:ins w:id="171" w:author="Georgios KATSAROS" w:date="2016-08-25T20:46:00Z">
        <w:r w:rsidR="00802509">
          <w:t>and noise can be filtered out?</w:t>
        </w:r>
      </w:ins>
      <w:r w:rsidR="001A7B80">
        <w:t>[</w:t>
      </w:r>
      <w:r w:rsidR="00D74681">
        <w:t>15].</w:t>
      </w:r>
      <w:r w:rsidR="001A7B80">
        <w:t xml:space="preserve"> </w:t>
      </w:r>
    </w:p>
    <w:p w:rsidR="00614BB9" w:rsidRPr="00614BB9" w:rsidRDefault="00D119AB" w:rsidP="00614BB9">
      <w:pPr>
        <w:pStyle w:val="Heading3"/>
      </w:pPr>
      <w:r>
        <w:t>Innovative aspects</w:t>
      </w:r>
      <w:r w:rsidR="00204BEF">
        <w:t>:</w:t>
      </w:r>
    </w:p>
    <w:p w:rsidR="000E1B4D" w:rsidRDefault="000121E5" w:rsidP="009D17AE">
      <w:ins w:id="172" w:author="Georgios KATSAROS" w:date="2016-08-25T19:19:00Z">
        <w:r>
          <w:t>There has been a huge interest in the past few years in the realiz</w:t>
        </w:r>
      </w:ins>
      <w:ins w:id="173" w:author="Georgios KATSAROS" w:date="2016-08-25T19:24:00Z">
        <w:r w:rsidR="00FA275E">
          <w:t>ation</w:t>
        </w:r>
      </w:ins>
      <w:ins w:id="174" w:author="Georgios KATSAROS" w:date="2016-08-25T19:19:00Z">
        <w:r>
          <w:t xml:space="preserve"> of electron spin qubits in Silicon. </w:t>
        </w:r>
      </w:ins>
      <w:r w:rsidR="00204BEF">
        <w:t xml:space="preserve">In </w:t>
      </w:r>
      <w:ins w:id="175" w:author="Georgios KATSAROS" w:date="2016-08-25T12:08:00Z">
        <w:r w:rsidR="00447890">
          <w:t xml:space="preserve">this project a hole spin qubit in </w:t>
        </w:r>
        <w:r w:rsidR="00127DD8">
          <w:t xml:space="preserve">a DQD formed in a </w:t>
        </w:r>
      </w:ins>
      <w:ins w:id="176" w:author="Georgios KATSAROS" w:date="2016-08-25T19:21:00Z">
        <w:r w:rsidR="00FA275E">
          <w:t xml:space="preserve">Ge </w:t>
        </w:r>
      </w:ins>
      <w:ins w:id="177" w:author="Georgios KATSAROS" w:date="2016-08-25T12:08:00Z">
        <w:r w:rsidR="00127DD8">
          <w:t>hut wire will be</w:t>
        </w:r>
      </w:ins>
      <w:ins w:id="178" w:author="Georgios KATSAROS" w:date="2016-08-25T19:18:00Z">
        <w:r>
          <w:t xml:space="preserve"> studied. Despite the interesting electronic properties of this type on nanostructure nothing is known about the spin properties of the confined holes. </w:t>
        </w:r>
      </w:ins>
      <w:del w:id="179" w:author="Georgios KATSAROS" w:date="2016-08-25T19:19:00Z">
        <w:r w:rsidR="00204BEF" w:rsidDel="000121E5">
          <w:delText>our</w:delText>
        </w:r>
        <w:r w:rsidR="00B27864" w:rsidDel="000121E5">
          <w:delText xml:space="preserve"> group we are worki</w:delText>
        </w:r>
        <w:r w:rsidR="00614BB9" w:rsidDel="000121E5">
          <w:delText xml:space="preserve">ng with a </w:delText>
        </w:r>
        <w:r w:rsidR="00614BB9" w:rsidRPr="001F6E03" w:rsidDel="000121E5">
          <w:rPr>
            <w:b/>
          </w:rPr>
          <w:delText>germanium nanowire based hole spin</w:delText>
        </w:r>
        <w:r w:rsidR="00614BB9" w:rsidDel="000121E5">
          <w:delText xml:space="preserve"> double quantum dot</w:delText>
        </w:r>
        <w:r w:rsidR="00204BEF" w:rsidDel="000121E5">
          <w:delText xml:space="preserve">. </w:delText>
        </w:r>
      </w:del>
      <w:del w:id="180" w:author="Georgios KATSAROS" w:date="2016-08-25T19:20:00Z">
        <w:r w:rsidR="001F6E03" w:rsidDel="000121E5">
          <w:delText>While other groups work with structures based on electron spin in gallium arsenide, electron spin</w:delText>
        </w:r>
        <w:r w:rsidR="00CB119C" w:rsidDel="000121E5">
          <w:delText xml:space="preserve"> in</w:delText>
        </w:r>
        <w:r w:rsidR="001F6E03" w:rsidDel="000121E5">
          <w:delText xml:space="preserve"> silicon and Si:P and hole spin in silicon, this particular approach is not yet investigated. </w:delText>
        </w:r>
      </w:del>
      <w:ins w:id="181" w:author="Georgios KATSAROS" w:date="2016-08-25T19:22:00Z">
        <w:r w:rsidR="00FA275E">
          <w:t>Due to the low hyperfine interaction and the heavy hole character of the wavefunction very long dephasing times are expexted [cite Hannes and Fischer PRL]</w:t>
        </w:r>
      </w:ins>
      <w:del w:id="182" w:author="Georgios KATSAROS" w:date="2016-08-25T19:23:00Z">
        <w:r w:rsidR="00397B1E" w:rsidDel="00FA275E">
          <w:delText xml:space="preserve">It </w:delText>
        </w:r>
        <w:r w:rsidR="00204BEF" w:rsidDel="00FA275E">
          <w:delText xml:space="preserve">has </w:delText>
        </w:r>
        <w:r w:rsidR="000E1B4D" w:rsidDel="00FA275E">
          <w:delText xml:space="preserve">promising theoretical proposals </w:delText>
        </w:r>
        <w:r w:rsidR="000E1B4D" w:rsidRPr="000E1B4D" w:rsidDel="00FA275E">
          <w:rPr>
            <w:i/>
          </w:rPr>
          <w:delText>(put in which proposals and some numbers maybe)</w:delText>
        </w:r>
        <w:r w:rsidR="00204BEF" w:rsidDel="00FA275E">
          <w:delText xml:space="preserve"> </w:delText>
        </w:r>
        <w:r w:rsidR="000E1B4D" w:rsidDel="00FA275E">
          <w:delText xml:space="preserve">in terms of qubit </w:delText>
        </w:r>
        <w:r w:rsidR="00614BB9" w:rsidRPr="00614BB9" w:rsidDel="00FA275E">
          <w:delText xml:space="preserve">spin </w:delText>
        </w:r>
        <w:r w:rsidR="000E1B4D" w:rsidRPr="00614BB9" w:rsidDel="00FA275E">
          <w:delText>state manipulation</w:delText>
        </w:r>
        <w:r w:rsidR="000E1B4D" w:rsidDel="00FA275E">
          <w:delText xml:space="preserve"> and </w:delText>
        </w:r>
        <w:r w:rsidR="000E1B4D" w:rsidRPr="00614BB9" w:rsidDel="00FA275E">
          <w:delText>coherence time</w:delText>
        </w:r>
        <w:r w:rsidR="000E1B4D" w:rsidDel="00FA275E">
          <w:delText xml:space="preserve">. </w:delText>
        </w:r>
      </w:del>
      <w:ins w:id="183" w:author="Georgios KATSAROS" w:date="2016-08-25T19:23:00Z">
        <w:r w:rsidR="00FA275E">
          <w:t xml:space="preserve">In addition, </w:t>
        </w:r>
      </w:ins>
      <w:del w:id="184" w:author="Georgios KATSAROS" w:date="2016-08-25T19:23:00Z">
        <w:r w:rsidR="000E1B4D" w:rsidDel="00FA275E">
          <w:delText>E</w:delText>
        </w:r>
      </w:del>
      <w:ins w:id="185" w:author="Georgios KATSAROS" w:date="2016-08-25T19:23:00Z">
        <w:r w:rsidR="00FA275E">
          <w:t>e</w:t>
        </w:r>
      </w:ins>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ins w:id="186" w:author="Georgios KATSAROS" w:date="2016-08-25T19:23:00Z">
        <w:r w:rsidR="00FA275E">
          <w:t xml:space="preserve">the </w:t>
        </w:r>
      </w:ins>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w:t>
      </w:r>
      <w:del w:id="187" w:author="Georgios KATSAROS" w:date="2016-08-25T19:23:00Z">
        <w:r w:rsidR="00614BB9" w:rsidDel="00FA275E">
          <w:delText xml:space="preserve">heavy </w:delText>
        </w:r>
      </w:del>
      <w:r w:rsidR="00614BB9">
        <w:t xml:space="preserve">holes in </w:t>
      </w:r>
      <w:r w:rsidR="00A51B2E">
        <w:t>Ge</w:t>
      </w:r>
      <w:ins w:id="188" w:author="Georgios KATSAROS" w:date="2016-08-25T19:23:00Z">
        <w:r w:rsidR="00FA275E">
          <w:t>. This should</w:t>
        </w:r>
      </w:ins>
      <w:del w:id="189" w:author="Georgios KATSAROS" w:date="2016-08-25T19:23:00Z">
        <w:r w:rsidR="000E1B4D" w:rsidDel="00FA275E">
          <w:delText xml:space="preserve"> which</w:delText>
        </w:r>
      </w:del>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w:t>
      </w:r>
      <w:del w:id="190" w:author="Georgios KATSAROS" w:date="2016-08-25T19:24:00Z">
        <w:r w:rsidR="000E1B4D" w:rsidDel="00FA275E">
          <w:delText>by applying oscillatory electric field to particular qubit gates</w:delText>
        </w:r>
        <w:r w:rsidR="00614BB9" w:rsidDel="00FA275E">
          <w:delText xml:space="preserve"> (Figure 2)</w:delText>
        </w:r>
        <w:r w:rsidR="000E1B4D" w:rsidDel="00FA275E">
          <w:delText xml:space="preserve"> </w:delText>
        </w:r>
      </w:del>
      <w:r w:rsidR="000E1B4D">
        <w:t xml:space="preserve">eliminating </w:t>
      </w:r>
      <w:ins w:id="191" w:author="Georgios KATSAROS" w:date="2016-08-25T19:24:00Z">
        <w:r w:rsidR="00FA275E">
          <w:t xml:space="preserve">the </w:t>
        </w:r>
      </w:ins>
      <w:r w:rsidR="000E1B4D">
        <w:t>necessity fo</w:t>
      </w:r>
      <w:r w:rsidR="00007E8F">
        <w:t xml:space="preserve">r </w:t>
      </w:r>
      <w:ins w:id="192" w:author="Georgios KATSAROS" w:date="2016-08-25T19:24:00Z">
        <w:r w:rsidR="00FA275E">
          <w:t xml:space="preserve">an </w:t>
        </w:r>
      </w:ins>
      <w:r w:rsidR="00007E8F">
        <w:t xml:space="preserve">oscillatory magnetic field. </w:t>
      </w:r>
      <w:ins w:id="193" w:author="Georgios KATSAROS" w:date="2016-08-25T19:25:00Z">
        <w:r w:rsidR="00FA275E">
          <w:t xml:space="preserve">Such a manipulation by means of oscillatory electric fields in combination with the gate reflectometry will </w:t>
        </w:r>
      </w:ins>
      <w:del w:id="194" w:author="Georgios KATSAROS" w:date="2016-08-25T19:25:00Z">
        <w:r w:rsidR="00007E8F" w:rsidDel="00FA275E">
          <w:delText xml:space="preserve">This means </w:delText>
        </w:r>
      </w:del>
      <w:ins w:id="195" w:author="Georgios KATSAROS" w:date="2016-08-25T19:26:00Z">
        <w:r w:rsidR="00FA275E">
          <w:t xml:space="preserve">dramatically </w:t>
        </w:r>
      </w:ins>
      <w:r w:rsidR="000E1B4D">
        <w:t>reduc</w:t>
      </w:r>
      <w:ins w:id="196" w:author="Georgios KATSAROS" w:date="2016-08-25T19:25:00Z">
        <w:r w:rsidR="00FA275E">
          <w:t>e</w:t>
        </w:r>
      </w:ins>
      <w:del w:id="197" w:author="Georgios KATSAROS" w:date="2016-08-25T19:25:00Z">
        <w:r w:rsidR="000E1B4D" w:rsidDel="00FA275E">
          <w:delText>ing</w:delText>
        </w:r>
      </w:del>
      <w:ins w:id="198" w:author="Georgios KATSAROS" w:date="2016-08-25T19:25:00Z">
        <w:r w:rsidR="00FA275E">
          <w:t xml:space="preserve"> the</w:t>
        </w:r>
      </w:ins>
      <w:r w:rsidR="000E1B4D">
        <w:t xml:space="preserve"> fabrication complexity</w:t>
      </w:r>
      <w:r w:rsidR="00614BB9">
        <w:t xml:space="preserve"> </w:t>
      </w:r>
      <w:ins w:id="199" w:author="Georgios KATSAROS" w:date="2016-08-25T19:26:00Z">
        <w:r w:rsidR="00FA275E">
          <w:t xml:space="preserve">since no extra structure (charge sensor, stripline) </w:t>
        </w:r>
      </w:ins>
      <w:del w:id="200" w:author="Georgios KATSAROS" w:date="2016-08-25T19:26:00Z">
        <w:r w:rsidR="00614BB9" w:rsidDel="00FA275E">
          <w:delText xml:space="preserve">because nothing else </w:delText>
        </w:r>
      </w:del>
      <w:r w:rsidR="00614BB9">
        <w:t>is required except of already defined gates</w:t>
      </w:r>
      <w:r w:rsidR="000E1B4D">
        <w:t>.</w:t>
      </w:r>
      <w:r w:rsidR="00BD2F3A">
        <w:t xml:space="preserve"> </w:t>
      </w:r>
      <w:del w:id="201" w:author="Georgios KATSAROS" w:date="2016-08-25T19:26:00Z">
        <w:r w:rsidR="00BD2F3A" w:rsidDel="00FA275E">
          <w:delText xml:space="preserve">Together with all the fabrication reduction complexity brought by gate reflectometry (as explained in </w:delText>
        </w:r>
        <w:r w:rsidR="00BD2F3A" w:rsidRPr="00BD2F3A" w:rsidDel="00FA275E">
          <w:rPr>
            <w:i/>
          </w:rPr>
          <w:delText>Definition of the problem</w:delText>
        </w:r>
        <w:r w:rsidR="00CB119C" w:rsidDel="00FA275E">
          <w:delText>) this</w:delText>
        </w:r>
      </w:del>
      <w:ins w:id="202" w:author="Georgios KATSAROS" w:date="2016-08-25T19:26:00Z">
        <w:r w:rsidR="00FA275E">
          <w:t xml:space="preserve">Thus this </w:t>
        </w:r>
      </w:ins>
      <w:r w:rsidR="00BD2F3A">
        <w:t xml:space="preserve"> approach has high chances of </w:t>
      </w:r>
      <w:r w:rsidR="00BD2F3A" w:rsidRPr="00614BB9">
        <w:rPr>
          <w:b/>
        </w:rPr>
        <w:t xml:space="preserve">addressing </w:t>
      </w:r>
      <w:ins w:id="203" w:author="Georgios KATSAROS" w:date="2016-08-25T19:26:00Z">
        <w:r w:rsidR="00FA275E">
          <w:rPr>
            <w:b/>
          </w:rPr>
          <w:t xml:space="preserve">the </w:t>
        </w:r>
      </w:ins>
      <w:ins w:id="204" w:author="Georgios KATSAROS" w:date="2016-08-25T19:27:00Z">
        <w:r w:rsidR="00FA275E">
          <w:rPr>
            <w:b/>
          </w:rPr>
          <w:t>challenge</w:t>
        </w:r>
      </w:ins>
      <w:ins w:id="205" w:author="Georgios KATSAROS" w:date="2016-08-25T19:26:00Z">
        <w:r w:rsidR="00FA275E">
          <w:rPr>
            <w:b/>
          </w:rPr>
          <w:t xml:space="preserve"> of </w:t>
        </w:r>
      </w:ins>
      <w:r w:rsidR="00BD2F3A" w:rsidRPr="00614BB9">
        <w:rPr>
          <w:b/>
        </w:rPr>
        <w:t>scalability</w:t>
      </w:r>
      <w:del w:id="206" w:author="Georgios KATSAROS" w:date="2016-08-25T19:27:00Z">
        <w:r w:rsidR="00BD2F3A" w:rsidRPr="00614BB9" w:rsidDel="00FA275E">
          <w:rPr>
            <w:b/>
          </w:rPr>
          <w:delText xml:space="preserve"> issue</w:delText>
        </w:r>
      </w:del>
      <w:r w:rsidR="00BD2F3A">
        <w:t>.</w:t>
      </w:r>
    </w:p>
    <w:p w:rsidR="000E1B4D" w:rsidDel="00FA275E" w:rsidRDefault="006F1623" w:rsidP="009D17AE">
      <w:pPr>
        <w:rPr>
          <w:del w:id="207" w:author="Georgios KATSAROS" w:date="2016-08-25T19:27:00Z"/>
        </w:rPr>
      </w:pPr>
      <w:del w:id="208" w:author="Georgios KATSAROS" w:date="2016-08-25T19:27:00Z">
        <w:r w:rsidDel="00FA275E">
          <w:rPr>
            <w:b/>
          </w:rPr>
          <w:delText xml:space="preserve">Relatively </w:delText>
        </w:r>
        <w:r w:rsidR="00CB119C" w:rsidDel="00FA275E">
          <w:rPr>
            <w:b/>
          </w:rPr>
          <w:delText>l</w:delText>
        </w:r>
        <w:r w:rsidR="000E1B4D" w:rsidRPr="006F1623" w:rsidDel="00FA275E">
          <w:rPr>
            <w:b/>
          </w:rPr>
          <w:delText>ong coherence time</w:delText>
        </w:r>
        <w:r w:rsidR="000E1B4D" w:rsidDel="00FA275E">
          <w:delText xml:space="preserve"> is expected because of</w:delText>
        </w:r>
        <w:r w:rsidR="00632E07" w:rsidDel="00FA275E">
          <w:delText>,</w:delText>
        </w:r>
        <w:r w:rsidR="000E1B4D" w:rsidDel="00FA275E">
          <w:delText xml:space="preserve"> </w:delText>
        </w:r>
        <w:r w:rsidR="003E6BC9" w:rsidDel="00FA275E">
          <w:delText>before mentioned</w:delText>
        </w:r>
        <w:r w:rsidR="00632E07" w:rsidDel="00FA275E">
          <w:delText xml:space="preserve">, low qubit </w:delText>
        </w:r>
        <w:r w:rsidR="003E6BC9" w:rsidDel="00FA275E">
          <w:delText>charge spin</w:delText>
        </w:r>
        <w:r w:rsidDel="00FA275E">
          <w:delText xml:space="preserve"> coupling to the surrounding Ge and Si nuclei spin (</w:delText>
        </w:r>
        <w:r w:rsidRPr="006F1623" w:rsidDel="00FA275E">
          <w:rPr>
            <w:b/>
          </w:rPr>
          <w:delText>low hyperfine interaction</w:delText>
        </w:r>
        <w:r w:rsidDel="00FA275E">
          <w:delText>)</w:delText>
        </w:r>
        <w:r w:rsidR="003E6BC9" w:rsidDel="00FA275E">
          <w:delText xml:space="preserve">. </w:delText>
        </w:r>
      </w:del>
    </w:p>
    <w:p w:rsidR="00D119AB" w:rsidRDefault="00FA275E" w:rsidP="009D17AE">
      <w:ins w:id="209" w:author="Georgios KATSAROS" w:date="2016-08-25T19:27:00Z">
        <w:r>
          <w:t xml:space="preserve">Finally we </w:t>
        </w:r>
      </w:ins>
      <w:ins w:id="210" w:author="Georgios KATSAROS" w:date="2016-08-25T19:36:00Z">
        <w:r w:rsidR="006B7755">
          <w:t>aim</w:t>
        </w:r>
      </w:ins>
      <w:ins w:id="211" w:author="Georgios KATSAROS" w:date="2016-08-25T19:27:00Z">
        <w:r>
          <w:t xml:space="preserve"> to achieve </w:t>
        </w:r>
      </w:ins>
      <w:ins w:id="212" w:author="Georgios KATSAROS" w:date="2016-08-25T19:36:00Z">
        <w:r w:rsidR="006B7755">
          <w:t>the</w:t>
        </w:r>
      </w:ins>
      <w:ins w:id="213" w:author="Georgios KATSAROS" w:date="2016-08-25T19:27:00Z">
        <w:r>
          <w:t xml:space="preserve"> high</w:t>
        </w:r>
      </w:ins>
      <w:ins w:id="214" w:author="Georgios KATSAROS" w:date="2016-08-25T19:36:00Z">
        <w:r w:rsidR="006B7755">
          <w:t>est reported</w:t>
        </w:r>
      </w:ins>
      <w:ins w:id="215" w:author="Georgios KATSAROS" w:date="2016-08-25T19:27:00Z">
        <w:r>
          <w:t xml:space="preserve"> sensitivity in the gate reflectometry setup. </w:t>
        </w:r>
      </w:ins>
      <w:ins w:id="216" w:author="Georgios KATSAROS" w:date="2016-08-25T19:28:00Z">
        <w:r>
          <w:t xml:space="preserve">The </w:t>
        </w:r>
      </w:ins>
      <w:del w:id="217" w:author="Georgios KATSAROS" w:date="2016-08-25T19:28:00Z">
        <w:r w:rsidR="00CB119C" w:rsidDel="00FA275E">
          <w:delText>G</w:delText>
        </w:r>
      </w:del>
      <w:ins w:id="218" w:author="Georgios KATSAROS" w:date="2016-08-25T19:28:00Z">
        <w:r>
          <w:t>g</w:t>
        </w:r>
      </w:ins>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del w:id="219" w:author="Georgios KATSAROS" w:date="2016-08-25T19:28:00Z">
        <w:r w:rsidR="00D119AB" w:rsidDel="00FA275E">
          <w:delText>directly</w:delText>
        </w:r>
        <w:r w:rsidR="00AE45B0" w:rsidDel="00FA275E">
          <w:delText xml:space="preserve"> </w:delText>
        </w:r>
      </w:del>
      <w:ins w:id="220" w:author="Georgios KATSAROS" w:date="2016-08-25T19:28:00Z">
        <w:r>
          <w:t>very closely to the hut wire</w:t>
        </w:r>
      </w:ins>
      <w:ins w:id="221" w:author="Georgios KATSAROS" w:date="2016-08-25T19:34:00Z">
        <w:r w:rsidR="006B7755">
          <w:t xml:space="preserve"> (less than 4nm – </w:t>
        </w:r>
      </w:ins>
      <w:ins w:id="222" w:author="Georgios KATSAROS" w:date="2016-08-25T19:36:00Z">
        <w:r w:rsidR="006B7755">
          <w:t xml:space="preserve">defined simply by the </w:t>
        </w:r>
      </w:ins>
      <w:ins w:id="223" w:author="Georgios KATSAROS" w:date="2016-08-25T19:34:00Z">
        <w:r w:rsidR="006B7755">
          <w:t xml:space="preserve">thickness of </w:t>
        </w:r>
      </w:ins>
      <w:ins w:id="224" w:author="Georgios KATSAROS" w:date="2016-08-25T19:36:00Z">
        <w:r w:rsidR="006B7755">
          <w:t xml:space="preserve">the </w:t>
        </w:r>
      </w:ins>
      <w:ins w:id="225" w:author="Georgios KATSAROS" w:date="2016-08-25T19:34:00Z">
        <w:r w:rsidR="006B7755">
          <w:t>dielectric)</w:t>
        </w:r>
      </w:ins>
      <w:ins w:id="226" w:author="Georgios KATSAROS" w:date="2016-08-25T19:28:00Z">
        <w:r>
          <w:t xml:space="preserve"> in which the QDs are formed.</w:t>
        </w:r>
      </w:ins>
      <w:ins w:id="227" w:author="Georgios KATSAROS" w:date="2016-08-25T19:29:00Z">
        <w:r>
          <w:t xml:space="preserve"> </w:t>
        </w:r>
      </w:ins>
      <w:del w:id="228" w:author="Georgios KATSAROS" w:date="2016-08-25T19:34:00Z">
        <w:r w:rsidR="00AE45B0" w:rsidDel="006B7755">
          <w:delText>on the top of the nanowire</w:delText>
        </w:r>
        <w:r w:rsidR="00D119AB" w:rsidDel="006B7755">
          <w:delText xml:space="preserve"> in which quantum dots are formed. </w:delText>
        </w:r>
      </w:del>
      <w:r w:rsidR="00D119AB">
        <w:t>This implies</w:t>
      </w:r>
      <w:r w:rsidR="00AE45B0">
        <w:t xml:space="preserve"> </w:t>
      </w:r>
      <w:r w:rsidR="00AE45B0" w:rsidRPr="006F1623">
        <w:rPr>
          <w:b/>
        </w:rPr>
        <w:t xml:space="preserve">high capacitive coupling between gate and </w:t>
      </w:r>
      <w:r w:rsidR="00D119AB" w:rsidRPr="006F1623">
        <w:rPr>
          <w:b/>
        </w:rPr>
        <w:t>quantum dots</w:t>
      </w:r>
      <w:ins w:id="229" w:author="Georgios KATSAROS" w:date="2016-08-25T19:34:00Z">
        <w:r w:rsidR="006B7755">
          <w:rPr>
            <w:b/>
          </w:rPr>
          <w:t xml:space="preserve"> and as a consequence high speed of the gate reflectometry setup</w:t>
        </w:r>
      </w:ins>
      <w:ins w:id="230" w:author="Georgios KATSAROS" w:date="2016-08-25T19:37:00Z">
        <w:r w:rsidR="006B7755">
          <w:rPr>
            <w:b/>
          </w:rPr>
          <w:t xml:space="preserve"> </w:t>
        </w:r>
        <w:r w:rsidR="006B7755">
          <w:t xml:space="preserve">as explained in </w:t>
        </w:r>
        <w:r w:rsidR="006B7755">
          <w:rPr>
            <w:i/>
          </w:rPr>
          <w:t>Research methods (or work schedule)</w:t>
        </w:r>
        <w:r w:rsidR="006B7755">
          <w:t>.</w:t>
        </w:r>
      </w:ins>
      <w:ins w:id="231" w:author="Georgios KATSAROS" w:date="2016-08-25T19:34:00Z">
        <w:r w:rsidR="006B7755">
          <w:rPr>
            <w:b/>
          </w:rPr>
          <w:t xml:space="preserve"> (</w:t>
        </w:r>
      </w:ins>
      <w:ins w:id="232" w:author="Georgios KATSAROS" w:date="2016-08-25T19:35:00Z">
        <w:r w:rsidR="006B7755">
          <w:rPr>
            <w:b/>
          </w:rPr>
          <w:t xml:space="preserve">I think </w:t>
        </w:r>
      </w:ins>
      <w:ins w:id="233" w:author="Georgios KATSAROS" w:date="2016-08-25T19:34:00Z">
        <w:r w:rsidR="006B7755">
          <w:rPr>
            <w:b/>
          </w:rPr>
          <w:t xml:space="preserve">what is missing is to mention </w:t>
        </w:r>
      </w:ins>
      <w:ins w:id="234" w:author="Georgios KATSAROS" w:date="2016-08-25T19:35:00Z">
        <w:r w:rsidR="006B7755">
          <w:rPr>
            <w:b/>
          </w:rPr>
          <w:t xml:space="preserve">somewhere when you start the explanation about the experiemtns related to the spin readout to state </w:t>
        </w:r>
      </w:ins>
      <w:ins w:id="235" w:author="Georgios KATSAROS" w:date="2016-08-25T19:34:00Z">
        <w:r w:rsidR="006B7755">
          <w:rPr>
            <w:b/>
          </w:rPr>
          <w:t>why you need to be able to measure fast)</w:t>
        </w:r>
      </w:ins>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CB119C">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lastRenderedPageBreak/>
        <w:t>International collaboration:</w:t>
      </w:r>
    </w:p>
    <w:p w:rsidR="006B7755" w:rsidRDefault="00FE7FD5" w:rsidP="00FE7FD5">
      <w:pPr>
        <w:rPr>
          <w:ins w:id="236" w:author="Georgios KATSAROS" w:date="2016-08-25T19:40:00Z"/>
        </w:rPr>
      </w:pPr>
      <w:r>
        <w:t xml:space="preserve">We are collaborating with </w:t>
      </w:r>
      <w:ins w:id="237" w:author="Georgios KATSAROS" w:date="2016-08-25T19:37:00Z">
        <w:r w:rsidR="006B7755">
          <w:t xml:space="preserve">the </w:t>
        </w:r>
      </w:ins>
      <w:r>
        <w:t>spin qubit team in</w:t>
      </w:r>
      <w:ins w:id="238" w:author="Georgios KATSAROS" w:date="2016-08-25T19:37:00Z">
        <w:r w:rsidR="006B7755">
          <w:t xml:space="preserve"> the group of C. Marcus </w:t>
        </w:r>
      </w:ins>
      <w:del w:id="239" w:author="Georgios KATSAROS" w:date="2016-08-25T19:37:00Z">
        <w:r w:rsidDel="006B7755">
          <w:delText xml:space="preserve"> </w:delText>
        </w:r>
        <w:r w:rsidRPr="00465F0E" w:rsidDel="006B7755">
          <w:rPr>
            <w:b/>
          </w:rPr>
          <w:delText>Charles M. Marcus</w:delText>
        </w:r>
        <w:r w:rsidDel="006B7755">
          <w:delText xml:space="preserve"> laboratory </w:delText>
        </w:r>
      </w:del>
      <w:r>
        <w:t xml:space="preserve">in Copenhagen, lead by </w:t>
      </w:r>
      <w:r w:rsidRPr="003E2388">
        <w:rPr>
          <w:b/>
        </w:rPr>
        <w:t>Ferdinand Kuemmeth</w:t>
      </w:r>
      <w:r>
        <w:t xml:space="preserve">. </w:t>
      </w:r>
      <w:ins w:id="240" w:author="Georgios KATSAROS" w:date="2016-08-25T19:37:00Z">
        <w:r w:rsidR="006B7755">
          <w:t xml:space="preserve">Actually I have been visiting them for three months end of 2015. </w:t>
        </w:r>
      </w:ins>
      <w:r>
        <w:t xml:space="preserve">Since they are </w:t>
      </w:r>
      <w:ins w:id="241" w:author="Georgios KATSAROS" w:date="2016-08-25T19:38:00Z">
        <w:r w:rsidR="006B7755">
          <w:t xml:space="preserve">a leading </w:t>
        </w:r>
      </w:ins>
      <w:del w:id="242" w:author="Georgios KATSAROS" w:date="2016-08-25T19:38:00Z">
        <w:r w:rsidDel="006B7755">
          <w:delText xml:space="preserve">mature </w:delText>
        </w:r>
      </w:del>
      <w:r>
        <w:t xml:space="preserve">group with a </w:t>
      </w:r>
      <w:del w:id="243" w:author="Georgios KATSAROS" w:date="2016-08-25T20:42:00Z">
        <w:r w:rsidDel="00802509">
          <w:delText xml:space="preserve">big </w:delText>
        </w:r>
      </w:del>
      <w:ins w:id="244" w:author="Georgios KATSAROS" w:date="2016-08-25T20:42:00Z">
        <w:r w:rsidR="00802509">
          <w:t xml:space="preserve">vast </w:t>
        </w:r>
      </w:ins>
      <w:r>
        <w:t xml:space="preserve">knowledge in instrumentation and </w:t>
      </w:r>
      <w:ins w:id="245" w:author="Georgios KATSAROS" w:date="2016-08-25T19:39:00Z">
        <w:r w:rsidR="006B7755">
          <w:t>in the physics of spin dynamics</w:t>
        </w:r>
      </w:ins>
      <w:del w:id="246" w:author="Georgios KATSAROS" w:date="2016-08-25T19:39:00Z">
        <w:r w:rsidDel="006B7755">
          <w:delText>spin qubits in overall</w:delText>
        </w:r>
      </w:del>
      <w:r>
        <w:t xml:space="preserve">, this collaboration </w:t>
      </w:r>
      <w:ins w:id="247" w:author="Georgios KATSAROS" w:date="2016-08-25T19:39:00Z">
        <w:r w:rsidR="006B7755">
          <w:t xml:space="preserve">will </w:t>
        </w:r>
      </w:ins>
      <w:r>
        <w:t>help</w:t>
      </w:r>
      <w:del w:id="248" w:author="Georgios KATSAROS" w:date="2016-08-25T19:39:00Z">
        <w:r w:rsidDel="006B7755">
          <w:delText>s</w:delText>
        </w:r>
      </w:del>
      <w:r>
        <w:t xml:space="preserve"> </w:t>
      </w:r>
      <w:del w:id="249" w:author="Georgios KATSAROS" w:date="2016-08-25T19:39:00Z">
        <w:r w:rsidDel="006B7755">
          <w:delText>us</w:delText>
        </w:r>
      </w:del>
      <w:ins w:id="250" w:author="Georgios KATSAROS" w:date="2016-08-25T19:39:00Z">
        <w:r w:rsidR="006B7755">
          <w:t>me</w:t>
        </w:r>
      </w:ins>
      <w:r>
        <w:t xml:space="preserve"> a lot in </w:t>
      </w:r>
      <w:ins w:id="251" w:author="Georgios KATSAROS" w:date="2016-08-25T19:39:00Z">
        <w:r w:rsidR="006B7755">
          <w:t xml:space="preserve">realizing the proposed project. </w:t>
        </w:r>
      </w:ins>
      <w:del w:id="252" w:author="Georgios KATSAROS" w:date="2016-08-25T19:39:00Z">
        <w:r w:rsidDel="006B7755">
          <w:delText xml:space="preserve">setting up our measurement setup. </w:delText>
        </w:r>
      </w:del>
      <w:r>
        <w:t xml:space="preserve">It would be helpful to visit them </w:t>
      </w:r>
      <w:ins w:id="253" w:author="Georgios KATSAROS" w:date="2016-08-25T19:39:00Z">
        <w:r w:rsidR="006B7755">
          <w:t xml:space="preserve">once per year to discuss with the technical and physics related questions thus I am requesting 500 Euro per year as travel expenses. </w:t>
        </w:r>
      </w:ins>
      <w:del w:id="254" w:author="Georgios KATSAROS" w:date="2016-08-25T19:40:00Z">
        <w:r w:rsidDel="006B7755">
          <w:delText xml:space="preserve">several times throughout the year. Here I would like to ask for the finances to cover the trip and accommodation costs for that purpose. </w:delText>
        </w:r>
      </w:del>
    </w:p>
    <w:p w:rsidR="003E2388" w:rsidRDefault="00FE7FD5" w:rsidP="00FE7FD5">
      <w:r>
        <w:t xml:space="preserve">The other significant collaboration is with </w:t>
      </w:r>
      <w:ins w:id="255" w:author="Georgios KATSAROS" w:date="2016-08-25T19:40:00Z">
        <w:r w:rsidR="006B7755">
          <w:t xml:space="preserve">Prof. </w:t>
        </w:r>
      </w:ins>
      <w:r w:rsidRPr="003E2388">
        <w:rPr>
          <w:b/>
        </w:rPr>
        <w:t>J.J. Zhang</w:t>
      </w:r>
      <w:r>
        <w:t xml:space="preserve"> </w:t>
      </w:r>
      <w:ins w:id="256" w:author="Georgios KATSAROS" w:date="2016-08-25T19:40:00Z">
        <w:r w:rsidR="006B7755">
          <w:t xml:space="preserve">who is working in the Chinese Academy of Science, in the Institute of Physics </w:t>
        </w:r>
      </w:ins>
      <w:r>
        <w:t xml:space="preserve">in Beijing, China. </w:t>
      </w:r>
      <w:r w:rsidR="005A3FDC">
        <w:t xml:space="preserve">He is </w:t>
      </w:r>
      <w:ins w:id="257" w:author="Georgios KATSAROS" w:date="2016-08-25T19:41:00Z">
        <w:r w:rsidR="006B7755">
          <w:t xml:space="preserve">a </w:t>
        </w:r>
      </w:ins>
      <w:r w:rsidR="005A3FDC">
        <w:t xml:space="preserve">material scientist providing us with </w:t>
      </w:r>
      <w:ins w:id="258" w:author="Georgios KATSAROS" w:date="2016-08-25T19:41:00Z">
        <w:r w:rsidR="006B7755">
          <w:t xml:space="preserve">the very high quality Ge hut wires which very few groups around the world can grow. </w:t>
        </w:r>
      </w:ins>
      <w:del w:id="259" w:author="Georgios KATSAROS" w:date="2016-08-25T19:41:00Z">
        <w:r w:rsidR="005A3FDC" w:rsidDel="006B7755">
          <w:delText xml:space="preserve">silicon germanium nanowire samples. </w:delText>
        </w:r>
      </w:del>
    </w:p>
    <w:p w:rsidR="0053730E" w:rsidRDefault="00FA065A" w:rsidP="0053730E">
      <w:ins w:id="260" w:author="Georgios KATSAROS" w:date="2016-08-25T20:00:00Z">
        <w:r>
          <w:t xml:space="preserve">Here you should include a work table, what will you do when </w:t>
        </w:r>
      </w:ins>
    </w:p>
    <w:p w:rsidR="00FF7A41" w:rsidRDefault="00FF7A41" w:rsidP="00BB6DB1">
      <w:pPr>
        <w:pStyle w:val="Heading3"/>
      </w:pPr>
      <w:r>
        <w:t>Contingency plan:</w:t>
      </w:r>
    </w:p>
    <w:p w:rsidR="00FF7A41" w:rsidRPr="00B37647" w:rsidRDefault="00FF7A41" w:rsidP="00FF7A41">
      <w:pPr>
        <w:rPr>
          <w:i/>
        </w:rPr>
      </w:pPr>
      <w:r>
        <w:t xml:space="preserve">In case it </w:t>
      </w:r>
      <w:del w:id="261" w:author="Georgios KATSAROS" w:date="2016-08-25T20:01:00Z">
        <w:r w:rsidDel="00FA065A">
          <w:delText>will be found</w:delText>
        </w:r>
      </w:del>
      <w:ins w:id="262" w:author="Georgios KATSAROS" w:date="2016-08-25T20:01:00Z">
        <w:r w:rsidR="00FA065A">
          <w:t>turns</w:t>
        </w:r>
      </w:ins>
      <w:r>
        <w:t xml:space="preserve"> out that the gate reflectometry technique </w:t>
      </w:r>
      <w:ins w:id="263" w:author="Georgios KATSAROS" w:date="2016-08-25T20:01:00Z">
        <w:r w:rsidR="00FA065A">
          <w:t>is not sensitive/fast enough</w:t>
        </w:r>
      </w:ins>
      <w:del w:id="264" w:author="Georgios KATSAROS" w:date="2016-08-25T20:01:00Z">
        <w:r w:rsidDel="00FA065A">
          <w:delText>does not work</w:delText>
        </w:r>
      </w:del>
      <w:r>
        <w:t xml:space="preserve"> we are going to</w:t>
      </w:r>
      <w:r w:rsidR="00BA5BF5">
        <w:t xml:space="preserve"> </w:t>
      </w:r>
      <w:del w:id="265" w:author="Georgios KATSAROS" w:date="2016-08-25T20:01:00Z">
        <w:r w:rsidR="00BA5BF5" w:rsidDel="00FA065A">
          <w:delText>try to</w:delText>
        </w:r>
        <w:r w:rsidDel="00FA065A">
          <w:delText xml:space="preserve"> </w:delText>
        </w:r>
      </w:del>
      <w:del w:id="266" w:author="Georgios KATSAROS" w:date="2016-08-25T20:02:00Z">
        <w:r w:rsidDel="00FA065A">
          <w:delText xml:space="preserve">use </w:delText>
        </w:r>
        <w:r w:rsidR="00BA5BF5" w:rsidDel="00FA065A">
          <w:delText xml:space="preserve">a </w:delText>
        </w:r>
        <w:r w:rsidDel="00FA065A">
          <w:delText xml:space="preserve">charge sensor </w:delText>
        </w:r>
      </w:del>
      <w:ins w:id="267" w:author="Georgios KATSAROS" w:date="2016-08-25T20:02:00Z">
        <w:r w:rsidR="00FA065A">
          <w:t xml:space="preserve">use </w:t>
        </w:r>
      </w:ins>
      <w:r>
        <w:t>ohmic reflectomet</w:t>
      </w:r>
      <w:r w:rsidR="00BA5BF5">
        <w:t xml:space="preserve">ry. </w:t>
      </w:r>
      <w:del w:id="268" w:author="Georgios KATSAROS" w:date="2016-08-25T20:02:00Z">
        <w:r w:rsidR="00BA5BF5" w:rsidDel="00FA065A">
          <w:delText>(</w:delText>
        </w:r>
        <w:r w:rsidR="00BA5BF5" w:rsidRPr="00BA5BF5" w:rsidDel="00FA065A">
          <w:rPr>
            <w:i/>
          </w:rPr>
          <w:delText>maybe put some reasons why gate reflectometry should not work, but I don’t know what those can be</w:delText>
        </w:r>
        <w:r w:rsidR="00BA5BF5" w:rsidDel="00FA065A">
          <w:delText xml:space="preserve">) </w:delText>
        </w:r>
      </w:del>
      <w:r w:rsidR="00BB6DB1">
        <w:t xml:space="preserve">For that reason </w:t>
      </w:r>
      <w:r w:rsidR="00BA5BF5">
        <w:t xml:space="preserve">a </w:t>
      </w:r>
      <w:r w:rsidR="00BB6DB1">
        <w:t xml:space="preserve">charge sensor proximate to the double quantum dot should be added </w:t>
      </w:r>
      <w:ins w:id="269" w:author="Georgios KATSAROS" w:date="2016-08-25T20:02:00Z">
        <w:r w:rsidR="00FA065A">
          <w:t xml:space="preserve">during the </w:t>
        </w:r>
      </w:ins>
      <w:del w:id="270" w:author="Georgios KATSAROS" w:date="2016-08-25T20:02:00Z">
        <w:r w:rsidR="00BB6DB1" w:rsidDel="00FA065A">
          <w:delText xml:space="preserve">to the </w:delText>
        </w:r>
      </w:del>
      <w:r w:rsidR="00BB6DB1">
        <w:t xml:space="preserve">nanofabrication process </w:t>
      </w:r>
      <w:r w:rsidR="00BA5BF5">
        <w:t xml:space="preserve">of </w:t>
      </w:r>
      <w:del w:id="271" w:author="Georgios KATSAROS" w:date="2016-08-25T20:02:00Z">
        <w:r w:rsidR="00BA5BF5" w:rsidDel="00FA065A">
          <w:delText xml:space="preserve">our </w:delText>
        </w:r>
      </w:del>
      <w:ins w:id="272" w:author="Georgios KATSAROS" w:date="2016-08-25T20:02:00Z">
        <w:r w:rsidR="00FA065A">
          <w:t xml:space="preserve">the </w:t>
        </w:r>
      </w:ins>
      <w:r w:rsidR="00BA5BF5">
        <w:t>samples</w:t>
      </w:r>
      <w:ins w:id="273" w:author="Georgios KATSAROS" w:date="2016-08-25T20:03:00Z">
        <w:r w:rsidR="00FA065A">
          <w:t>. Charge sensing has been recently demonstrated in our group for hut wires [cite Lada like Vukusic et al., unpublished data)</w:t>
        </w:r>
      </w:ins>
      <w:del w:id="274" w:author="Georgios KATSAROS" w:date="2016-08-25T20:03:00Z">
        <w:r w:rsidR="00BA5BF5" w:rsidDel="00FA065A">
          <w:delText>, similar to the approach used in [8], but replacing electrons with holes in our case.</w:delText>
        </w:r>
      </w:del>
      <w:r w:rsidR="00BA5BF5">
        <w:t xml:space="preserve"> For the charge sensor a </w:t>
      </w:r>
      <w:del w:id="275" w:author="Georgios KATSAROS" w:date="2016-08-25T20:04:00Z">
        <w:r w:rsidR="00BA5BF5" w:rsidDel="00FA065A">
          <w:delText>single hole transistor</w:delText>
        </w:r>
      </w:del>
      <w:ins w:id="276" w:author="Georgios KATSAROS" w:date="2016-08-25T20:04:00Z">
        <w:r w:rsidR="00FA065A">
          <w:t>single QD</w:t>
        </w:r>
      </w:ins>
      <w:r w:rsidR="00BA5BF5">
        <w:t xml:space="preserve"> </w:t>
      </w:r>
      <w:ins w:id="277" w:author="Georgios KATSAROS" w:date="2016-08-25T20:04:00Z">
        <w:r w:rsidR="00FA065A">
          <w:t xml:space="preserve">located very closely </w:t>
        </w:r>
      </w:ins>
      <w:ins w:id="278" w:author="Georgios KATSAROS" w:date="2016-08-25T20:05:00Z">
        <w:r w:rsidR="00FA065A">
          <w:t xml:space="preserve">and capacitively coupled </w:t>
        </w:r>
      </w:ins>
      <w:ins w:id="279" w:author="Georgios KATSAROS" w:date="2016-08-25T20:04:00Z">
        <w:r w:rsidR="00FA065A">
          <w:t xml:space="preserve">to the DQD </w:t>
        </w:r>
      </w:ins>
      <w:del w:id="280" w:author="Georgios KATSAROS" w:date="2016-08-25T20:04:00Z">
        <w:r w:rsidR="00BA5BF5" w:rsidDel="00FA065A">
          <w:delText>would be</w:delText>
        </w:r>
      </w:del>
      <w:ins w:id="281" w:author="Georgios KATSAROS" w:date="2016-08-25T20:04:00Z">
        <w:r w:rsidR="00FA065A">
          <w:t>is</w:t>
        </w:r>
      </w:ins>
      <w:r w:rsidR="00BA5BF5">
        <w:t xml:space="preserve"> </w:t>
      </w:r>
      <w:ins w:id="282" w:author="Georgios KATSAROS" w:date="2016-08-25T20:04:00Z">
        <w:r w:rsidR="00FA065A">
          <w:t xml:space="preserve">going to be used. </w:t>
        </w:r>
      </w:ins>
      <w:del w:id="283"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284" w:author="Georgios KATSAROS" w:date="2016-08-25T20:05:00Z">
        <w:r w:rsidR="00FA065A">
          <w:t xml:space="preserve">the </w:t>
        </w:r>
      </w:ins>
      <w:r w:rsidR="00491539">
        <w:t xml:space="preserve">charge configuration </w:t>
      </w:r>
      <w:ins w:id="285" w:author="Georgios KATSAROS" w:date="2016-08-25T20:05:00Z">
        <w:r w:rsidR="00FA065A">
          <w:t xml:space="preserve">will </w:t>
        </w:r>
      </w:ins>
      <w:r w:rsidR="00491539">
        <w:t>change</w:t>
      </w:r>
      <w:del w:id="286" w:author="Georgios KATSAROS" w:date="2016-08-25T20:05:00Z">
        <w:r w:rsidR="00491539" w:rsidDel="00FA065A">
          <w:delText>s</w:delText>
        </w:r>
      </w:del>
      <w:r w:rsidR="00491539">
        <w:t xml:space="preserve"> in the DQD, </w:t>
      </w:r>
      <w:ins w:id="287" w:author="Georgios KATSAROS" w:date="2016-08-25T20:05:00Z">
        <w:r w:rsidR="00FA065A">
          <w:t xml:space="preserve">the </w:t>
        </w:r>
      </w:ins>
      <w:r w:rsidR="00491539">
        <w:t xml:space="preserve">impedance of the charge sensor will change and thus </w:t>
      </w:r>
      <w:ins w:id="288" w:author="Georgios KATSAROS" w:date="2016-08-25T20:05:00Z">
        <w:r w:rsidR="00FA065A">
          <w:t xml:space="preserve">the </w:t>
        </w:r>
      </w:ins>
      <w:r w:rsidR="00491539">
        <w:t>reflected signal amplit</w:t>
      </w:r>
      <w:r w:rsidR="00B37647">
        <w:t xml:space="preserve">ude. </w:t>
      </w:r>
      <w:del w:id="289" w:author="Georgios KATSAROS" w:date="2016-08-25T20:06:00Z">
        <w:r w:rsidR="00B37647" w:rsidRPr="00B37647" w:rsidDel="00FA065A">
          <w:rPr>
            <w:i/>
          </w:rPr>
          <w:delText>For the reflectometry on the single quantum dot, look the 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290"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lastRenderedPageBreak/>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2"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291" w:author="Georgios KATSAROS" w:date="2016-08-25T20:06:00Z"/>
          <w:b/>
        </w:rPr>
      </w:pPr>
      <w:r w:rsidRPr="00AC56ED">
        <w:rPr>
          <w:b/>
        </w:rPr>
        <w:t>Working address:</w:t>
      </w:r>
    </w:p>
    <w:p w:rsidR="00FA065A" w:rsidRDefault="00FA065A" w:rsidP="00AC56ED">
      <w:pPr>
        <w:spacing w:line="240" w:lineRule="auto"/>
        <w:rPr>
          <w:ins w:id="292" w:author="Georgios KATSAROS" w:date="2016-08-25T20:06:00Z"/>
          <w:b/>
        </w:rPr>
      </w:pPr>
    </w:p>
    <w:p w:rsidR="00FA065A" w:rsidRDefault="00FA065A" w:rsidP="00AC56ED">
      <w:pPr>
        <w:spacing w:line="240" w:lineRule="auto"/>
        <w:rPr>
          <w:ins w:id="293" w:author="Georgios KATSAROS" w:date="2016-08-25T20:07:00Z"/>
          <w:b/>
        </w:rPr>
      </w:pPr>
      <w:ins w:id="294" w:author="Georgios KATSAROS" w:date="2016-08-25T20:06:00Z">
        <w:r>
          <w:rPr>
            <w:b/>
          </w:rPr>
          <w:t xml:space="preserve">Describe your carreer path in a paragraph in such a way that it comes out that you are the best match for realizing this project </w:t>
        </w:r>
      </w:ins>
      <w:ins w:id="295" w:author="Georgios KATSAROS" w:date="2016-08-25T20:07:00Z">
        <w:r w:rsidRPr="00FA065A">
          <w:rPr>
            <w:b/>
          </w:rPr>
          <w:sym w:font="Wingdings" w:char="F04A"/>
        </w:r>
      </w:ins>
    </w:p>
    <w:p w:rsidR="000F48ED" w:rsidRDefault="000F48ED" w:rsidP="00AC56ED">
      <w:pPr>
        <w:spacing w:line="240" w:lineRule="auto"/>
        <w:rPr>
          <w:ins w:id="296" w:author="Georgios KATSAROS" w:date="2016-08-25T20:07:00Z"/>
          <w:b/>
        </w:rPr>
      </w:pPr>
    </w:p>
    <w:p w:rsidR="000F48ED" w:rsidRPr="00AC56ED" w:rsidRDefault="000F48ED" w:rsidP="00AC56ED">
      <w:pPr>
        <w:spacing w:line="240" w:lineRule="auto"/>
        <w:rPr>
          <w:b/>
        </w:rPr>
      </w:pPr>
      <w:ins w:id="297"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lastRenderedPageBreak/>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6"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17"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298" w:author="Georgios KATSAROS" w:date="2016-08-20T13:33:00Z">
            <w:rPr>
              <w:i/>
            </w:rPr>
          </w:rPrChange>
        </w:rPr>
      </w:pPr>
      <w:r w:rsidRPr="006065D9">
        <w:rPr>
          <w:lang w:val="de-AT"/>
          <w:rPrChange w:id="299" w:author="Georgios KATSAROS" w:date="2016-08-20T13:33:00Z">
            <w:rPr/>
          </w:rPrChange>
        </w:rPr>
        <w:t xml:space="preserve">Xiaobo Zhu1 el al., </w:t>
      </w:r>
      <w:r w:rsidRPr="006065D9">
        <w:rPr>
          <w:i/>
          <w:lang w:val="de-AT"/>
          <w:rPrChange w:id="300" w:author="Georgios KATSAROS" w:date="2016-08-20T13:33:00Z">
            <w:rPr>
              <w:i/>
            </w:rPr>
          </w:rPrChange>
        </w:rPr>
        <w:t>Nature</w:t>
      </w:r>
      <w:r w:rsidRPr="006065D9">
        <w:rPr>
          <w:lang w:val="de-AT"/>
          <w:rPrChange w:id="301" w:author="Georgios KATSAROS" w:date="2016-08-20T13:33:00Z">
            <w:rPr/>
          </w:rPrChange>
        </w:rPr>
        <w:t xml:space="preserve"> </w:t>
      </w:r>
      <w:r w:rsidRPr="006065D9">
        <w:rPr>
          <w:b/>
          <w:lang w:val="de-AT"/>
          <w:rPrChange w:id="302" w:author="Georgios KATSAROS" w:date="2016-08-20T13:33:00Z">
            <w:rPr>
              <w:b/>
            </w:rPr>
          </w:rPrChange>
        </w:rPr>
        <w:t>2011</w:t>
      </w:r>
      <w:r w:rsidRPr="006065D9">
        <w:rPr>
          <w:rFonts w:ascii="Arial" w:hAnsi="Arial" w:cs="Arial"/>
          <w:color w:val="333333"/>
          <w:shd w:val="clear" w:color="auto" w:fill="FFFFFF"/>
          <w:lang w:val="de-AT"/>
          <w:rPrChange w:id="303" w:author="Georgios KATSAROS" w:date="2016-08-20T13:33:00Z">
            <w:rPr>
              <w:rFonts w:ascii="Arial" w:hAnsi="Arial" w:cs="Arial"/>
              <w:color w:val="333333"/>
              <w:shd w:val="clear" w:color="auto" w:fill="FFFFFF"/>
            </w:rPr>
          </w:rPrChange>
        </w:rPr>
        <w:t xml:space="preserve"> </w:t>
      </w:r>
      <w:r w:rsidRPr="006065D9">
        <w:rPr>
          <w:lang w:val="de-AT"/>
          <w:rPrChange w:id="304"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8" w:history="1">
        <w:r w:rsidRPr="00FA1753">
          <w:rPr>
            <w:i/>
          </w:rPr>
          <w:t>arXiv:quant-ph/0002077v3</w:t>
        </w:r>
      </w:hyperlink>
    </w:p>
    <w:p w:rsidR="006311AF" w:rsidRPr="007D24E4" w:rsidRDefault="005D5F39" w:rsidP="006311AF">
      <w:pPr>
        <w:pStyle w:val="ListParagraph"/>
        <w:numPr>
          <w:ilvl w:val="0"/>
          <w:numId w:val="8"/>
        </w:numPr>
        <w:rPr>
          <w:rStyle w:val="apple-converted-space"/>
          <w:i/>
        </w:rPr>
      </w:pPr>
      <w:hyperlink r:id="rId19"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0"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0"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1"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305" w:author="Georgios KATSAROS" w:date="2016-08-20T13:33:00Z">
            <w:rPr>
              <w:i/>
            </w:rPr>
          </w:rPrChange>
        </w:rPr>
      </w:pPr>
      <w:r>
        <w:rPr>
          <w:shd w:val="clear" w:color="auto" w:fill="FFFFFF"/>
        </w:rPr>
        <w:t xml:space="preserve"> </w:t>
      </w:r>
      <w:r w:rsidRPr="006065D9">
        <w:rPr>
          <w:shd w:val="clear" w:color="auto" w:fill="FFFFFF"/>
          <w:lang w:val="de-AT"/>
          <w:rPrChange w:id="306" w:author="Georgios KATSAROS" w:date="2016-08-20T13:33:00Z">
            <w:rPr>
              <w:shd w:val="clear" w:color="auto" w:fill="FFFFFF"/>
            </w:rPr>
          </w:rPrChange>
        </w:rPr>
        <w:t>H. Watzinger et al.,</w:t>
      </w:r>
      <w:r w:rsidRPr="006065D9">
        <w:rPr>
          <w:lang w:val="de-AT"/>
          <w:rPrChange w:id="307" w:author="Georgios KATSAROS" w:date="2016-08-20T13:33:00Z">
            <w:rPr/>
          </w:rPrChange>
        </w:rPr>
        <w:t xml:space="preserve"> </w:t>
      </w:r>
      <w:r>
        <w:fldChar w:fldCharType="begin"/>
      </w:r>
      <w:r w:rsidRPr="006065D9">
        <w:rPr>
          <w:lang w:val="de-AT"/>
          <w:rPrChange w:id="308" w:author="Georgios KATSAROS" w:date="2016-08-20T13:33:00Z">
            <w:rPr/>
          </w:rPrChange>
        </w:rPr>
        <w:instrText xml:space="preserve"> HYPERLINK "https://arxiv.org/abs/1607.02977" </w:instrText>
      </w:r>
      <w:r>
        <w:fldChar w:fldCharType="separate"/>
      </w:r>
      <w:r w:rsidRPr="006065D9">
        <w:rPr>
          <w:i/>
          <w:lang w:val="de-AT"/>
          <w:rPrChange w:id="309" w:author="Georgios KATSAROS" w:date="2016-08-20T13:33:00Z">
            <w:rPr>
              <w:i/>
            </w:rPr>
          </w:rPrChange>
        </w:rPr>
        <w:t>arXiv:1607.02977</w:t>
      </w:r>
      <w:r>
        <w:rPr>
          <w:i/>
        </w:rPr>
        <w:fldChar w:fldCharType="end"/>
      </w:r>
      <w:r w:rsidRPr="006065D9">
        <w:rPr>
          <w:i/>
          <w:lang w:val="de-AT"/>
          <w:rPrChange w:id="310"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311" w:author="Georgios KATSAROS" w:date="2016-08-20T13:33:00Z">
            <w:rPr>
              <w:shd w:val="clear" w:color="auto" w:fill="FFFFFF"/>
            </w:rPr>
          </w:rPrChange>
        </w:rPr>
        <w:t xml:space="preserve"> </w:t>
      </w:r>
      <w:r w:rsidRPr="00D5323A">
        <w:rPr>
          <w:shd w:val="clear" w:color="auto" w:fill="FFFFFF"/>
        </w:rPr>
        <w:t xml:space="preserve">R. Maurand et al.,  </w:t>
      </w:r>
      <w:hyperlink r:id="rId32"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312" w:author="Georgios KATSAROS" w:date="2016-08-20T13:33:00Z">
            <w:rPr>
              <w:shd w:val="clear" w:color="auto" w:fill="FFFFFF"/>
            </w:rPr>
          </w:rPrChange>
        </w:rPr>
        <w:t xml:space="preserve"> </w:t>
      </w:r>
      <w:r w:rsidRPr="006065D9">
        <w:rPr>
          <w:lang w:val="de-AT"/>
          <w:rPrChange w:id="313" w:author="Georgios KATSAROS" w:date="2016-08-20T13:33:00Z">
            <w:rPr/>
          </w:rPrChange>
        </w:rPr>
        <w:t xml:space="preserve">Gonzalez-Zalba, M. F. et al., </w:t>
      </w:r>
      <w:r w:rsidRPr="006065D9">
        <w:rPr>
          <w:i/>
          <w:lang w:val="de-AT"/>
          <w:rPrChange w:id="314"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3"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t xml:space="preserve"> </w:t>
      </w:r>
      <w:hyperlink r:id="rId34"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83550D" w:rsidRPr="0083550D" w:rsidRDefault="0083550D" w:rsidP="0083550D">
      <w:pPr>
        <w:pStyle w:val="ListParagraph"/>
        <w:numPr>
          <w:ilvl w:val="0"/>
          <w:numId w:val="8"/>
        </w:numPr>
        <w:rPr>
          <w:i/>
        </w:rPr>
      </w:pPr>
      <w:r>
        <w:t xml:space="preserve"> </w:t>
      </w:r>
      <w:hyperlink r:id="rId35" w:history="1">
        <w:r w:rsidRPr="0083550D">
          <w:t>D. J. Reilly</w:t>
        </w:r>
      </w:hyperlink>
      <w:r>
        <w:t xml:space="preserve"> et al., </w:t>
      </w:r>
      <w:r w:rsidRPr="0083550D">
        <w:rPr>
          <w:rFonts w:ascii="Verdana" w:hAnsi="Verdana"/>
          <w:i/>
          <w:color w:val="333333"/>
          <w:sz w:val="17"/>
          <w:szCs w:val="17"/>
          <w:shd w:val="clear" w:color="auto" w:fill="FFFFFF"/>
        </w:rPr>
        <w:t>Appl. Phys. Lett.</w:t>
      </w:r>
      <w:r w:rsidRPr="0083550D">
        <w:rPr>
          <w:rFonts w:ascii="Verdana" w:hAnsi="Verdana"/>
          <w:color w:val="333333"/>
          <w:sz w:val="17"/>
          <w:szCs w:val="17"/>
          <w:shd w:val="clear" w:color="auto" w:fill="FFFFFF"/>
        </w:rPr>
        <w:t xml:space="preserve"> 2007</w:t>
      </w:r>
      <w:r w:rsidRPr="0083550D">
        <w:rPr>
          <w:rStyle w:val="apple-converted-space"/>
          <w:rFonts w:ascii="Verdana" w:hAnsi="Verdana"/>
          <w:color w:val="333333"/>
          <w:sz w:val="17"/>
          <w:szCs w:val="17"/>
          <w:shd w:val="clear" w:color="auto" w:fill="FFFFFF"/>
        </w:rPr>
        <w:t> </w:t>
      </w:r>
      <w:r w:rsidRPr="0083550D">
        <w:rPr>
          <w:rStyle w:val="citationvolume"/>
          <w:rFonts w:ascii="Verdana" w:hAnsi="Verdana"/>
          <w:b/>
          <w:bCs/>
          <w:color w:val="333333"/>
          <w:sz w:val="17"/>
          <w:szCs w:val="17"/>
          <w:shd w:val="clear" w:color="auto" w:fill="FFFFFF"/>
        </w:rPr>
        <w:t>91</w:t>
      </w:r>
      <w:r w:rsidRPr="0083550D">
        <w:rPr>
          <w:rFonts w:ascii="Verdana" w:hAnsi="Verdana"/>
          <w:color w:val="333333"/>
          <w:sz w:val="17"/>
          <w:szCs w:val="17"/>
          <w:shd w:val="clear" w:color="auto" w:fill="FFFFFF"/>
        </w:rPr>
        <w:t>, 162101</w:t>
      </w:r>
      <w:r w:rsidRPr="0083550D">
        <w:rPr>
          <w:rStyle w:val="apple-converted-space"/>
          <w:rFonts w:ascii="Verdana" w:hAnsi="Verdana"/>
          <w:color w:val="333333"/>
          <w:sz w:val="17"/>
          <w:szCs w:val="17"/>
          <w:shd w:val="clear" w:color="auto" w:fill="FFFFFF"/>
        </w:rPr>
        <w:t> </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lastRenderedPageBreak/>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F39" w:rsidRDefault="005D5F39" w:rsidP="007436F6">
      <w:pPr>
        <w:spacing w:after="0" w:line="240" w:lineRule="auto"/>
      </w:pPr>
      <w:r>
        <w:separator/>
      </w:r>
    </w:p>
  </w:endnote>
  <w:endnote w:type="continuationSeparator" w:id="0">
    <w:p w:rsidR="005D5F39" w:rsidRDefault="005D5F39"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F39" w:rsidRDefault="005D5F39" w:rsidP="007436F6">
      <w:pPr>
        <w:spacing w:after="0" w:line="240" w:lineRule="auto"/>
      </w:pPr>
      <w:r>
        <w:separator/>
      </w:r>
    </w:p>
  </w:footnote>
  <w:footnote w:type="continuationSeparator" w:id="0">
    <w:p w:rsidR="005D5F39" w:rsidRDefault="005D5F39"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2E4"/>
    <w:rsid w:val="001C24CF"/>
    <w:rsid w:val="001C26DD"/>
    <w:rsid w:val="001C42F1"/>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4BE2"/>
    <w:rsid w:val="0029588B"/>
    <w:rsid w:val="002A4E48"/>
    <w:rsid w:val="002A6168"/>
    <w:rsid w:val="002B614E"/>
    <w:rsid w:val="002C5A46"/>
    <w:rsid w:val="002C7A51"/>
    <w:rsid w:val="002D0DF4"/>
    <w:rsid w:val="002D43A4"/>
    <w:rsid w:val="002E05D3"/>
    <w:rsid w:val="002E0869"/>
    <w:rsid w:val="002E0D24"/>
    <w:rsid w:val="002E1DFA"/>
    <w:rsid w:val="002E3C90"/>
    <w:rsid w:val="002E6B01"/>
    <w:rsid w:val="002F4FF1"/>
    <w:rsid w:val="002F7BCB"/>
    <w:rsid w:val="00303DF3"/>
    <w:rsid w:val="00315E2B"/>
    <w:rsid w:val="00316C84"/>
    <w:rsid w:val="00323823"/>
    <w:rsid w:val="00332508"/>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B22C6"/>
    <w:rsid w:val="003B702D"/>
    <w:rsid w:val="003C024A"/>
    <w:rsid w:val="003C0C6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14E"/>
    <w:rsid w:val="005648E2"/>
    <w:rsid w:val="005671CD"/>
    <w:rsid w:val="00567C9C"/>
    <w:rsid w:val="00573BFB"/>
    <w:rsid w:val="00577FEC"/>
    <w:rsid w:val="00580D5B"/>
    <w:rsid w:val="005966DE"/>
    <w:rsid w:val="005A23A8"/>
    <w:rsid w:val="005A3F64"/>
    <w:rsid w:val="005A3FDC"/>
    <w:rsid w:val="005A6C04"/>
    <w:rsid w:val="005A7B36"/>
    <w:rsid w:val="005B6B72"/>
    <w:rsid w:val="005C16AB"/>
    <w:rsid w:val="005C2ED5"/>
    <w:rsid w:val="005C72D2"/>
    <w:rsid w:val="005D44F9"/>
    <w:rsid w:val="005D5F39"/>
    <w:rsid w:val="005D6464"/>
    <w:rsid w:val="005E2F77"/>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1BA0"/>
    <w:rsid w:val="006768CC"/>
    <w:rsid w:val="00677FA0"/>
    <w:rsid w:val="00683249"/>
    <w:rsid w:val="00690A9C"/>
    <w:rsid w:val="006932B5"/>
    <w:rsid w:val="006B4BDC"/>
    <w:rsid w:val="006B5390"/>
    <w:rsid w:val="006B7755"/>
    <w:rsid w:val="006C3D79"/>
    <w:rsid w:val="006D225E"/>
    <w:rsid w:val="006D4427"/>
    <w:rsid w:val="006D44E9"/>
    <w:rsid w:val="006E0B0C"/>
    <w:rsid w:val="006E1AD6"/>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51F08"/>
    <w:rsid w:val="00852331"/>
    <w:rsid w:val="0085272A"/>
    <w:rsid w:val="00855CF5"/>
    <w:rsid w:val="00856250"/>
    <w:rsid w:val="008600A8"/>
    <w:rsid w:val="0086755F"/>
    <w:rsid w:val="00873914"/>
    <w:rsid w:val="0087593F"/>
    <w:rsid w:val="00886416"/>
    <w:rsid w:val="008867C7"/>
    <w:rsid w:val="008921CA"/>
    <w:rsid w:val="0089525B"/>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B33CE"/>
    <w:rsid w:val="009B639D"/>
    <w:rsid w:val="009C0FA8"/>
    <w:rsid w:val="009C4526"/>
    <w:rsid w:val="009C6ADE"/>
    <w:rsid w:val="009D17AE"/>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D6572"/>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0C9"/>
    <w:rsid w:val="00C3155E"/>
    <w:rsid w:val="00C45E2C"/>
    <w:rsid w:val="00C50CB8"/>
    <w:rsid w:val="00C52FD1"/>
    <w:rsid w:val="00C543D6"/>
    <w:rsid w:val="00C544EA"/>
    <w:rsid w:val="00C5562C"/>
    <w:rsid w:val="00C62C44"/>
    <w:rsid w:val="00C74E8E"/>
    <w:rsid w:val="00C75AF7"/>
    <w:rsid w:val="00C90129"/>
    <w:rsid w:val="00C90BC5"/>
    <w:rsid w:val="00C93FF1"/>
    <w:rsid w:val="00CB119C"/>
    <w:rsid w:val="00CB6E74"/>
    <w:rsid w:val="00CB7A4C"/>
    <w:rsid w:val="00CC2675"/>
    <w:rsid w:val="00CC4F1C"/>
    <w:rsid w:val="00CD1D6E"/>
    <w:rsid w:val="00CD5415"/>
    <w:rsid w:val="00CD7288"/>
    <w:rsid w:val="00CE4A72"/>
    <w:rsid w:val="00CF0FE1"/>
    <w:rsid w:val="00CF4C1F"/>
    <w:rsid w:val="00D018F1"/>
    <w:rsid w:val="00D119AB"/>
    <w:rsid w:val="00D11F93"/>
    <w:rsid w:val="00D13955"/>
    <w:rsid w:val="00D13F7A"/>
    <w:rsid w:val="00D22C15"/>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7638"/>
    <w:rsid w:val="00EF0693"/>
    <w:rsid w:val="00EF15B1"/>
    <w:rsid w:val="00EF66DB"/>
    <w:rsid w:val="00EF74E8"/>
    <w:rsid w:val="00F018F4"/>
    <w:rsid w:val="00F02425"/>
    <w:rsid w:val="00F02685"/>
    <w:rsid w:val="00F064EA"/>
    <w:rsid w:val="00F16AB5"/>
    <w:rsid w:val="00F17DAC"/>
    <w:rsid w:val="00F21C13"/>
    <w:rsid w:val="00F250CC"/>
    <w:rsid w:val="00F27A03"/>
    <w:rsid w:val="00F3057B"/>
    <w:rsid w:val="00F3205F"/>
    <w:rsid w:val="00F32C52"/>
    <w:rsid w:val="00F33280"/>
    <w:rsid w:val="00F33A4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arxiv.org/abs/quant-ph/0002077v3" TargetMode="External"/><Relationship Id="rId26" Type="http://schemas.openxmlformats.org/officeDocument/2006/relationships/hyperlink" Target="https://arxiv.org/find/cond-mat/1/au:+Gardner_G/0/1/0/all/0/1" TargetMode="External"/><Relationship Id="rId3" Type="http://schemas.openxmlformats.org/officeDocument/2006/relationships/styles" Target="styles.xml"/><Relationship Id="rId21" Type="http://schemas.openxmlformats.org/officeDocument/2006/relationships/hyperlink" Target="https://arxiv.org/find/cond-mat/1/au:+Nissen_P/0/1/0/all/0/1" TargetMode="External"/><Relationship Id="rId34" Type="http://schemas.openxmlformats.org/officeDocument/2006/relationships/hyperlink" Target="http://www.nature.com/nnano/journal/v9/n9/abs/nnano.2014.153.html" TargetMode="External"/><Relationship Id="rId7" Type="http://schemas.openxmlformats.org/officeDocument/2006/relationships/endnotes" Target="endnotes.xml"/><Relationship Id="rId12" Type="http://schemas.openxmlformats.org/officeDocument/2006/relationships/hyperlink" Target="mailto:Josip.kukucka@ist.ac.at" TargetMode="External"/><Relationship Id="rId17" Type="http://schemas.openxmlformats.org/officeDocument/2006/relationships/hyperlink" Target="http://info.ee.surrey.ac.uk/Workshop/advice/coils/air_coils.html" TargetMode="External"/><Relationship Id="rId25" Type="http://schemas.openxmlformats.org/officeDocument/2006/relationships/hyperlink" Target="https://arxiv.org/find/cond-mat/1/au:+Fallahi_S/0/1/0/all/0/1" TargetMode="External"/><Relationship Id="rId33" Type="http://schemas.openxmlformats.org/officeDocument/2006/relationships/hyperlink" Target="http://www.nature.com/nature/journal/v526/n7573/abs/nature15263.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hysics.udel.edu/~msafrono/650/Lecture19.pdf" TargetMode="External"/><Relationship Id="rId20" Type="http://schemas.openxmlformats.org/officeDocument/2006/relationships/hyperlink" Target="https://arxiv.org/find/cond-mat/1/au:+Martins_F/0/1/0/all/0/1" TargetMode="External"/><Relationship Id="rId29" Type="http://schemas.openxmlformats.org/officeDocument/2006/relationships/hyperlink" Target="https://arxiv.org/find/cond-mat/1/au:+Kuemmeth_F/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arxiv.org/find/cond-mat/1/au:+Rudner_M/0/1/0/all/0/1" TargetMode="External"/><Relationship Id="rId32" Type="http://schemas.openxmlformats.org/officeDocument/2006/relationships/hyperlink" Target="https://arxiv.org/abs/1605.07599"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find/cond-mat/1/au:+Cywinski_L/0/1/0/all/0/1" TargetMode="External"/><Relationship Id="rId28" Type="http://schemas.openxmlformats.org/officeDocument/2006/relationships/hyperlink" Target="https://arxiv.org/find/cond-mat/1/au:+Marcus_C/0/1/0/all/0/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find/cond-mat/1/au:+Malinowski_F/0/1/0/all/0/1" TargetMode="External"/><Relationship Id="rId31" Type="http://schemas.openxmlformats.org/officeDocument/2006/relationships/hyperlink" Target="http://pettagroup.princeton.edu/publications/2005/Science_309_2180_200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hyperlink" Target="https://arxiv.org/find/cond-mat/1/au:+Barnes_E/0/1/0/all/0/1" TargetMode="External"/><Relationship Id="rId27" Type="http://schemas.openxmlformats.org/officeDocument/2006/relationships/hyperlink" Target="https://arxiv.org/find/cond-mat/1/au:+Manfra_M/0/1/0/all/0/1" TargetMode="External"/><Relationship Id="rId30" Type="http://schemas.openxmlformats.org/officeDocument/2006/relationships/hyperlink" Target="https://arxiv.org/abs/1601.06677" TargetMode="External"/><Relationship Id="rId35" Type="http://schemas.openxmlformats.org/officeDocument/2006/relationships/hyperlink" Target="http://scitation.aip.org/content/contributor/AU0359152;jsessionid=0v5VY-bGXJiQk8fx_SoWO4Dw.x-aip-live-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9218B-C41B-47E6-9389-A480AE14F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3593</TotalTime>
  <Pages>20</Pages>
  <Words>5137</Words>
  <Characters>29282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34351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51</cp:revision>
  <dcterms:created xsi:type="dcterms:W3CDTF">2016-08-24T20:15:00Z</dcterms:created>
  <dcterms:modified xsi:type="dcterms:W3CDTF">2016-08-28T10:22:00Z</dcterms:modified>
</cp:coreProperties>
</file>