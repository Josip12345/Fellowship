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w:t>
      </w:r>
      <w:r>
        <w:lastRenderedPageBreak/>
        <w:t>inductor values in the resonant circuit</w:t>
      </w:r>
      <w:r w:rsidR="00F9175E">
        <w:t>. Explanation why the good matching condition is wanted can be found at the end of the “State of the art” chapter.</w:t>
      </w:r>
      <w:r w:rsidR="006D4427">
        <w:t xml:space="preserve"> </w:t>
      </w:r>
      <w:ins w:id="12" w:author="Georgios KATSAROS" w:date="2016-08-24T22:28:00Z">
        <w:r w:rsidR="006D4427">
          <w:t>(</w:t>
        </w:r>
      </w:ins>
      <w:ins w:id="13"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4"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bonding pads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42C8D" w:rsidRDefault="00F42C8D" w:rsidP="00FF7C3A">
      <w:pPr>
        <w:pStyle w:val="Heading4"/>
      </w:pPr>
    </w:p>
    <w:p w:rsidR="00F42C8D" w:rsidRDefault="00F42C8D" w:rsidP="00F42C8D">
      <w:pPr>
        <w:rPr>
          <w:b/>
        </w:rPr>
      </w:pPr>
    </w:p>
    <w:p w:rsidR="00F42C8D" w:rsidRDefault="00F42C8D" w:rsidP="00F42C8D">
      <w:pPr>
        <w:rPr>
          <w:b/>
        </w:rPr>
      </w:pPr>
    </w:p>
    <w:p w:rsidR="00F42C8D" w:rsidRDefault="00F42C8D" w:rsidP="00F42C8D">
      <w:pPr>
        <w:rPr>
          <w:b/>
        </w:rPr>
      </w:pPr>
    </w:p>
    <w:p w:rsidR="00F42C8D" w:rsidRDefault="00F42C8D" w:rsidP="00F42C8D">
      <w:pPr>
        <w:rPr>
          <w:b/>
        </w:rPr>
      </w:pPr>
      <w:r>
        <w:rPr>
          <w:b/>
        </w:rPr>
        <w:lastRenderedPageBreak/>
        <w:t>Double quantum dot (</w:t>
      </w:r>
      <w:r w:rsidRPr="004A0A4B">
        <w:rPr>
          <w:b/>
        </w:rPr>
        <w:t>DQD</w:t>
      </w:r>
      <w:r>
        <w:rPr>
          <w:b/>
        </w:rPr>
        <w:t>)</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ade in gate defined hole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 describes how spin blockade can be used to extract information about the electron spin in the left QD in the DQD syst</w:t>
      </w:r>
      <w:r w:rsidR="00EE3282">
        <w:t xml:space="preserve">em. If the spin configuration form singlet S(1,1), numbers in brackets denotes hole number on the left and right dot respectively, </w:t>
      </w:r>
      <w:r>
        <w:t>Figure 1a)</w:t>
      </w:r>
      <w:r w:rsidR="00EE3282">
        <w:t xml:space="preserve">, </w:t>
      </w:r>
      <w:r>
        <w:t xml:space="preserve"> then after electrostatic pushing, by applying voltage pulses on gates </w:t>
      </w:r>
      <w:r w:rsidR="00CE53B0">
        <w:t>L and R, hole</w:t>
      </w:r>
      <w:r>
        <w:t xml:space="preserve"> is all</w:t>
      </w:r>
      <w:r w:rsidR="00E454F5">
        <w:t>owed to tunnel to the right dot (forming singlet S(0,2))</w:t>
      </w:r>
      <w:r>
        <w:t xml:space="preserve"> which, for example, can be detected as the DC current signal. In the other case, Fi</w:t>
      </w:r>
      <w:r w:rsidR="00E454F5">
        <w:t>gure 1c), holes in the S(1,1)</w:t>
      </w:r>
      <w:r>
        <w:t xml:space="preserve"> have same spin and due to Pauli exclusion principle they stay in</w:t>
      </w:r>
      <w:r w:rsidR="00E454F5">
        <w:t xml:space="preserve"> S(1,1) </w:t>
      </w:r>
      <w:r>
        <w:t xml:space="preserve">configuration after electrostatic </w:t>
      </w:r>
      <w:r>
        <w:lastRenderedPageBreak/>
        <w:t>pushing</w:t>
      </w:r>
      <w:r w:rsidR="00E454F5">
        <w:t xml:space="preserve"> because next allowed energy state for both holes to be on the right dot, triplet T(0,2) is energetically not available</w:t>
      </w:r>
      <w:r>
        <w:t>. Consequently, DC current signal does not flow</w:t>
      </w:r>
      <w:r w:rsidR="00DC3251">
        <w:t xml:space="preserve"> through DQD</w:t>
      </w:r>
      <w:bookmarkStart w:id="15" w:name="_GoBack"/>
      <w:bookmarkEnd w:id="15"/>
      <w:r>
        <w:t xml:space="preserve">. </w:t>
      </w:r>
    </w:p>
    <w:p w:rsidR="00F42C8D" w:rsidRPr="006E0B0C" w:rsidRDefault="00F42C8D" w:rsidP="0053764A"/>
    <w:p w:rsidR="00F42C8D" w:rsidRDefault="00F42C8D" w:rsidP="00F42C8D">
      <w:pPr>
        <w:pStyle w:val="Heading4"/>
        <w:rPr>
          <w:ins w:id="16" w:author="Georgios KATSAROS" w:date="2016-08-25T10:37:00Z"/>
        </w:rPr>
      </w:pPr>
      <w:r>
        <w:t>Measuring the spin relaxation time T</w:t>
      </w:r>
      <w:r>
        <w:rPr>
          <w:vertAlign w:val="subscript"/>
        </w:rPr>
        <w:t>1</w:t>
      </w:r>
      <w:r>
        <w:t xml:space="preserve"> </w:t>
      </w:r>
    </w:p>
    <w:p w:rsidR="00F42C8D" w:rsidRDefault="00F42C8D" w:rsidP="00655F7C">
      <w:r>
        <w:t>Once the gate reflectometry setup will be properly working, I will focus on performing spin manipulation experiments. During my PhD I will focus on the Loss-Divincenzo spin qubit in a double dot device</w:t>
      </w:r>
      <w:r>
        <w:t xml:space="preserve"> described above</w:t>
      </w:r>
      <w:r>
        <w:t xml:space="preserve">. </w:t>
      </w:r>
    </w:p>
    <w:p w:rsidR="00FF7C3A" w:rsidRPr="0073362E" w:rsidRDefault="0033444E" w:rsidP="00655F7C">
      <w:r>
        <w:t xml:space="preserve">For measuring </w:t>
      </w:r>
      <w:r w:rsidR="00856250">
        <w:t xml:space="preserve">the </w:t>
      </w:r>
      <w:r>
        <w:t>spin relaxation time</w:t>
      </w:r>
      <w:r w:rsidR="00EF11B4">
        <w:t>,</w:t>
      </w:r>
      <w:r>
        <w:t xml:space="preserve"> </w:t>
      </w:r>
      <w:r w:rsidR="00EF11B4">
        <w:t>approach similar to approach of Koppens et al. [20</w:t>
      </w:r>
      <w:r>
        <w:t>]</w:t>
      </w:r>
      <w:r w:rsidR="00EF11B4">
        <w:t xml:space="preserve"> will be used</w:t>
      </w:r>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lastRenderedPageBreak/>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1B1922">
        <w:t xml:space="preserve"> (basis states axes)</w:t>
      </w:r>
      <w:r w:rsidR="00FF0ABE">
        <w:t xml:space="preserve"> with </w:t>
      </w:r>
      <w:r w:rsidR="00642FD4">
        <w:t xml:space="preserve">a </w:t>
      </w:r>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apply static </w:t>
      </w:r>
      <w:r>
        <w:t xml:space="preserve">a </w:t>
      </w:r>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9D4E58">
        <w:t>Such a technique of achieving the effective oscillatory magnetic by means of static one and g factor modulation is called g-tensor modulation technique.</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r w:rsidR="009D4E58">
        <w:t>)</w:t>
      </w:r>
      <w:r w:rsidR="001374AA">
        <w:t xml:space="preserve">. For this purpose </w:t>
      </w:r>
      <w:r w:rsidR="00AD6572">
        <w:t xml:space="preserve">a </w:t>
      </w:r>
      <w:r w:rsidR="001374AA">
        <w:t xml:space="preserve">signal generator SMF100A </w:t>
      </w:r>
      <w:r w:rsidR="009D4E58">
        <w:t>(</w:t>
      </w:r>
      <w:r w:rsidR="009D4E58" w:rsidRPr="009D4E58">
        <w:rPr>
          <w:i/>
        </w:rPr>
        <w:t>maybe to put a vector one here</w:t>
      </w:r>
      <w:r w:rsidR="009D4E58">
        <w:t xml:space="preserve">) </w:t>
      </w:r>
      <w:r w:rsidR="001374AA">
        <w:t>from Rohde and Schwarz</w:t>
      </w:r>
      <w:r w:rsidR="00E36205">
        <w:t xml:space="preserve"> will be used, controlled also from the python measurement application.</w:t>
      </w:r>
    </w:p>
    <w:p w:rsidR="00747652" w:rsidRDefault="00293741" w:rsidP="00AB3B6B">
      <w:pPr>
        <w:pStyle w:val="Heading4"/>
        <w:rPr>
          <w:ins w:id="17"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8" w:author="Georgios KATSAROS" w:date="2016-08-25T11:40:00Z">
            <w:rPr>
              <w:vertAlign w:val="superscript"/>
            </w:rPr>
          </w:rPrChange>
        </w:rPr>
        <w:pPrChange w:id="19" w:author="Georgios KATSAROS" w:date="2016-08-25T11:40:00Z">
          <w:pPr>
            <w:pStyle w:val="Heading4"/>
          </w:pPr>
        </w:pPrChange>
      </w:pPr>
      <w:r>
        <w:t>In order to perform next measurements</w:t>
      </w:r>
      <w:r w:rsidR="00C3036F">
        <w:t>,</w:t>
      </w:r>
      <w:r>
        <w:t xml:space="preserve"> coherent manipulation of the spin is needed. In order to verify coherent manipulation of the spin, Rabi oscillation experiment will</w:t>
      </w:r>
      <w:r w:rsidR="00C3036F">
        <w:t xml:space="preserve"> be conducted. DQD will be first initialized in (1,1)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xml:space="preserve">, followed by spin readout by trying to push the DQD to the (0,2) charge configuration. If (0,2) configuration is achieved – spin is rotated.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or evaluating 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x axes</w:t>
      </w:r>
      <w:r w:rsidR="00467658" w:rsidRPr="00AC0517">
        <w:t xml:space="preserve"> is applied to bring the spin vector </w:t>
      </w:r>
      <w:r w:rsidR="002D43A4" w:rsidRPr="00AC0517">
        <w:t>f</w:t>
      </w:r>
      <w:r w:rsidR="00E36205" w:rsidRPr="00AC0517">
        <w:t>rom</w:t>
      </w:r>
      <w:r w:rsidR="00AC0517">
        <w:t xml:space="preserve"> 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w:t>
      </w:r>
      <w:r w:rsidR="002E0869" w:rsidRPr="00AC0517">
        <w:lastRenderedPageBreak/>
        <w:t>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If no dephasing has taken place, 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p>
    <w:p w:rsidR="00747652" w:rsidRDefault="002A616B" w:rsidP="00AB3B6B">
      <w:pPr>
        <w:pStyle w:val="Heading4"/>
      </w:pPr>
      <w:r>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r>
        <w:t>In order to extend further the coherence time we a</w:t>
      </w:r>
      <w:r w:rsidR="004B2C78">
        <w:t>i</w:t>
      </w:r>
      <w:r>
        <w:t xml:space="preserve">m to use the a </w:t>
      </w:r>
      <w:r w:rsidR="002E0D24">
        <w:t xml:space="preserve">sequence of </w:t>
      </w:r>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r>
        <w:t xml:space="preserve">. The </w:t>
      </w:r>
      <w:r w:rsidR="00870D23" w:rsidRPr="002D43A4">
        <w:rPr>
          <w:sz w:val="18"/>
        </w:rPr>
        <w:t>∏</w:t>
      </w:r>
      <w:r>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substracting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r w:rsidR="00204BEF">
        <w:t>:</w:t>
      </w:r>
    </w:p>
    <w:p w:rsidR="000E1B4D" w:rsidRDefault="000121E5" w:rsidP="009D17AE">
      <w:r>
        <w:t>There has been a huge interest in the past few years in the realiz</w:t>
      </w:r>
      <w:r w:rsidR="00FA275E">
        <w:t>ation</w:t>
      </w:r>
      <w:r>
        <w:t xml:space="preserve"> of electron spin qubits in Silicon.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on nanostructure nothing is known about the spin properties of the confined holes. </w:t>
      </w:r>
      <w:r w:rsidR="00FA275E">
        <w:t>Due to the low hyperfine interaction and the heavy hole character of the wavefunction very long dephasing times are 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This should</w:t>
      </w:r>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eliminating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w:t>
      </w:r>
      <w:r w:rsidR="000E1B4D">
        <w:lastRenderedPageBreak/>
        <w:t>fabrication complexity</w:t>
      </w:r>
      <w:r w:rsidR="00614BB9">
        <w:t xml:space="preserve"> </w:t>
      </w:r>
      <w:r w:rsidR="00FA275E">
        <w:t xml:space="preserve">since no extra structure (charge sensor, stripline) </w:t>
      </w:r>
      <w:r w:rsidR="00614BB9">
        <w:t>is required except of already defined 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r w:rsidR="00D119AB" w:rsidRPr="006F1623">
        <w:rPr>
          <w:b/>
        </w:rPr>
        <w:t>quantum dots</w:t>
      </w:r>
      <w:r w:rsidR="006B7755">
        <w:rPr>
          <w:b/>
        </w:rPr>
        <w:t xml:space="preserve"> and as a consequence high speed of the gate reflectometry setup </w:t>
      </w:r>
      <w:r w:rsidR="006B7755">
        <w:t xml:space="preserve">as explained in </w:t>
      </w:r>
      <w:r w:rsidR="00C62842" w:rsidRPr="00C62842">
        <w:rPr>
          <w:i/>
        </w:rPr>
        <w:t>Moving to the gate reflectometry</w:t>
      </w:r>
      <w:r w:rsidR="00C62842" w:rsidRPr="00025028">
        <w:t xml:space="preserve"> </w:t>
      </w:r>
      <w:r w:rsidR="00C62842">
        <w:t>chapter</w:t>
      </w:r>
      <w:r w:rsidR="006B7755">
        <w:t>.</w:t>
      </w:r>
    </w:p>
    <w:p w:rsidR="00D119AB" w:rsidRDefault="00C62842" w:rsidP="00C62842">
      <w:ins w:id="20" w:author="Josip KUKUCKA" w:date="2016-08-28T15:02:00Z">
        <w:r>
          <w:rPr>
            <w:b/>
          </w:rPr>
          <w:t>(I think what is missing is to mention somewhere when you start the explanation about the experiemtns related to the spin readout to state why you need to be able to measure fast)</w:t>
        </w:r>
        <w:r>
          <w:t xml:space="preserve">. </w:t>
        </w:r>
      </w:ins>
    </w:p>
    <w:p w:rsidR="00FE7FD5" w:rsidRDefault="00FE7FD5" w:rsidP="009D17AE"/>
    <w:p w:rsidR="00FE7FD5" w:rsidRDefault="00FE7FD5" w:rsidP="00FE7FD5">
      <w:pPr>
        <w:pStyle w:val="Heading3"/>
      </w:pPr>
      <w:r>
        <w:t>International collaboration:</w:t>
      </w:r>
    </w:p>
    <w:p w:rsidR="006B7755" w:rsidRDefault="00FE7FD5" w:rsidP="00FE7FD5">
      <w:pPr>
        <w:rPr>
          <w:ins w:id="21" w:author="Georgios KATSAROS" w:date="2016-08-25T19:40:00Z"/>
        </w:rPr>
      </w:pPr>
      <w:r>
        <w:t xml:space="preserve">We are collaborating with </w:t>
      </w:r>
      <w:r w:rsidR="006B7755">
        <w:t xml:space="preserve">the </w:t>
      </w:r>
      <w:r>
        <w:t>spin qubit team in</w:t>
      </w:r>
      <w:r w:rsidR="006B7755">
        <w:t xml:space="preserve"> the group of C. Marcus </w:t>
      </w:r>
      <w:r>
        <w:t xml:space="preserve">in Copenhagen, lead by </w:t>
      </w:r>
      <w:r w:rsidRPr="003E2388">
        <w:rPr>
          <w:b/>
        </w:rPr>
        <w:t>Ferdinand Kuemmeth</w:t>
      </w:r>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6D4140">
        <w:t>tions thus I am requesting 1000</w:t>
      </w:r>
      <w:r w:rsidR="006B7755">
        <w:t xml:space="preserve"> Euro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53730E" w:rsidRDefault="00FA065A" w:rsidP="0053730E">
      <w:ins w:id="22"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ins w:id="23" w:author="Georgios KATSAROS" w:date="2016-08-25T20:03:00Z">
        <w:r w:rsidR="00FA065A">
          <w:t>. Charge sensing has been recently demonstrated in our group for hut wires [cite Lada like Vukusic et al., unpublished data)</w:t>
        </w:r>
      </w:ins>
      <w:del w:id="24" w:author="Georgios KATSAROS" w:date="2016-08-25T20:03:00Z">
        <w:r w:rsidR="00BA5BF5" w:rsidDel="00FA065A">
          <w:delText>, similar to the approach used in [8], but replacing electrons with holes in our case.</w:delText>
        </w:r>
      </w:del>
      <w:r w:rsidR="00BA5BF5">
        <w:t xml:space="preserve"> For the charge sensor a </w:t>
      </w:r>
      <w:del w:id="25" w:author="Georgios KATSAROS" w:date="2016-08-25T20:04:00Z">
        <w:r w:rsidR="00BA5BF5" w:rsidDel="00FA065A">
          <w:delText>single hole transistor</w:delText>
        </w:r>
      </w:del>
      <w:ins w:id="26" w:author="Georgios KATSAROS" w:date="2016-08-25T20:04:00Z">
        <w:r w:rsidR="00FA065A">
          <w:t>single QD</w:t>
        </w:r>
      </w:ins>
      <w:r w:rsidR="00BA5BF5">
        <w:t xml:space="preserve"> </w:t>
      </w:r>
      <w:ins w:id="27" w:author="Georgios KATSAROS" w:date="2016-08-25T20:04:00Z">
        <w:r w:rsidR="00FA065A">
          <w:t xml:space="preserve">located very closely </w:t>
        </w:r>
      </w:ins>
      <w:ins w:id="28" w:author="Georgios KATSAROS" w:date="2016-08-25T20:05:00Z">
        <w:r w:rsidR="00FA065A">
          <w:t xml:space="preserve">and capacitively coupled </w:t>
        </w:r>
      </w:ins>
      <w:ins w:id="29" w:author="Georgios KATSAROS" w:date="2016-08-25T20:04:00Z">
        <w:r w:rsidR="00FA065A">
          <w:t xml:space="preserve">to the DQD </w:t>
        </w:r>
      </w:ins>
      <w:del w:id="30" w:author="Georgios KATSAROS" w:date="2016-08-25T20:04:00Z">
        <w:r w:rsidR="00BA5BF5" w:rsidDel="00FA065A">
          <w:delText>would be</w:delText>
        </w:r>
      </w:del>
      <w:ins w:id="31" w:author="Georgios KATSAROS" w:date="2016-08-25T20:04:00Z">
        <w:r w:rsidR="00FA065A">
          <w:t>is</w:t>
        </w:r>
      </w:ins>
      <w:r w:rsidR="00BA5BF5">
        <w:t xml:space="preserve"> </w:t>
      </w:r>
      <w:ins w:id="32" w:author="Georgios KATSAROS" w:date="2016-08-25T20:04:00Z">
        <w:r w:rsidR="00FA065A">
          <w:t xml:space="preserve">going to be used. </w:t>
        </w:r>
      </w:ins>
      <w:del w:id="33"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34" w:author="Georgios KATSAROS" w:date="2016-08-25T20:05:00Z">
        <w:r w:rsidR="00FA065A">
          <w:t xml:space="preserve">the </w:t>
        </w:r>
      </w:ins>
      <w:r w:rsidR="00491539">
        <w:t xml:space="preserve">charge configuration </w:t>
      </w:r>
      <w:ins w:id="35" w:author="Georgios KATSAROS" w:date="2016-08-25T20:05:00Z">
        <w:r w:rsidR="00FA065A">
          <w:t xml:space="preserve">will </w:t>
        </w:r>
      </w:ins>
      <w:r w:rsidR="00491539">
        <w:t>change</w:t>
      </w:r>
      <w:del w:id="36" w:author="Georgios KATSAROS" w:date="2016-08-25T20:05:00Z">
        <w:r w:rsidR="00491539" w:rsidDel="00FA065A">
          <w:delText>s</w:delText>
        </w:r>
      </w:del>
      <w:r w:rsidR="00491539">
        <w:t xml:space="preserve"> in the DQD, </w:t>
      </w:r>
      <w:ins w:id="37" w:author="Georgios KATSAROS" w:date="2016-08-25T20:05:00Z">
        <w:r w:rsidR="00FA065A">
          <w:t xml:space="preserve">the </w:t>
        </w:r>
      </w:ins>
      <w:r w:rsidR="00491539">
        <w:t xml:space="preserve">impedance of the charge sensor will change and thus </w:t>
      </w:r>
      <w:ins w:id="38" w:author="Georgios KATSAROS" w:date="2016-08-25T20:05:00Z">
        <w:r w:rsidR="00FA065A">
          <w:t xml:space="preserve">the </w:t>
        </w:r>
      </w:ins>
      <w:r w:rsidR="00491539">
        <w:t>reflected signal amplit</w:t>
      </w:r>
      <w:r w:rsidR="00B37647">
        <w:t xml:space="preserve">ude. </w:t>
      </w:r>
      <w:del w:id="39" w:author="Georgios KATSAROS" w:date="2016-08-25T20:06:00Z">
        <w:r w:rsidR="00B37647" w:rsidRPr="00B37647" w:rsidDel="00FA065A">
          <w:rPr>
            <w:i/>
          </w:rPr>
          <w:delText xml:space="preserve">For the reflectometry on the single quantum dot, look the </w:delText>
        </w:r>
        <w:r w:rsidR="00B37647" w:rsidRPr="00B37647" w:rsidDel="00FA065A">
          <w:rPr>
            <w:i/>
          </w:rPr>
          <w:lastRenderedPageBreak/>
          <w:delText>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40"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3"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41" w:author="Georgios KATSAROS" w:date="2016-08-25T20:06:00Z"/>
          <w:b/>
        </w:rPr>
      </w:pPr>
      <w:r w:rsidRPr="00AC56ED">
        <w:rPr>
          <w:b/>
        </w:rPr>
        <w:t>Working address:</w:t>
      </w:r>
    </w:p>
    <w:p w:rsidR="00FA065A" w:rsidRDefault="00FA065A" w:rsidP="00AC56ED">
      <w:pPr>
        <w:spacing w:line="240" w:lineRule="auto"/>
        <w:rPr>
          <w:ins w:id="42" w:author="Georgios KATSAROS" w:date="2016-08-25T20:06:00Z"/>
          <w:b/>
        </w:rPr>
      </w:pPr>
    </w:p>
    <w:p w:rsidR="00FA065A" w:rsidRDefault="00FA065A" w:rsidP="00AC56ED">
      <w:pPr>
        <w:spacing w:line="240" w:lineRule="auto"/>
        <w:rPr>
          <w:ins w:id="43" w:author="Georgios KATSAROS" w:date="2016-08-25T20:07:00Z"/>
          <w:b/>
        </w:rPr>
      </w:pPr>
      <w:ins w:id="44" w:author="Georgios KATSAROS" w:date="2016-08-25T20:06:00Z">
        <w:r>
          <w:rPr>
            <w:b/>
          </w:rPr>
          <w:t xml:space="preserve">Describe your carreer path in a paragraph in such a way that it comes out that you are the best match for realizing this project </w:t>
        </w:r>
      </w:ins>
      <w:ins w:id="45" w:author="Georgios KATSAROS" w:date="2016-08-25T20:07:00Z">
        <w:r w:rsidRPr="00FA065A">
          <w:rPr>
            <w:b/>
          </w:rPr>
          <w:sym w:font="Wingdings" w:char="F04A"/>
        </w:r>
      </w:ins>
    </w:p>
    <w:p w:rsidR="000F48ED" w:rsidRDefault="000F48ED" w:rsidP="00AC56ED">
      <w:pPr>
        <w:spacing w:line="240" w:lineRule="auto"/>
        <w:rPr>
          <w:ins w:id="46" w:author="Georgios KATSAROS" w:date="2016-08-25T20:07:00Z"/>
          <w:b/>
        </w:rPr>
      </w:pPr>
    </w:p>
    <w:p w:rsidR="000F48ED" w:rsidRPr="00AC56ED" w:rsidRDefault="000F48ED" w:rsidP="00AC56ED">
      <w:pPr>
        <w:spacing w:line="240" w:lineRule="auto"/>
        <w:rPr>
          <w:b/>
        </w:rPr>
      </w:pPr>
      <w:ins w:id="47"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48" w:author="Georgios KATSAROS" w:date="2016-08-20T13:33:00Z">
            <w:rPr>
              <w:i/>
            </w:rPr>
          </w:rPrChange>
        </w:rPr>
      </w:pPr>
      <w:r w:rsidRPr="006065D9">
        <w:rPr>
          <w:lang w:val="de-AT"/>
          <w:rPrChange w:id="49" w:author="Georgios KATSAROS" w:date="2016-08-20T13:33:00Z">
            <w:rPr/>
          </w:rPrChange>
        </w:rPr>
        <w:t xml:space="preserve">Xiaobo Zhu1 el al., </w:t>
      </w:r>
      <w:r w:rsidRPr="006065D9">
        <w:rPr>
          <w:i/>
          <w:lang w:val="de-AT"/>
          <w:rPrChange w:id="50" w:author="Georgios KATSAROS" w:date="2016-08-20T13:33:00Z">
            <w:rPr>
              <w:i/>
            </w:rPr>
          </w:rPrChange>
        </w:rPr>
        <w:t>Nature</w:t>
      </w:r>
      <w:r w:rsidRPr="006065D9">
        <w:rPr>
          <w:lang w:val="de-AT"/>
          <w:rPrChange w:id="51" w:author="Georgios KATSAROS" w:date="2016-08-20T13:33:00Z">
            <w:rPr/>
          </w:rPrChange>
        </w:rPr>
        <w:t xml:space="preserve"> </w:t>
      </w:r>
      <w:r w:rsidRPr="006065D9">
        <w:rPr>
          <w:b/>
          <w:lang w:val="de-AT"/>
          <w:rPrChange w:id="52" w:author="Georgios KATSAROS" w:date="2016-08-20T13:33:00Z">
            <w:rPr>
              <w:b/>
            </w:rPr>
          </w:rPrChange>
        </w:rPr>
        <w:t>2011</w:t>
      </w:r>
      <w:r w:rsidRPr="006065D9">
        <w:rPr>
          <w:rFonts w:ascii="Arial" w:hAnsi="Arial" w:cs="Arial"/>
          <w:color w:val="333333"/>
          <w:shd w:val="clear" w:color="auto" w:fill="FFFFFF"/>
          <w:lang w:val="de-AT"/>
          <w:rPrChange w:id="53" w:author="Georgios KATSAROS" w:date="2016-08-20T13:33:00Z">
            <w:rPr>
              <w:rFonts w:ascii="Arial" w:hAnsi="Arial" w:cs="Arial"/>
              <w:color w:val="333333"/>
              <w:shd w:val="clear" w:color="auto" w:fill="FFFFFF"/>
            </w:rPr>
          </w:rPrChange>
        </w:rPr>
        <w:t xml:space="preserve"> </w:t>
      </w:r>
      <w:r w:rsidRPr="006065D9">
        <w:rPr>
          <w:lang w:val="de-AT"/>
          <w:rPrChange w:id="54"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870D23"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55" w:author="Georgios KATSAROS" w:date="2016-08-20T13:33:00Z">
            <w:rPr>
              <w:i/>
            </w:rPr>
          </w:rPrChange>
        </w:rPr>
      </w:pPr>
      <w:r>
        <w:rPr>
          <w:shd w:val="clear" w:color="auto" w:fill="FFFFFF"/>
        </w:rPr>
        <w:t xml:space="preserve"> </w:t>
      </w:r>
      <w:r w:rsidRPr="006065D9">
        <w:rPr>
          <w:shd w:val="clear" w:color="auto" w:fill="FFFFFF"/>
          <w:lang w:val="de-AT"/>
          <w:rPrChange w:id="56" w:author="Georgios KATSAROS" w:date="2016-08-20T13:33:00Z">
            <w:rPr>
              <w:shd w:val="clear" w:color="auto" w:fill="FFFFFF"/>
            </w:rPr>
          </w:rPrChange>
        </w:rPr>
        <w:t>H. Watzinger et al.,</w:t>
      </w:r>
      <w:r w:rsidRPr="006065D9">
        <w:rPr>
          <w:lang w:val="de-AT"/>
          <w:rPrChange w:id="57" w:author="Georgios KATSAROS" w:date="2016-08-20T13:33:00Z">
            <w:rPr/>
          </w:rPrChange>
        </w:rPr>
        <w:t xml:space="preserve"> </w:t>
      </w:r>
      <w:r>
        <w:fldChar w:fldCharType="begin"/>
      </w:r>
      <w:r w:rsidRPr="006065D9">
        <w:rPr>
          <w:lang w:val="de-AT"/>
          <w:rPrChange w:id="58" w:author="Georgios KATSAROS" w:date="2016-08-20T13:33:00Z">
            <w:rPr/>
          </w:rPrChange>
        </w:rPr>
        <w:instrText xml:space="preserve"> HYPERLINK "https://arxiv.org/abs/1607.02977" </w:instrText>
      </w:r>
      <w:r>
        <w:fldChar w:fldCharType="separate"/>
      </w:r>
      <w:r w:rsidRPr="006065D9">
        <w:rPr>
          <w:i/>
          <w:lang w:val="de-AT"/>
          <w:rPrChange w:id="59" w:author="Georgios KATSAROS" w:date="2016-08-20T13:33:00Z">
            <w:rPr>
              <w:i/>
            </w:rPr>
          </w:rPrChange>
        </w:rPr>
        <w:t>arXiv:1607.02977</w:t>
      </w:r>
      <w:r>
        <w:rPr>
          <w:i/>
        </w:rPr>
        <w:fldChar w:fldCharType="end"/>
      </w:r>
      <w:r w:rsidRPr="006065D9">
        <w:rPr>
          <w:i/>
          <w:lang w:val="de-AT"/>
          <w:rPrChange w:id="60"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61"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62" w:author="Georgios KATSAROS" w:date="2016-08-20T13:33:00Z">
            <w:rPr>
              <w:shd w:val="clear" w:color="auto" w:fill="FFFFFF"/>
            </w:rPr>
          </w:rPrChange>
        </w:rPr>
        <w:t xml:space="preserve"> </w:t>
      </w:r>
      <w:r w:rsidRPr="006065D9">
        <w:rPr>
          <w:lang w:val="de-AT"/>
          <w:rPrChange w:id="63" w:author="Georgios KATSAROS" w:date="2016-08-20T13:33:00Z">
            <w:rPr/>
          </w:rPrChange>
        </w:rPr>
        <w:t xml:space="preserve">Gonzalez-Zalba, M. F. et al., </w:t>
      </w:r>
      <w:r w:rsidRPr="006065D9">
        <w:rPr>
          <w:i/>
          <w:lang w:val="de-AT"/>
          <w:rPrChange w:id="64"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5"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1C7C33" w:rsidRDefault="006E20BD"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003C36A6" w:rsidRPr="006E20BD">
        <w:rPr>
          <w:shd w:val="clear" w:color="auto" w:fill="FFFFFF"/>
        </w:rPr>
        <w:t xml:space="preserve">F. H. L. Koppens et al., </w:t>
      </w:r>
      <w:r w:rsidR="003C36A6" w:rsidRPr="006E20BD">
        <w:rPr>
          <w:i/>
        </w:rPr>
        <w:t>Nature</w:t>
      </w:r>
      <w:r w:rsidR="003C36A6" w:rsidRPr="003C36A6">
        <w:t> 2006 442, 766-771</w:t>
      </w:r>
    </w:p>
    <w:p w:rsidR="001C7C33" w:rsidRPr="001C7C33" w:rsidRDefault="001C7C33"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Pr="001C7C33">
        <w:t>Jan Fischer and Daniel Loss</w:t>
      </w:r>
      <w:r>
        <w:t xml:space="preserve">, </w:t>
      </w:r>
      <w:r w:rsidRPr="001C7C33">
        <w:rPr>
          <w:i/>
        </w:rPr>
        <w:t>Phys. Rev. Lett.</w:t>
      </w:r>
      <w:r w:rsidRPr="001C7C33">
        <w:t> </w:t>
      </w:r>
      <w:r>
        <w:t>2010</w:t>
      </w:r>
      <w:r>
        <w:t xml:space="preserve"> </w:t>
      </w:r>
      <w:r>
        <w:t xml:space="preserve">105, 266603 </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FCF" w:rsidRDefault="00610FCF" w:rsidP="007436F6">
      <w:pPr>
        <w:spacing w:after="0" w:line="240" w:lineRule="auto"/>
      </w:pPr>
      <w:r>
        <w:separator/>
      </w:r>
    </w:p>
  </w:endnote>
  <w:endnote w:type="continuationSeparator" w:id="0">
    <w:p w:rsidR="00610FCF" w:rsidRDefault="00610FCF"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FCF" w:rsidRDefault="00610FCF" w:rsidP="007436F6">
      <w:pPr>
        <w:spacing w:after="0" w:line="240" w:lineRule="auto"/>
      </w:pPr>
      <w:r>
        <w:separator/>
      </w:r>
    </w:p>
  </w:footnote>
  <w:footnote w:type="continuationSeparator" w:id="0">
    <w:p w:rsidR="00610FCF" w:rsidRDefault="00610FCF"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3605"/>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A616B"/>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B22C6"/>
    <w:rsid w:val="003B702D"/>
    <w:rsid w:val="003C024A"/>
    <w:rsid w:val="003C0C66"/>
    <w:rsid w:val="003C36A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871E8"/>
    <w:rsid w:val="005966DE"/>
    <w:rsid w:val="005A23A8"/>
    <w:rsid w:val="005A2A96"/>
    <w:rsid w:val="005A3F64"/>
    <w:rsid w:val="005A3FDC"/>
    <w:rsid w:val="005A6C04"/>
    <w:rsid w:val="005A7B36"/>
    <w:rsid w:val="005B6B72"/>
    <w:rsid w:val="005C16AB"/>
    <w:rsid w:val="005C2ED5"/>
    <w:rsid w:val="005C72D2"/>
    <w:rsid w:val="005D14E8"/>
    <w:rsid w:val="005D44F9"/>
    <w:rsid w:val="005D6464"/>
    <w:rsid w:val="005E2F77"/>
    <w:rsid w:val="005E64E2"/>
    <w:rsid w:val="005F4A49"/>
    <w:rsid w:val="00600F2F"/>
    <w:rsid w:val="00602137"/>
    <w:rsid w:val="00605679"/>
    <w:rsid w:val="006058CE"/>
    <w:rsid w:val="006065D9"/>
    <w:rsid w:val="006072BD"/>
    <w:rsid w:val="00610755"/>
    <w:rsid w:val="00610FCF"/>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0A6C"/>
    <w:rsid w:val="00851F08"/>
    <w:rsid w:val="00852331"/>
    <w:rsid w:val="0085272A"/>
    <w:rsid w:val="00855CF5"/>
    <w:rsid w:val="00856250"/>
    <w:rsid w:val="008600A8"/>
    <w:rsid w:val="0086755F"/>
    <w:rsid w:val="00870D23"/>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A646F"/>
    <w:rsid w:val="009B33CE"/>
    <w:rsid w:val="009B639D"/>
    <w:rsid w:val="009C0FA8"/>
    <w:rsid w:val="009C4526"/>
    <w:rsid w:val="009C6ADE"/>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249EC"/>
    <w:rsid w:val="00C27B10"/>
    <w:rsid w:val="00C3036F"/>
    <w:rsid w:val="00C310C9"/>
    <w:rsid w:val="00C3155E"/>
    <w:rsid w:val="00C45E2C"/>
    <w:rsid w:val="00C50CB8"/>
    <w:rsid w:val="00C52FD1"/>
    <w:rsid w:val="00C543D6"/>
    <w:rsid w:val="00C544EA"/>
    <w:rsid w:val="00C5562C"/>
    <w:rsid w:val="00C62842"/>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E53B0"/>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C3251"/>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54F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13BC"/>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osip.kukucka@ist.ac.at" TargetMode="External"/><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05E93-02B3-4A1F-B111-63BEA7CCF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20</Pages>
  <Words>4992</Words>
  <Characters>28460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76</cp:revision>
  <dcterms:created xsi:type="dcterms:W3CDTF">2016-08-24T20:15:00Z</dcterms:created>
  <dcterms:modified xsi:type="dcterms:W3CDTF">2016-08-29T15:34:00Z</dcterms:modified>
</cp:coreProperties>
</file>