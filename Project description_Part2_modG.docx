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previous chapter, </w:t>
      </w:r>
      <w:r w:rsidR="00D13F7A">
        <w:t>the SHT</w:t>
      </w:r>
      <w:r>
        <w:t xml:space="preserve"> formed as a single quantum dot in </w:t>
      </w:r>
      <w:r w:rsidR="0042482E">
        <w:t xml:space="preserve">the </w:t>
      </w:r>
      <w:r>
        <w:t>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w:t>
      </w:r>
      <w:r w:rsidR="00027AE5">
        <w:t xml:space="preserve">a </w:t>
      </w:r>
      <w:r w:rsidR="00D13F7A">
        <w:t xml:space="preserve">showing Coulomb diamond pattern, as in [10].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of the SHT charge stability measurement.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316C84" w:rsidRPr="00EE7638" w:rsidRDefault="00316C84" w:rsidP="00064BA8">
      <w:r>
        <w:t xml:space="preserve">We have compared our reflectometry setup with the result </w:t>
      </w:r>
      <w:r w:rsidR="00677FA0">
        <w:t xml:space="preserve">of D. J. Reilly, C. M. Marcus et al </w:t>
      </w:r>
      <w:r w:rsidR="00677FA0">
        <w:rPr>
          <w:rFonts w:ascii="Verdana" w:hAnsi="Verdana"/>
          <w:color w:val="333333"/>
          <w:sz w:val="17"/>
          <w:szCs w:val="17"/>
          <w:shd w:val="clear" w:color="auto" w:fill="FFFFFF"/>
        </w:rPr>
        <w:t xml:space="preserve">[19] where they </w:t>
      </w:r>
      <w:r w:rsidR="00677FA0">
        <w:t xml:space="preserve">reported </w:t>
      </w:r>
      <w:r w:rsidR="00677FA0">
        <w:t>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the quantum point contact in dilution fridge with electron temperature of 120 mK. Following the same principle of sensitivity measurement as in [19] we have gotten around five times lower sensitivity, but our measurement is performed on the 4 K temperature and Coulomb peaks of our SHT </w:t>
      </w:r>
      <w:bookmarkStart w:id="4" w:name="_GoBack"/>
      <w:bookmarkEnd w:id="4"/>
      <w:r w:rsidR="00EE7638">
        <w:t xml:space="preserve">are much broader which reduces sensitivity. </w:t>
      </w:r>
    </w:p>
    <w:p w:rsidR="009434A8" w:rsidRPr="00064BA8" w:rsidRDefault="009434A8" w:rsidP="00064BA8"/>
    <w:p w:rsidR="00316C84" w:rsidRPr="00316C84" w:rsidRDefault="003562C0" w:rsidP="00316C84">
      <w:pPr>
        <w:pStyle w:val="Heading4"/>
      </w:pPr>
      <w:r>
        <w:t>Second generati</w:t>
      </w:r>
      <w:r w:rsidR="00B00503">
        <w:t xml:space="preserve">on of the reflectometry setup </w:t>
      </w:r>
      <w:ins w:id="5" w:author="Georgios KATSAROS" w:date="2016-08-25T10:04:00Z">
        <w:r w:rsidR="009F518E">
          <w:t xml:space="preserve"> </w:t>
        </w:r>
      </w:ins>
    </w:p>
    <w:p w:rsidR="00BA1C89" w:rsidRDefault="00741801" w:rsidP="00741801">
      <w:r>
        <w:t xml:space="preserve">The initial measurements have been done in a liquid helium </w:t>
      </w:r>
      <w:r w:rsidR="00027AE5">
        <w:t xml:space="preserve">dewar </w:t>
      </w:r>
      <w:r>
        <w:t>at 4 K temperature. Going lower in temperature</w:t>
      </w:r>
      <w:r w:rsidR="00BA1C89">
        <w:t>,</w:t>
      </w:r>
      <w:r>
        <w:t xml:space="preserve"> </w:t>
      </w:r>
      <w:r w:rsidR="00BA1C89">
        <w:t xml:space="preserve">further </w:t>
      </w:r>
      <w:r>
        <w:t>decreases</w:t>
      </w:r>
      <w:r w:rsidR="00BA1C89">
        <w:t xml:space="preserve"> </w:t>
      </w:r>
      <w:r w:rsidR="00027AE5">
        <w:t xml:space="preserve">the </w:t>
      </w:r>
      <w:r>
        <w:t xml:space="preserve">electron </w:t>
      </w:r>
      <w:r w:rsidR="00BA1C89">
        <w:t>temperature needed to resolve</w:t>
      </w:r>
      <w:r>
        <w:t xml:space="preserve"> the </w:t>
      </w:r>
      <w:r w:rsidR="00BA1C89">
        <w:t xml:space="preserve">physical effects in the next experiments. </w:t>
      </w:r>
      <w:ins w:id="6" w:author="Georgios KATSAROS" w:date="2016-08-25T09:40:00Z">
        <w:r w:rsidR="007B21BC">
          <w:t>Maybe here you can write that for lower temperature you expect sharper coulomb peaks, thus higher sensitivity. I think what is missing in the previous section is to speak what is the sensitivity of your setup. I kind of remember you had done this in Linz right?</w:t>
        </w:r>
      </w:ins>
    </w:p>
    <w:p w:rsidR="00BA1C89" w:rsidRDefault="00B77BAA" w:rsidP="00741801">
      <w:ins w:id="7" w:author="Georgios KATSAROS" w:date="2016-08-25T09:44:00Z">
        <w:r>
          <w:t xml:space="preserve">The first generation of the used setup and pcb board aimed to verify that indeed we have the knowhow to perform RF reflectometry measurements. </w:t>
        </w:r>
      </w:ins>
      <w:ins w:id="8" w:author="Georgios KATSAROS" w:date="2016-08-25T09:45:00Z">
        <w:r>
          <w:t xml:space="preserve">The second generation of the reflectometry setup will be installed in </w:t>
        </w:r>
      </w:ins>
      <w:del w:id="9" w:author="Georgios KATSAROS" w:date="2016-08-25T09:46:00Z">
        <w:r w:rsidR="00BA1C89" w:rsidDel="00B77BAA">
          <w:delText xml:space="preserve">Our group has changed the laboratory environment which is now placed at IST Austria. New lab is equipped with </w:delText>
        </w:r>
      </w:del>
      <w:r w:rsidR="00BA1C89">
        <w:t xml:space="preserve">dilution fridges allowing us to achieve temperatures down to 10 mK. </w:t>
      </w:r>
    </w:p>
    <w:p w:rsidR="00BA1C89" w:rsidRDefault="00BA1C89" w:rsidP="00741801">
      <w:r>
        <w:t xml:space="preserve">For the purpose of measuring several samples and </w:t>
      </w:r>
      <w:ins w:id="10" w:author="Georgios KATSAROS" w:date="2016-08-25T09:46:00Z">
        <w:r w:rsidR="00B77BAA">
          <w:t xml:space="preserve">due to the </w:t>
        </w:r>
      </w:ins>
      <w:r>
        <w:t xml:space="preserve">necessity for </w:t>
      </w:r>
      <w:del w:id="11" w:author="Georgios KATSAROS" w:date="2016-08-25T09:46:00Z">
        <w:r w:rsidDel="00B77BAA">
          <w:delText xml:space="preserve">the </w:delText>
        </w:r>
      </w:del>
      <w:ins w:id="12" w:author="Georgios KATSAROS" w:date="2016-08-25T09:46:00Z">
        <w:r w:rsidR="00B77BAA">
          <w:t xml:space="preserve">a </w:t>
        </w:r>
      </w:ins>
      <w:r>
        <w:t xml:space="preserve">higher number of RF lines dictated by </w:t>
      </w:r>
      <w:del w:id="13" w:author="Georgios KATSAROS" w:date="2016-08-25T09:46:00Z">
        <w:r w:rsidDel="00B77BAA">
          <w:delText xml:space="preserve">next </w:delText>
        </w:r>
      </w:del>
      <w:r>
        <w:t xml:space="preserve">experiments of spin manipulation, </w:t>
      </w:r>
      <w:del w:id="14" w:author="Georgios KATSAROS" w:date="2016-08-25T09:46:00Z">
        <w:r w:rsidR="00DA6C9B" w:rsidDel="00B77BAA">
          <w:delText>the</w:delText>
        </w:r>
      </w:del>
      <w:ins w:id="15" w:author="Georgios KATSAROS" w:date="2016-08-25T09:46:00Z">
        <w:r w:rsidR="00B77BAA">
          <w:t>a</w:t>
        </w:r>
      </w:ins>
      <w:r w:rsidR="00DA6C9B">
        <w:t xml:space="preserve"> new PCB</w:t>
      </w:r>
      <w:r w:rsidR="00BC095B">
        <w:t xml:space="preserve"> w</w:t>
      </w:r>
      <w:ins w:id="16" w:author="Georgios KATSAROS" w:date="2016-08-25T09:46:00Z">
        <w:r w:rsidR="00B77BAA">
          <w:t xml:space="preserve">ill be </w:t>
        </w:r>
      </w:ins>
      <w:del w:id="17" w:author="Georgios KATSAROS" w:date="2016-08-25T09:46:00Z">
        <w:r w:rsidR="00BC095B" w:rsidDel="00B77BAA">
          <w:delText xml:space="preserve">as </w:delText>
        </w:r>
      </w:del>
      <w:r w:rsidR="00BC095B">
        <w:t>designed</w:t>
      </w:r>
      <w:r w:rsidR="009031E2">
        <w:t xml:space="preserve"> (</w:t>
      </w:r>
      <w:ins w:id="18" w:author="Georgios KATSAROS" w:date="2016-08-25T09:46:00Z">
        <w:r w:rsidR="00B77BAA">
          <w:t>do not show it</w:t>
        </w:r>
      </w:ins>
      <w:del w:id="19" w:author="Georgios KATSAROS" w:date="2016-08-25T09:46:00Z">
        <w:r w:rsidR="009031E2" w:rsidDel="00B77BAA">
          <w:delText>Figure 9</w:delText>
        </w:r>
      </w:del>
      <w:r w:rsidR="009031E2">
        <w:t>)</w:t>
      </w:r>
      <w:r w:rsidR="00BC095B">
        <w:t>.</w:t>
      </w:r>
      <w:r w:rsidR="00DA6C9B">
        <w:t xml:space="preserve"> </w:t>
      </w:r>
      <w:ins w:id="20" w:author="Georgios KATSAROS" w:date="2016-08-25T09:46:00Z">
        <w:r w:rsidR="00B77BAA">
          <w:t xml:space="preserve">The </w:t>
        </w:r>
      </w:ins>
      <w:del w:id="21" w:author="Georgios KATSAROS" w:date="2016-08-25T09:46:00Z">
        <w:r w:rsidR="009031E2" w:rsidDel="00B77BAA">
          <w:delText>N</w:delText>
        </w:r>
      </w:del>
      <w:ins w:id="22" w:author="Georgios KATSAROS" w:date="2016-08-25T09:46:00Z">
        <w:r w:rsidR="00B77BAA">
          <w:t>n</w:t>
        </w:r>
      </w:ins>
      <w:r w:rsidR="009031E2">
        <w:t xml:space="preserve">ew design </w:t>
      </w:r>
      <w:ins w:id="23" w:author="Georgios KATSAROS" w:date="2016-08-25T09:46:00Z">
        <w:r w:rsidR="00B77BAA">
          <w:t xml:space="preserve">will </w:t>
        </w:r>
      </w:ins>
      <w:r w:rsidR="00DA6C9B">
        <w:t>a</w:t>
      </w:r>
      <w:r w:rsidR="009031E2">
        <w:t>llow</w:t>
      </w:r>
      <w:del w:id="24" w:author="Georgios KATSAROS" w:date="2016-08-25T09:47:00Z">
        <w:r w:rsidR="009031E2" w:rsidDel="00B77BAA">
          <w:delText>s</w:delText>
        </w:r>
      </w:del>
      <w:r w:rsidR="00DA6C9B">
        <w:t xml:space="preserve"> frequency multiplexing of four different reflectometry resonant circuits enabling </w:t>
      </w:r>
      <w:ins w:id="25" w:author="Georgios KATSAROS" w:date="2016-08-25T09:52:00Z">
        <w:r w:rsidR="000906A3">
          <w:t xml:space="preserve">the </w:t>
        </w:r>
      </w:ins>
      <w:r w:rsidR="00DA6C9B">
        <w:t xml:space="preserve">measurement of four samples </w:t>
      </w:r>
      <w:ins w:id="26" w:author="Georgios KATSAROS" w:date="2016-08-25T09:53:00Z">
        <w:r w:rsidR="000906A3">
          <w:t>by using just one RF line (</w:t>
        </w:r>
      </w:ins>
      <w:r w:rsidR="00DA6C9B">
        <w:t>at once</w:t>
      </w:r>
      <w:ins w:id="27" w:author="Georgios KATSAROS" w:date="2016-08-25T09:53:00Z">
        <w:r w:rsidR="000906A3">
          <w:t>, is this true? With the UHF we can measure two in parallel but not all the 4 or am I wrong?)</w:t>
        </w:r>
      </w:ins>
      <w:r w:rsidR="00DA6C9B">
        <w:t xml:space="preserve">. </w:t>
      </w:r>
      <w:r w:rsidR="00BC095B">
        <w:t xml:space="preserve"> </w:t>
      </w:r>
      <w:ins w:id="28" w:author="Georgios KATSAROS" w:date="2016-08-25T09:54:00Z">
        <w:r w:rsidR="000906A3">
          <w:t xml:space="preserve">We will install in the dilution fridge insert a similar reflectometry system like the one used in the 4K dip-stick. </w:t>
        </w:r>
      </w:ins>
      <w:del w:id="29" w:author="Georgios KATSAROS" w:date="2016-08-25T09:57:00Z">
        <w:r w:rsidR="00BC095B" w:rsidDel="000906A3">
          <w:delText>Also, new type of</w:delText>
        </w:r>
        <w:r w:rsidR="00DA6C9B" w:rsidDel="000906A3">
          <w:delText xml:space="preserve"> the</w:delText>
        </w:r>
        <w:r w:rsidR="00BC095B" w:rsidDel="000906A3">
          <w:delText xml:space="preserve"> PCB holder</w:delText>
        </w:r>
        <w:r w:rsidR="00DA6C9B" w:rsidDel="000906A3">
          <w:delText xml:space="preserve"> (dilution fridge insert)</w:delText>
        </w:r>
        <w:r w:rsidR="00BC095B" w:rsidDel="000906A3">
          <w:delText xml:space="preserve">, replacement for the previously used Plexiglas stick was manufactured by dilution fridge company and equipped with coax cables, attenuators, </w:delText>
        </w:r>
        <w:r w:rsidR="007A4BFA" w:rsidDel="000906A3">
          <w:delText xml:space="preserve">cryogenic amplifier, </w:delText>
        </w:r>
        <w:r w:rsidR="00BC095B" w:rsidDel="000906A3">
          <w:delText xml:space="preserve">directional coupler by </w:delText>
        </w:r>
        <w:r w:rsidR="00BC095B" w:rsidDel="000906A3">
          <w:lastRenderedPageBreak/>
          <w:delText xml:space="preserve">our electronic </w:delText>
        </w:r>
        <w:r w:rsidR="00DA6C9B" w:rsidDel="000906A3">
          <w:delText>technician Thomas Adletzberger</w:delText>
        </w:r>
        <w:r w:rsidR="007A4BFA" w:rsidDel="000906A3">
          <w:delText xml:space="preserve"> to reproduce the reflectometry system mounted on the Plexiglas stick and upgrade. </w:delText>
        </w:r>
      </w:del>
      <w:ins w:id="30" w:author="Georgios KATSAROS" w:date="2016-08-25T09:57:00Z">
        <w:r w:rsidR="000906A3">
          <w:t xml:space="preserve">However there will be several improvements. </w:t>
        </w:r>
      </w:ins>
      <w:ins w:id="31" w:author="Georgios KATSAROS" w:date="2016-08-25T09:58:00Z">
        <w:r w:rsidR="000906A3">
          <w:t xml:space="preserve">There will be an </w:t>
        </w:r>
      </w:ins>
      <w:del w:id="32" w:author="Georgios KATSAROS" w:date="2016-08-25T09:58:00Z">
        <w:r w:rsidR="007A4BFA" w:rsidDel="000906A3">
          <w:delText>U</w:delText>
        </w:r>
      </w:del>
      <w:ins w:id="33" w:author="Georgios KATSAROS" w:date="2016-08-25T09:58:00Z">
        <w:r w:rsidR="000906A3">
          <w:t>u</w:t>
        </w:r>
      </w:ins>
      <w:r w:rsidR="007A4BFA">
        <w:t xml:space="preserve">pgrade </w:t>
      </w:r>
      <w:del w:id="34" w:author="Georgios KATSAROS" w:date="2016-08-25T10:01:00Z">
        <w:r w:rsidR="007A4BFA" w:rsidDel="003B22C6">
          <w:delText>is done is</w:delText>
        </w:r>
      </w:del>
      <w:ins w:id="35" w:author="Georgios KATSAROS" w:date="2016-08-25T10:01:00Z">
        <w:r w:rsidR="003B22C6">
          <w:t>in</w:t>
        </w:r>
      </w:ins>
      <w:r w:rsidR="007A4BFA">
        <w:t xml:space="preserve"> terms of using lower thermal conducting stainless steel and superconducting niobium titanium coaxial cables</w:t>
      </w:r>
      <w:r w:rsidR="002A6168">
        <w:t xml:space="preserve">, attenuators, </w:t>
      </w:r>
      <w:ins w:id="36" w:author="Georgios KATSAROS" w:date="2016-08-25T10:01:00Z">
        <w:r w:rsidR="009F518E">
          <w:t xml:space="preserve">and </w:t>
        </w:r>
      </w:ins>
      <w:r w:rsidR="002A6168">
        <w:t xml:space="preserve">additional DC filtering of all </w:t>
      </w:r>
      <w:ins w:id="37" w:author="Georgios KATSAROS" w:date="2016-08-25T10:01:00Z">
        <w:r w:rsidR="009F518E">
          <w:t xml:space="preserve">the </w:t>
        </w:r>
      </w:ins>
      <w:r w:rsidR="002A6168">
        <w:t xml:space="preserve">DC wires. </w:t>
      </w:r>
      <w:ins w:id="38" w:author="Georgios KATSAROS" w:date="2016-08-25T10:01:00Z">
        <w:r w:rsidR="009F518E">
          <w:t xml:space="preserve">In addition, </w:t>
        </w:r>
      </w:ins>
      <w:ins w:id="39" w:author="Georgios KATSAROS" w:date="2016-08-25T10:02:00Z">
        <w:r w:rsidR="009F518E">
          <w:t xml:space="preserve">a </w:t>
        </w:r>
      </w:ins>
      <w:del w:id="40" w:author="Georgios KATSAROS" w:date="2016-08-25T10:02:00Z">
        <w:r w:rsidR="002A6168" w:rsidDel="009F518E">
          <w:delText>N</w:delText>
        </w:r>
      </w:del>
      <w:ins w:id="41" w:author="Georgios KATSAROS" w:date="2016-08-25T10:02:00Z">
        <w:r w:rsidR="009F518E">
          <w:t>N</w:t>
        </w:r>
      </w:ins>
      <w:r w:rsidR="002A6168">
        <w:t xml:space="preserve">iobium titanium </w:t>
      </w:r>
      <w:ins w:id="42" w:author="Georgios KATSAROS" w:date="2016-08-25T10:02:00Z">
        <w:r w:rsidR="009F518E">
          <w:t xml:space="preserve">superconducting </w:t>
        </w:r>
      </w:ins>
      <w:r w:rsidR="002A6168">
        <w:t>cable</w:t>
      </w:r>
      <w:del w:id="43" w:author="Georgios KATSAROS" w:date="2016-08-25T10:02:00Z">
        <w:r w:rsidR="002A6168" w:rsidDel="009F518E">
          <w:delText>s</w:delText>
        </w:r>
      </w:del>
      <w:r w:rsidR="002A6168">
        <w:t xml:space="preserve"> </w:t>
      </w:r>
      <w:ins w:id="44" w:author="Georgios KATSAROS" w:date="2016-08-25T10:02:00Z">
        <w:r w:rsidR="009F518E">
          <w:t xml:space="preserve">is going to be </w:t>
        </w:r>
      </w:ins>
      <w:del w:id="45" w:author="Georgios KATSAROS" w:date="2016-08-25T10:02:00Z">
        <w:r w:rsidR="002A6168" w:rsidDel="009F518E">
          <w:delText xml:space="preserve">are </w:delText>
        </w:r>
      </w:del>
      <w:r w:rsidR="002A6168">
        <w:t xml:space="preserve">used between the input of the cryogenic amplifier and sample stage because of </w:t>
      </w:r>
      <w:ins w:id="46" w:author="Georgios KATSAROS" w:date="2016-08-25T10:02:00Z">
        <w:r w:rsidR="009F518E">
          <w:t>its</w:t>
        </w:r>
      </w:ins>
      <w:del w:id="47" w:author="Georgios KATSAROS" w:date="2016-08-25T10:02:00Z">
        <w:r w:rsidR="002A6168" w:rsidDel="009F518E">
          <w:delText>their</w:delText>
        </w:r>
      </w:del>
      <w:r w:rsidR="002A6168">
        <w:t xml:space="preserve"> very low thermal conduction, to avoid heating of the </w:t>
      </w:r>
      <w:del w:id="48" w:author="Georgios KATSAROS" w:date="2016-08-25T10:03:00Z">
        <w:r w:rsidR="002A6168" w:rsidDel="009F518E">
          <w:delText xml:space="preserve">sample </w:delText>
        </w:r>
      </w:del>
      <w:ins w:id="49" w:author="Georgios KATSAROS" w:date="2016-08-25T10:03:00Z">
        <w:r w:rsidR="009F518E">
          <w:t xml:space="preserve">mixing chamber </w:t>
        </w:r>
      </w:ins>
      <w:r w:rsidR="002A6168">
        <w:t xml:space="preserve">stage of the fridge which has cooling power </w:t>
      </w:r>
      <w:del w:id="50" w:author="Georgios KATSAROS" w:date="2016-08-25T10:03:00Z">
        <w:r w:rsidR="002A6168" w:rsidDel="009F518E">
          <w:delText xml:space="preserve">in </w:delText>
        </w:r>
      </w:del>
      <w:ins w:id="51" w:author="Georgios KATSAROS" w:date="2016-08-25T10:03:00Z">
        <w:r w:rsidR="009F518E">
          <w:t xml:space="preserve">of a few </w:t>
        </w:r>
      </w:ins>
      <w:r w:rsidR="002A6168">
        <w:t>tens of uW</w:t>
      </w:r>
      <w:ins w:id="52" w:author="Georgios KATSAROS" w:date="2016-08-25T10:03:00Z">
        <w:r w:rsidR="009F518E">
          <w:t xml:space="preserve"> in the insert</w:t>
        </w:r>
      </w:ins>
      <w:r w:rsidR="002A6168">
        <w:t xml:space="preserve">.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Figure 9: Newer version of the PCB (green) with the mounted sample (middle, grey) fabricated in our group by Lada Vuku</w:t>
      </w:r>
      <w:r w:rsidRPr="00FC46D0">
        <w:t>š</w:t>
      </w:r>
      <w:r>
        <w:t>i</w:t>
      </w:r>
      <w:r w:rsidRPr="00FC46D0">
        <w:t>ć</w:t>
      </w:r>
      <w:r>
        <w:t xml:space="preserve">. Altogether mounted on the golden plated copper fork on the dilution fridge insert. The copper colored wires are the coaxial cables providing the high frequency connection for a spin manipulation and readout. </w:t>
      </w:r>
      <w:ins w:id="53" w:author="Georgios KATSAROS" w:date="2016-08-25T10:04:00Z">
        <w:r w:rsidR="009F518E">
          <w:t>( I would delete this picture)</w:t>
        </w:r>
      </w:ins>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9F518E" w:rsidP="0065656C">
      <w:ins w:id="54" w:author="Georgios KATSAROS" w:date="2016-08-25T10:05:00Z">
        <w:r>
          <w:t xml:space="preserve">The </w:t>
        </w:r>
      </w:ins>
      <w:del w:id="55" w:author="Georgios KATSAROS" w:date="2016-08-25T10:05:00Z">
        <w:r w:rsidR="0065656C" w:rsidDel="009F518E">
          <w:delText>V</w:delText>
        </w:r>
      </w:del>
      <w:ins w:id="56" w:author="Georgios KATSAROS" w:date="2016-08-25T10:05:00Z">
        <w:r>
          <w:t>v</w:t>
        </w:r>
      </w:ins>
      <w:r w:rsidR="0065656C">
        <w:t xml:space="preserve">ector network analyzer </w:t>
      </w:r>
      <w:ins w:id="57" w:author="Georgios KATSAROS" w:date="2016-08-25T10:05:00Z">
        <w:r>
          <w:t xml:space="preserve">which was </w:t>
        </w:r>
      </w:ins>
      <w:r w:rsidR="0065656C">
        <w:t xml:space="preserve">used so far for the measurements </w:t>
      </w:r>
      <w:del w:id="58" w:author="Georgios KATSAROS" w:date="2016-08-25T10:05:00Z">
        <w:r w:rsidR="0065656C" w:rsidDel="009F518E">
          <w:delText>is</w:delText>
        </w:r>
      </w:del>
      <w:ins w:id="59" w:author="Georgios KATSAROS" w:date="2016-08-25T10:05:00Z">
        <w:r>
          <w:t xml:space="preserve">will be </w:t>
        </w:r>
      </w:ins>
      <w:del w:id="60" w:author="Georgios KATSAROS" w:date="2016-08-25T10:05:00Z">
        <w:r w:rsidR="0065656C" w:rsidDel="009F518E">
          <w:delText xml:space="preserve"> </w:delText>
        </w:r>
      </w:del>
      <w:r w:rsidR="0065656C">
        <w:t xml:space="preserve">replaced with </w:t>
      </w:r>
      <w:ins w:id="61" w:author="Georgios KATSAROS" w:date="2016-08-25T10:05:00Z">
        <w:r>
          <w:t xml:space="preserve">a </w:t>
        </w:r>
      </w:ins>
      <w:r w:rsidR="0065656C">
        <w:t>Zurich Instruments UHF lock</w:t>
      </w:r>
      <w:r w:rsidR="004A00C1">
        <w:t xml:space="preserve"> </w:t>
      </w:r>
      <w:r w:rsidR="0065656C">
        <w:t xml:space="preserve">in amplifier which enables faster and longer data acquisition, more inputs and generally more measurement flexibility. </w:t>
      </w:r>
      <w:ins w:id="62" w:author="Georgios KATSAROS" w:date="2016-08-25T10:05:00Z">
        <w:r>
          <w:t>(</w:t>
        </w:r>
      </w:ins>
      <w:r w:rsidR="0065656C">
        <w:t xml:space="preserve">For the spin relaxation time and spin manipulation measurement arbitrary waveform microsecond pulses with </w:t>
      </w:r>
      <w:r w:rsidR="004A00C1">
        <w:t xml:space="preserve">a </w:t>
      </w:r>
      <w:r w:rsidR="0065656C">
        <w:t xml:space="preserve">nanosecond rise time are needed. Those are generated using </w:t>
      </w:r>
      <w:del w:id="63" w:author="Georgios KATSAROS" w:date="2016-08-24T22:25:00Z">
        <w:r w:rsidR="004A00C1" w:rsidDel="00027AE5">
          <w:delText xml:space="preserve">the </w:delText>
        </w:r>
      </w:del>
      <w:ins w:id="64" w:author="Georgios KATSAROS" w:date="2016-08-24T22:25:00Z">
        <w:r w:rsidR="00027AE5">
          <w:t xml:space="preserve">a </w:t>
        </w:r>
      </w:ins>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w:t>
      </w:r>
      <w:r w:rsidR="00F018F4">
        <w:lastRenderedPageBreak/>
        <w:t xml:space="preserve">according to our need. All the codes can be found on the GitHub. </w:t>
      </w:r>
      <w:ins w:id="65" w:author="Georgios KATSAROS" w:date="2016-08-25T10:05:00Z">
        <w:r>
          <w:t>This part should go below when you describe the experiments)</w:t>
        </w:r>
      </w:ins>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Del="009F518E" w:rsidRDefault="00025028" w:rsidP="00B00503">
      <w:pPr>
        <w:rPr>
          <w:del w:id="66" w:author="Georgios KATSAROS" w:date="2016-08-25T10:06:00Z"/>
          <w:b/>
        </w:rPr>
      </w:pPr>
      <w:del w:id="67" w:author="Georgios KATSAROS" w:date="2016-08-25T10:06:00Z">
        <w:r w:rsidRPr="00B00503" w:rsidDel="009F518E">
          <w:rPr>
            <w:b/>
            <w:i/>
          </w:rPr>
          <w:delText>TO DO:</w:delText>
        </w:r>
      </w:del>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9F518E" w:rsidP="00CE4A72">
      <w:ins w:id="68" w:author="Georgios KATSAROS" w:date="2016-08-25T10:06:00Z">
        <w:r>
          <w:t>As in the ohmic reflectrometry also for t</w:t>
        </w:r>
      </w:ins>
      <w:ins w:id="69" w:author="Georgios KATSAROS" w:date="2016-08-24T22:25:00Z">
        <w:r w:rsidR="00027AE5">
          <w:t xml:space="preserve">he </w:t>
        </w:r>
      </w:ins>
      <w:del w:id="70" w:author="Georgios KATSAROS" w:date="2016-08-24T22:25:00Z">
        <w:r w:rsidR="00255505" w:rsidDel="00027AE5">
          <w:delText>G</w:delText>
        </w:r>
      </w:del>
      <w:ins w:id="71" w:author="Georgios KATSAROS" w:date="2016-08-24T22:25:00Z">
        <w:r w:rsidR="00027AE5">
          <w:t>g</w:t>
        </w:r>
      </w:ins>
      <w:r w:rsidR="00260340">
        <w:t>ate reflectometry</w:t>
      </w:r>
      <w:r w:rsidR="00255505">
        <w:t xml:space="preserve"> </w:t>
      </w:r>
      <w:ins w:id="72" w:author="Georgios KATSAROS" w:date="2016-08-25T10:06:00Z">
        <w:r>
          <w:t xml:space="preserve">the </w:t>
        </w:r>
      </w:ins>
      <w:r w:rsidR="00255505">
        <w:t>readout parameters are</w:t>
      </w:r>
      <w:r w:rsidR="00260340">
        <w:t xml:space="preserve"> </w:t>
      </w:r>
      <w:ins w:id="73" w:author="Georgios KATSAROS" w:date="2016-08-25T10:06:00Z">
        <w:r>
          <w:t xml:space="preserve">the </w:t>
        </w:r>
      </w:ins>
      <w:r w:rsidR="00260340">
        <w:t>phase shift</w:t>
      </w:r>
      <w:r w:rsidR="00255505">
        <w:t xml:space="preserve"> ∆</w:t>
      </w:r>
      <w:r w:rsidR="00255505">
        <w:rPr>
          <w:rFonts w:ascii="Gulim" w:eastAsia="Gulim" w:hAnsi="Gulim" w:hint="eastAsia"/>
        </w:rPr>
        <w:t>φ</w:t>
      </w:r>
      <w:r w:rsidR="00255505">
        <w:t xml:space="preserve"> and </w:t>
      </w:r>
      <w:ins w:id="74" w:author="Georgios KATSAROS" w:date="2016-08-25T10:06:00Z">
        <w:r>
          <w:t xml:space="preserve">the </w:t>
        </w:r>
      </w:ins>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ins w:id="75" w:author="Georgios KATSAROS" w:date="2016-08-25T10:07:00Z">
        <w:r>
          <w:t xml:space="preserve">the </w:t>
        </w:r>
      </w:ins>
      <w:r w:rsidR="00260340">
        <w:t>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xml:space="preserve">. </w:t>
      </w:r>
      <w:ins w:id="76" w:author="Georgios KATSAROS" w:date="2016-08-24T22:26:00Z">
        <w:r w:rsidR="006D4427">
          <w:rPr>
            <w:rFonts w:eastAsiaTheme="minorEastAsia"/>
          </w:rPr>
          <w:t xml:space="preserve">Is there an intuitive argument why it scales with the the square of alpha? </w:t>
        </w:r>
      </w:ins>
      <w:r w:rsidR="00386FF5">
        <w:rPr>
          <w:rFonts w:eastAsiaTheme="minorEastAsia"/>
        </w:rPr>
        <w:t>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 xml:space="preserve">Since </w:t>
      </w:r>
      <w:ins w:id="77" w:author="Georgios KATSAROS" w:date="2016-08-25T10:07:00Z">
        <w:r>
          <w:t xml:space="preserve">the </w:t>
        </w:r>
      </w:ins>
      <w:r w:rsidR="00CE4A72">
        <w:t xml:space="preserve">gate electrode and </w:t>
      </w:r>
      <w:ins w:id="78" w:author="Georgios KATSAROS" w:date="2016-08-25T10:07:00Z">
        <w:r>
          <w:t xml:space="preserve">the </w:t>
        </w:r>
      </w:ins>
      <w:r w:rsidR="00CE4A72">
        <w:t>nanowire</w:t>
      </w:r>
      <w:ins w:id="79" w:author="Georgios KATSAROS" w:date="2016-08-25T10:07:00Z">
        <w:r>
          <w:t xml:space="preserve"> separated by a thin </w:t>
        </w:r>
      </w:ins>
      <w:del w:id="80" w:author="Georgios KATSAROS" w:date="2016-08-25T10:07:00Z">
        <w:r w:rsidR="00CE4A72" w:rsidDel="009F518E">
          <w:delText xml:space="preserve">, with </w:delText>
        </w:r>
      </w:del>
      <w:r w:rsidR="00CE4A72">
        <w:t>dielectric</w:t>
      </w:r>
      <w:del w:id="81" w:author="Georgios KATSAROS" w:date="2016-08-25T10:07:00Z">
        <w:r w:rsidR="00CE4A72" w:rsidDel="009F518E">
          <w:delText xml:space="preserve"> layer in between,</w:delText>
        </w:r>
      </w:del>
      <w:r w:rsidR="00CE4A72">
        <w:t xml:space="preserve"> form</w:t>
      </w:r>
      <w:del w:id="82" w:author="Georgios KATSAROS" w:date="2016-08-25T10:08:00Z">
        <w:r w:rsidR="00CE4A72" w:rsidDel="009F518E">
          <w:delText>ing</w:delText>
        </w:r>
      </w:del>
      <w:r w:rsidR="00CE4A72">
        <w:t xml:space="preserve"> approximately </w:t>
      </w:r>
      <w:ins w:id="83" w:author="Georgios KATSAROS" w:date="2016-08-25T10:08:00Z">
        <w:r>
          <w:t xml:space="preserve">a </w:t>
        </w:r>
      </w:ins>
      <w:r w:rsidR="00CE4A72">
        <w:t>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ins w:id="84" w:author="Georgios KATSAROS" w:date="2016-08-25T10:12:00Z">
        <w:r w:rsidR="005966DE">
          <w:rPr>
            <w:rFonts w:eastAsiaTheme="minorEastAsia"/>
            <w:color w:val="252525"/>
            <w:shd w:val="clear" w:color="auto" w:fill="F9F9F9"/>
          </w:rPr>
          <w:t>(since… what is happening?)</w:t>
        </w:r>
      </w:ins>
      <w:r w:rsidR="00CE4A72" w:rsidRPr="008D5CDA">
        <w:t xml:space="preserve">. </w:t>
      </w:r>
      <w:r w:rsidR="008D5CDA" w:rsidRPr="008D5CDA">
        <w:t>Using gate reflectometry in gate defined DQD in GaAs J.I. Colless et</w:t>
      </w:r>
      <w:r w:rsidR="00AC4D90">
        <w:t xml:space="preserve"> al</w:t>
      </w:r>
      <w:ins w:id="85" w:author="Georgios KATSAROS" w:date="2016-08-25T10:13:00Z">
        <w:r w:rsidR="005966DE">
          <w:t>.</w:t>
        </w:r>
      </w:ins>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ins w:id="86" w:author="Georgios KATSAROS" w:date="2016-08-25T10:13:00Z">
        <w:r w:rsidR="005966DE">
          <w:t xml:space="preserve"> (compary it with ohmic reflectometry)</w:t>
        </w:r>
      </w:ins>
      <w:r w:rsidR="00AC4D90">
        <w:t>. In our system using</w:t>
      </w:r>
      <w:r w:rsidR="00286930">
        <w:t xml:space="preserve"> </w:t>
      </w:r>
      <w:del w:id="87" w:author="Georgios KATSAROS" w:date="2016-08-25T10:13:00Z">
        <w:r w:rsidR="00286930" w:rsidDel="005966DE">
          <w:delText>the</w:delText>
        </w:r>
        <w:r w:rsidR="00AC4D90" w:rsidDel="005966DE">
          <w:delText xml:space="preserve"> </w:delText>
        </w:r>
      </w:del>
      <w:r w:rsidR="00AC4D90" w:rsidRPr="00AC4D90">
        <w:t>HfO</w:t>
      </w:r>
      <w:r w:rsidR="00AC4D90">
        <w:rPr>
          <w:vertAlign w:val="subscript"/>
        </w:rPr>
        <w:t xml:space="preserve">2 </w:t>
      </w:r>
      <w:r w:rsidR="00AC4D90">
        <w:t xml:space="preserve">as </w:t>
      </w:r>
      <w:r w:rsidR="00286930">
        <w:t xml:space="preserve">a </w:t>
      </w:r>
      <w:r w:rsidR="00AC4D90">
        <w:t>dielectric</w:t>
      </w:r>
      <w:ins w:id="88" w:author="Georgios KATSAROS" w:date="2016-08-25T10:13:00Z">
        <w:r w:rsidR="005966DE">
          <w:t>,</w:t>
        </w:r>
      </w:ins>
      <w:r w:rsidR="00AC4D90">
        <w:t xml:space="preserve"> which has ε</w:t>
      </w:r>
      <w:r w:rsidR="00AC4D90">
        <w:rPr>
          <w:vertAlign w:val="subscript"/>
        </w:rPr>
        <w:t>roxide</w:t>
      </w:r>
      <w:r w:rsidR="00AC4D90">
        <w:t xml:space="preserve"> = 24</w:t>
      </w:r>
      <w:ins w:id="89" w:author="Georgios KATSAROS" w:date="2016-08-25T10:14:00Z">
        <w:r w:rsidR="005966DE">
          <w:t>,</w:t>
        </w:r>
      </w:ins>
      <w:r w:rsidR="00AC4D90">
        <w:t xml:space="preserve"> we can </w:t>
      </w:r>
      <w:ins w:id="90" w:author="Georgios KATSAROS" w:date="2016-08-25T10:14:00Z">
        <w:r w:rsidR="005966DE">
          <w:t xml:space="preserve">have a film of 4nm </w:t>
        </w:r>
      </w:ins>
      <w:del w:id="91" w:author="Georgios KATSAROS" w:date="2016-08-25T10:14:00Z">
        <w:r w:rsidR="00AC4D90" w:rsidDel="005966DE">
          <w:delText xml:space="preserve">go down to 4 nm </w:delText>
        </w:r>
      </w:del>
      <w:r w:rsidR="00AC4D90">
        <w:t xml:space="preserve">in thickness, so we expect to have </w:t>
      </w:r>
      <w:ins w:id="92" w:author="Georgios KATSAROS" w:date="2016-08-25T10:14:00Z">
        <w:r w:rsidR="005966DE">
          <w:t xml:space="preserve">a </w:t>
        </w:r>
      </w:ins>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ins w:id="93" w:author="Georgios KATSAROS" w:date="2016-08-25T10:14:00Z">
        <w:r w:rsidR="005966DE">
          <w:t xml:space="preserve">that reported in </w:t>
        </w:r>
      </w:ins>
      <w:r w:rsidR="00F3057B">
        <w:t>[12].</w:t>
      </w:r>
      <w:r w:rsidR="00024D67">
        <w:t xml:space="preserve"> </w:t>
      </w:r>
    </w:p>
    <w:p w:rsidR="00024D67" w:rsidRDefault="00024D67" w:rsidP="00CE4A72">
      <w:pPr>
        <w:rPr>
          <w:i/>
        </w:rPr>
      </w:pPr>
      <w:r w:rsidRPr="00024D67">
        <w:rPr>
          <w:i/>
        </w:rPr>
        <w:t>(Here it is maybe possible to put in Qucs simulation using circuit model similar to Natalia but adopted for gate reflectometry, to see how the quality factor of reflection parameter is changing with L and C.</w:t>
      </w:r>
      <w:ins w:id="94" w:author="Georgios KATSAROS" w:date="2016-08-24T22:28:00Z">
        <w:r w:rsidR="006D4427">
          <w:rPr>
            <w:i/>
          </w:rPr>
          <w:t>Nice Idea</w:t>
        </w:r>
      </w:ins>
      <w:r w:rsidRPr="00024D67">
        <w:rPr>
          <w:i/>
        </w:rPr>
        <w:t xml:space="preserve">) </w:t>
      </w:r>
    </w:p>
    <w:p w:rsidR="00425DF3" w:rsidRDefault="00425DF3" w:rsidP="00CE4A72">
      <w:r>
        <w:t>From the equation for ∆</w:t>
      </w:r>
      <w:r>
        <w:rPr>
          <w:rFonts w:ascii="Gulim" w:eastAsia="Gulim" w:hAnsi="Gulim" w:hint="eastAsia"/>
        </w:rPr>
        <w:t>φ</w:t>
      </w:r>
      <w:r>
        <w:t>, i</w:t>
      </w:r>
      <w:r w:rsidR="00024D67">
        <w:t xml:space="preserve">t seems that the </w:t>
      </w:r>
      <w:del w:id="95" w:author="Georgios KATSAROS" w:date="2016-08-25T10:26:00Z">
        <w:r w:rsidR="00024D67" w:rsidDel="001C12E4">
          <w:delText xml:space="preserve">roadmap </w:delText>
        </w:r>
      </w:del>
      <w:ins w:id="96" w:author="Georgios KATSAROS" w:date="2016-08-25T10:26:00Z">
        <w:r w:rsidR="001C12E4">
          <w:t xml:space="preserve">strategy </w:t>
        </w:r>
      </w:ins>
      <w:r w:rsidR="00024D67">
        <w:t xml:space="preserve">for getting </w:t>
      </w:r>
      <w:ins w:id="97" w:author="Georgios KATSAROS" w:date="2016-08-25T10:15:00Z">
        <w:r w:rsidR="005966DE">
          <w:t xml:space="preserve">a </w:t>
        </w:r>
      </w:ins>
      <w:r w:rsidR="00024D67">
        <w:t>sensitive gate reflectometry</w:t>
      </w:r>
      <w:ins w:id="98" w:author="Georgios KATSAROS" w:date="2016-08-25T10:15:00Z">
        <w:r w:rsidR="005966DE">
          <w:t xml:space="preserve"> setup </w:t>
        </w:r>
      </w:ins>
      <w:ins w:id="99" w:author="Georgios KATSAROS" w:date="2016-08-25T10:26:00Z">
        <w:r w:rsidR="001C12E4">
          <w:t xml:space="preserve">involves two things. </w:t>
        </w:r>
      </w:ins>
      <w:del w:id="100" w:author="Georgios KATSAROS" w:date="2016-08-25T10:15:00Z">
        <w:r w:rsidDel="005966DE">
          <w:delText>,</w:delText>
        </w:r>
      </w:del>
      <w:del w:id="101" w:author="Georgios KATSAROS" w:date="2016-08-25T10:26:00Z">
        <w:r w:rsidR="00024D67" w:rsidDel="001C12E4">
          <w:delText xml:space="preserve"> f</w:delText>
        </w:r>
      </w:del>
      <w:ins w:id="102" w:author="Georgios KATSAROS" w:date="2016-08-25T10:27:00Z">
        <w:r w:rsidR="001C12E4">
          <w:t>F</w:t>
        </w:r>
      </w:ins>
      <w:r w:rsidR="00024D67">
        <w:t xml:space="preserve">irstly </w:t>
      </w:r>
      <w:del w:id="103" w:author="Georgios KATSAROS" w:date="2016-08-25T10:15:00Z">
        <w:r w:rsidR="00024D67" w:rsidDel="005966DE">
          <w:delText xml:space="preserve">is </w:delText>
        </w:r>
      </w:del>
      <w:r w:rsidR="00024D67">
        <w:t xml:space="preserve">to reduce </w:t>
      </w:r>
      <w:r>
        <w:t xml:space="preserve">the </w:t>
      </w:r>
      <w:r w:rsidR="00024D67">
        <w:t>parasitic capacitance as much as possib</w:t>
      </w:r>
      <w:r>
        <w:t>le by engineering the sample holder, as described in the “Readout circuit” chapter</w:t>
      </w:r>
      <w:ins w:id="104" w:author="Josip KUKUCKA" w:date="2016-08-26T17:15:00Z">
        <w:r w:rsidR="00A13C1E">
          <w:t>(</w:t>
        </w:r>
      </w:ins>
      <w:ins w:id="105" w:author="Josip KUKUCKA" w:date="2016-08-26T17:16:00Z">
        <w:r w:rsidR="00A13C1E">
          <w:t>It is not described there anymore</w:t>
        </w:r>
      </w:ins>
      <w:ins w:id="106" w:author="Josip KUKUCKA" w:date="2016-08-26T17:15:00Z">
        <w:r w:rsidR="00A13C1E">
          <w:t>)</w:t>
        </w:r>
      </w:ins>
      <w:r>
        <w:t>. Secondly, to tune</w:t>
      </w:r>
      <w:ins w:id="107" w:author="Georgios KATSAROS" w:date="2016-08-25T10:27:00Z">
        <w:r w:rsidR="001C12E4">
          <w:t xml:space="preserve"> the reflectometry</w:t>
        </w:r>
      </w:ins>
      <w:r>
        <w:t xml:space="preserve"> to the good matching condition by changing the inductor values in the resonant circuit</w:t>
      </w:r>
      <w:ins w:id="108" w:author="Georgios KATSAROS" w:date="2016-08-24T22:28:00Z">
        <w:r w:rsidR="006D4427">
          <w:t xml:space="preserve"> (</w:t>
        </w:r>
      </w:ins>
      <w:ins w:id="109" w:author="Georgios KATSAROS" w:date="2016-08-25T10:26:00Z">
        <w:r w:rsidR="00EA04DC">
          <w:t>should we speak about the quality factor of the dip?)</w:t>
        </w:r>
      </w:ins>
      <w:r>
        <w:t>.</w:t>
      </w:r>
    </w:p>
    <w:p w:rsidR="00024D67" w:rsidRPr="00024D67" w:rsidRDefault="001C12E4" w:rsidP="00CE4A72">
      <w:pPr>
        <w:rPr>
          <w:rFonts w:eastAsiaTheme="minorEastAsia"/>
        </w:rPr>
      </w:pPr>
      <w:ins w:id="110" w:author="Georgios KATSAROS" w:date="2016-08-25T10:28:00Z">
        <w:r>
          <w:rPr>
            <w:b/>
          </w:rPr>
          <w:lastRenderedPageBreak/>
          <w:t xml:space="preserve">The </w:t>
        </w:r>
        <w:r w:rsidRPr="009136E6">
          <w:rPr>
            <w:b/>
          </w:rPr>
          <w:t xml:space="preserve">first generation of the gate reflectometry setup </w:t>
        </w:r>
        <w:r>
          <w:rPr>
            <w:b/>
          </w:rPr>
          <w:t xml:space="preserve">will emerge from the </w:t>
        </w:r>
      </w:ins>
      <w:del w:id="111" w:author="Georgios KATSAROS" w:date="2016-08-25T10:28:00Z">
        <w:r w:rsidR="00024D67" w:rsidRPr="009136E6" w:rsidDel="001C12E4">
          <w:rPr>
            <w:b/>
          </w:rPr>
          <w:delText>S</w:delText>
        </w:r>
      </w:del>
      <w:ins w:id="112" w:author="Georgios KATSAROS" w:date="2016-08-25T10:28:00Z">
        <w:r>
          <w:rPr>
            <w:b/>
          </w:rPr>
          <w:t>s</w:t>
        </w:r>
      </w:ins>
      <w:r w:rsidR="00024D67" w:rsidRPr="009136E6">
        <w:rPr>
          <w:b/>
        </w:rPr>
        <w:t>econd generation of the ohmic reflectometry</w:t>
      </w:r>
      <w:r w:rsidR="00024D67">
        <w:t xml:space="preserve"> </w:t>
      </w:r>
      <w:del w:id="113" w:author="Georgios KATSAROS" w:date="2016-08-25T10:28:00Z">
        <w:r w:rsidR="00024D67" w:rsidDel="001C12E4">
          <w:delText>setup would be</w:delText>
        </w:r>
        <w:r w:rsidR="00425DF3" w:rsidDel="001C12E4">
          <w:delText xml:space="preserve"> than</w:delText>
        </w:r>
        <w:r w:rsidR="00024D67" w:rsidDel="001C12E4">
          <w:delText xml:space="preserve"> adopted to the </w:delText>
        </w:r>
        <w:r w:rsidR="00024D67" w:rsidRPr="009136E6" w:rsidDel="001C12E4">
          <w:rPr>
            <w:b/>
          </w:rPr>
          <w:delText>first generation of the gate reflectometry setup</w:delText>
        </w:r>
        <w:r w:rsidR="00024D67" w:rsidDel="001C12E4">
          <w:delText xml:space="preserve"> </w:delText>
        </w:r>
      </w:del>
      <w:r w:rsidR="00024D67">
        <w:t xml:space="preserve">by </w:t>
      </w:r>
      <w:r w:rsidR="00024D67" w:rsidRPr="009136E6">
        <w:rPr>
          <w:b/>
        </w:rPr>
        <w:t>changing inductor value</w:t>
      </w:r>
      <w:r w:rsidR="00425DF3" w:rsidRPr="009136E6">
        <w:rPr>
          <w:b/>
        </w:rPr>
        <w:t>s</w:t>
      </w:r>
      <w:del w:id="114" w:author="Georgios KATSAROS" w:date="2016-08-25T10:28:00Z">
        <w:r w:rsidR="00425DF3" w:rsidDel="001C12E4">
          <w:delText>,</w:delText>
        </w:r>
      </w:del>
      <w:r w:rsidR="00425DF3">
        <w:t xml:space="preserve"> and by trying </w:t>
      </w:r>
      <w:del w:id="115" w:author="Georgios KATSAROS" w:date="2016-08-25T10:29:00Z">
        <w:r w:rsidR="00425DF3" w:rsidDel="001C12E4">
          <w:delText xml:space="preserve">different </w:delText>
        </w:r>
      </w:del>
      <w:r w:rsidR="00425DF3">
        <w:t xml:space="preserve">inductors </w:t>
      </w:r>
      <w:del w:id="116" w:author="Georgios KATSAROS" w:date="2016-08-25T10:29:00Z">
        <w:r w:rsidR="00425DF3" w:rsidDel="001C12E4">
          <w:delText xml:space="preserve">by means </w:delText>
        </w:r>
      </w:del>
      <w:r w:rsidR="00425DF3">
        <w:t xml:space="preserve">of </w:t>
      </w:r>
      <w:ins w:id="117" w:author="Georgios KATSAROS" w:date="2016-08-25T10:29:00Z">
        <w:r>
          <w:t xml:space="preserve">different </w:t>
        </w:r>
      </w:ins>
      <w:r w:rsidR="00425DF3">
        <w:t xml:space="preserve">core material and size in order to reduce inductor losses.  </w:t>
      </w:r>
    </w:p>
    <w:p w:rsidR="004917E7" w:rsidDel="001C12E4" w:rsidRDefault="004917E7" w:rsidP="008867C7">
      <w:pPr>
        <w:rPr>
          <w:del w:id="118" w:author="Georgios KATSAROS" w:date="2016-08-25T10:29:00Z"/>
          <w:rFonts w:eastAsiaTheme="minorEastAsia"/>
        </w:rPr>
      </w:pPr>
    </w:p>
    <w:p w:rsidR="004917E7" w:rsidDel="001C12E4" w:rsidRDefault="004917E7" w:rsidP="008867C7">
      <w:pPr>
        <w:rPr>
          <w:del w:id="119" w:author="Georgios KATSAROS" w:date="2016-08-25T10:29:00Z"/>
          <w:rFonts w:eastAsiaTheme="minorEastAsia"/>
        </w:rPr>
      </w:pPr>
    </w:p>
    <w:p w:rsidR="008867C7" w:rsidDel="001C12E4" w:rsidRDefault="008867C7" w:rsidP="008867C7">
      <w:pPr>
        <w:rPr>
          <w:del w:id="120" w:author="Georgios KATSAROS" w:date="2016-08-25T10:29:00Z"/>
          <w:rFonts w:eastAsiaTheme="minorEastAsia"/>
        </w:rPr>
      </w:pPr>
    </w:p>
    <w:p w:rsidR="004A2491" w:rsidRPr="008867C7" w:rsidDel="001C12E4" w:rsidRDefault="004A2491" w:rsidP="008867C7">
      <w:pPr>
        <w:rPr>
          <w:del w:id="121" w:author="Georgios KATSAROS" w:date="2016-08-25T10:29:00Z"/>
        </w:rPr>
      </w:pPr>
    </w:p>
    <w:p w:rsidR="00AB3B6B" w:rsidRPr="00AB3B6B" w:rsidDel="001C12E4" w:rsidRDefault="00AB3B6B" w:rsidP="00AB3B6B">
      <w:pPr>
        <w:rPr>
          <w:del w:id="122" w:author="Georgios KATSAROS" w:date="2016-08-25T10:29:00Z"/>
        </w:rPr>
      </w:pPr>
    </w:p>
    <w:p w:rsidR="00B80CDB" w:rsidRDefault="00B80CDB" w:rsidP="00AB3B6B">
      <w:pPr>
        <w:pStyle w:val="Heading4"/>
      </w:pPr>
      <w:r>
        <w:t xml:space="preserve">Optimizing </w:t>
      </w:r>
      <w:r w:rsidR="00A55DCD">
        <w:t xml:space="preserve">the </w:t>
      </w:r>
      <w:r w:rsidR="0037501E">
        <w:t>gate reflectometry:</w:t>
      </w:r>
    </w:p>
    <w:p w:rsidR="00AB5B68" w:rsidRDefault="00AB5B68" w:rsidP="008E2449">
      <w:r>
        <w:t xml:space="preserve">There are several sources </w:t>
      </w:r>
      <w:del w:id="123" w:author="Georgios KATSAROS" w:date="2016-08-25T10:33:00Z">
        <w:r w:rsidDel="006E0B0C">
          <w:delText>of the</w:delText>
        </w:r>
      </w:del>
      <w:ins w:id="124" w:author="Georgios KATSAROS" w:date="2016-08-25T10:33:00Z">
        <w:r w:rsidR="006E0B0C">
          <w:t>for</w:t>
        </w:r>
      </w:ins>
      <w:r>
        <w:t xml:space="preserve"> signal loss in </w:t>
      </w:r>
      <w:del w:id="125" w:author="Georgios KATSAROS" w:date="2016-08-25T10:32:00Z">
        <w:r w:rsidDel="006E0B0C">
          <w:delText xml:space="preserve">the </w:delText>
        </w:r>
      </w:del>
      <w:ins w:id="126" w:author="Georgios KATSAROS" w:date="2016-08-25T10:32:00Z">
        <w:r w:rsidR="006E0B0C">
          <w:t xml:space="preserve">a </w:t>
        </w:r>
      </w:ins>
      <w:r>
        <w:t xml:space="preserve">gate reflectometry system: inductor losses, PCB dielectric losses, losses in PCB RF transmission lines, losses caused by the </w:t>
      </w:r>
      <w:r w:rsidR="00315E2B">
        <w:t xml:space="preserve">geometric </w:t>
      </w:r>
      <w:r>
        <w:t>parasitic capacitance [12]</w:t>
      </w:r>
      <w:r w:rsidR="0037501E">
        <w:t>.</w:t>
      </w:r>
      <w:ins w:id="127" w:author="Georgios KATSAROS" w:date="2016-08-25T10:54:00Z">
        <w:r w:rsidR="0004013B">
          <w:t xml:space="preserve"> (you should follow bellow the same order)</w:t>
        </w:r>
      </w:ins>
    </w:p>
    <w:p w:rsidR="00AB5B68"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Pr="00315E2B">
        <w:rPr>
          <w:i/>
        </w:rPr>
        <w:t>(Maybe to put here – optimization based on Sonnet – Matlab (Octave) communication)</w:t>
      </w:r>
      <w:ins w:id="128" w:author="Georgios KATSAROS" w:date="2016-08-25T10:33:00Z">
        <w:r w:rsidR="006E0B0C">
          <w:rPr>
            <w:i/>
          </w:rPr>
          <w:t xml:space="preserve"> (what we should write is what exactly is sonnet going to simulate, what quantity)</w:t>
        </w:r>
      </w:ins>
    </w:p>
    <w:p w:rsidR="00315E2B" w:rsidRDefault="00315E2B" w:rsidP="008E2449">
      <w:r>
        <w:t>The RF lines transm</w:t>
      </w:r>
      <w:r w:rsidR="00E05506">
        <w:t>ission losses come probably</w:t>
      </w:r>
      <w:r>
        <w:t xml:space="preserve"> </w:t>
      </w:r>
      <w:del w:id="129" w:author="Georgios KATSAROS" w:date="2016-08-25T10:47:00Z">
        <w:r w:rsidDel="0004013B">
          <w:delText xml:space="preserve">mainly </w:delText>
        </w:r>
      </w:del>
      <w:r>
        <w:t xml:space="preserve">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ins w:id="130" w:author="Georgios KATSAROS" w:date="2016-08-25T10:35:00Z">
        <w:r w:rsidR="006E0B0C">
          <w:t xml:space="preserve">the </w:t>
        </w:r>
      </w:ins>
      <w:r w:rsidR="00E05506" w:rsidRPr="00E05506">
        <w:rPr>
          <w:b/>
        </w:rPr>
        <w:t>optimum configuration of the PCB RF lines</w:t>
      </w:r>
      <w:r w:rsidR="00E05506">
        <w:t xml:space="preserve"> could be achieved </w:t>
      </w:r>
      <w:ins w:id="131" w:author="Georgios KATSAROS" w:date="2016-08-25T10:35:00Z">
        <w:r w:rsidR="006E0B0C">
          <w:t xml:space="preserve">by </w:t>
        </w:r>
      </w:ins>
      <w:r w:rsidR="00E05506">
        <w:t xml:space="preserve">using </w:t>
      </w:r>
      <w:ins w:id="132" w:author="Georgios KATSAROS" w:date="2016-08-25T10:35:00Z">
        <w:r w:rsidR="006E0B0C">
          <w:t xml:space="preserve">the </w:t>
        </w:r>
      </w:ins>
      <w:r w:rsidR="00E05506">
        <w:t xml:space="preserve">Sonnet software for simulating </w:t>
      </w:r>
      <w:ins w:id="133" w:author="Georgios KATSAROS" w:date="2016-08-25T10:35:00Z">
        <w:r w:rsidR="006E0B0C">
          <w:t xml:space="preserve">the </w:t>
        </w:r>
      </w:ins>
      <w:r w:rsidR="00E05506">
        <w:t>RF line scattering parameters.</w:t>
      </w:r>
    </w:p>
    <w:p w:rsidR="00E05506" w:rsidRDefault="0004013B" w:rsidP="008E2449">
      <w:ins w:id="134" w:author="Georgios KATSAROS" w:date="2016-08-25T10:48:00Z">
        <w:r>
          <w:t xml:space="preserve">The </w:t>
        </w:r>
      </w:ins>
      <w:del w:id="135" w:author="Georgios KATSAROS" w:date="2016-08-25T10:48:00Z">
        <w:r w:rsidR="00911251" w:rsidDel="0004013B">
          <w:delText>I</w:delText>
        </w:r>
      </w:del>
      <w:ins w:id="136" w:author="Georgios KATSAROS" w:date="2016-08-25T10:48:00Z">
        <w:r>
          <w:t>i</w:t>
        </w:r>
      </w:ins>
      <w:r w:rsidR="00911251">
        <w:t xml:space="preserve">nductor losses </w:t>
      </w:r>
      <w:ins w:id="137" w:author="Georgios KATSAROS" w:date="2016-08-25T10:48:00Z">
        <w:r>
          <w:t xml:space="preserve">come from the </w:t>
        </w:r>
      </w:ins>
      <w:del w:id="138" w:author="Georgios KATSAROS" w:date="2016-08-25T10:48:00Z">
        <w:r w:rsidR="00911251" w:rsidDel="0004013B">
          <w:delText xml:space="preserve">are </w:delText>
        </w:r>
      </w:del>
      <w:r w:rsidR="00911251">
        <w:t>dissipation on</w:t>
      </w:r>
      <w:r w:rsidR="00E05506">
        <w:t xml:space="preserve"> the o</w:t>
      </w:r>
      <w:r w:rsidR="00911251">
        <w:t>hmic resistance of the wire wound and core losses due to hysteresis</w:t>
      </w:r>
      <w:ins w:id="139" w:author="Georgios KATSAROS" w:date="2016-08-25T10:49:00Z">
        <w:r>
          <w:t xml:space="preserve"> (of what?)</w:t>
        </w:r>
      </w:ins>
      <w:r w:rsidR="00911251">
        <w:t xml:space="preserve"> and eddy currents</w:t>
      </w:r>
      <w:ins w:id="140" w:author="Georgios KATSAROS" w:date="2016-08-25T10:49:00Z">
        <w:r>
          <w:t xml:space="preserve"> (the second part of the sentence is not so clear to me)</w:t>
        </w:r>
      </w:ins>
      <w:r w:rsidR="00911251">
        <w:t xml:space="preserve">. </w:t>
      </w:r>
      <w:ins w:id="141" w:author="Georgios KATSAROS" w:date="2016-08-25T10:49:00Z">
        <w:r>
          <w:t xml:space="preserve">The </w:t>
        </w:r>
      </w:ins>
      <w:del w:id="142" w:author="Georgios KATSAROS" w:date="2016-08-25T10:49:00Z">
        <w:r w:rsidR="00911251" w:rsidDel="0004013B">
          <w:delText>O</w:delText>
        </w:r>
      </w:del>
      <w:ins w:id="143" w:author="Georgios KATSAROS" w:date="2016-08-25T10:49:00Z">
        <w:r>
          <w:t>o</w:t>
        </w:r>
      </w:ins>
      <w:r w:rsidR="00911251">
        <w:t xml:space="preserve">verall loss can be represented </w:t>
      </w:r>
      <w:ins w:id="144" w:author="Georgios KATSAROS" w:date="2016-08-25T10:49:00Z">
        <w:r>
          <w:t xml:space="preserve">by adding next to the inductor </w:t>
        </w:r>
      </w:ins>
      <w:ins w:id="145" w:author="Georgios KATSAROS" w:date="2016-08-25T10:50:00Z">
        <w:r>
          <w:t>a</w:t>
        </w:r>
      </w:ins>
      <w:ins w:id="146" w:author="Georgios KATSAROS" w:date="2016-08-25T10:49:00Z">
        <w:r>
          <w:t xml:space="preserve"> series resistance</w:t>
        </w:r>
      </w:ins>
      <w:ins w:id="147" w:author="Georgios KATSAROS" w:date="2016-08-25T10:50:00Z">
        <w:r>
          <w:t xml:space="preserve"> (is this what you want to say?)</w:t>
        </w:r>
      </w:ins>
      <w:del w:id="148" w:author="Georgios KATSAROS" w:date="2016-08-25T10:50:00Z">
        <w:r w:rsidR="00911251" w:rsidDel="0004013B">
          <w:delText>as the inductor equivalent series resistance</w:delText>
        </w:r>
        <w:r w:rsidR="005A23A8" w:rsidDel="0004013B">
          <w:delText>.</w:delText>
        </w:r>
      </w:del>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w:t>
      </w:r>
      <w:del w:id="149" w:author="Georgios KATSAROS" w:date="2016-08-25T10:54:00Z">
        <w:r w:rsidR="005A23A8" w:rsidDel="0004013B">
          <w:delText xml:space="preserve">could </w:delText>
        </w:r>
      </w:del>
      <w:ins w:id="150" w:author="Georgios KATSAROS" w:date="2016-08-25T10:54:00Z">
        <w:r>
          <w:t xml:space="preserve">will </w:t>
        </w:r>
      </w:ins>
      <w:r w:rsidR="005A23A8">
        <w:t xml:space="preserve">be conducted.  </w:t>
      </w:r>
      <w:r w:rsidR="00911251">
        <w:t xml:space="preserve"> </w:t>
      </w:r>
    </w:p>
    <w:p w:rsidR="0074069F" w:rsidRDefault="0074069F" w:rsidP="008E2449">
      <w:r>
        <w:lastRenderedPageBreak/>
        <w:t xml:space="preserve">Losses in the PCB dielectric </w:t>
      </w:r>
      <w:del w:id="151" w:author="Georgios KATSAROS" w:date="2016-08-25T10:54:00Z">
        <w:r w:rsidDel="0004013B">
          <w:delText xml:space="preserve">could </w:delText>
        </w:r>
      </w:del>
      <w:ins w:id="152" w:author="Georgios KATSAROS" w:date="2016-08-25T10:54:00Z">
        <w:r w:rsidR="0004013B">
          <w:t xml:space="preserve">will </w:t>
        </w:r>
      </w:ins>
      <w:r>
        <w:t>be addressed by using dielectric with lower dielectric loss then currently used FR4, e.g. some of the Rogers Corporation laminates.</w:t>
      </w:r>
    </w:p>
    <w:p w:rsidR="00FF7C3A" w:rsidRDefault="00FF7C3A" w:rsidP="00FF7C3A">
      <w:pPr>
        <w:pStyle w:val="Heading4"/>
        <w:rPr>
          <w:ins w:id="153" w:author="Georgios KATSAROS" w:date="2016-08-25T10:37:00Z"/>
        </w:rPr>
      </w:pPr>
      <w:r>
        <w:t xml:space="preserve">Measuring </w:t>
      </w:r>
      <w:r w:rsidR="00A55DCD">
        <w:t xml:space="preserve">the </w:t>
      </w:r>
      <w:r>
        <w:t>spin relaxation time T</w:t>
      </w:r>
      <w:r>
        <w:rPr>
          <w:vertAlign w:val="subscript"/>
        </w:rPr>
        <w:t>1</w:t>
      </w:r>
      <w:r>
        <w:t xml:space="preserve"> </w:t>
      </w:r>
    </w:p>
    <w:p w:rsidR="006E0B0C" w:rsidRPr="006E0B0C" w:rsidRDefault="006E0B0C">
      <w:pPr>
        <w:pPrChange w:id="154" w:author="Georgios KATSAROS" w:date="2016-08-25T10:37:00Z">
          <w:pPr>
            <w:pStyle w:val="Heading4"/>
          </w:pPr>
        </w:pPrChange>
      </w:pPr>
      <w:ins w:id="155" w:author="Georgios KATSAROS" w:date="2016-08-25T10:37:00Z">
        <w:r>
          <w:t xml:space="preserve">Start with a smooth transition like: once the gate reflectometry setup will be properly working I will focus on performing spin manipulation experiments. </w:t>
        </w:r>
      </w:ins>
      <w:ins w:id="156" w:author="Georgios KATSAROS" w:date="2016-08-25T10:38:00Z">
        <w:r>
          <w:t>During my PhD I will focus on the LD spin qubit in a double dot device.</w:t>
        </w:r>
      </w:ins>
      <w:ins w:id="157" w:author="Georgios KATSAROS" w:date="2016-08-25T11:09:00Z">
        <w:r w:rsidR="00B65963">
          <w:t xml:space="preserve"> </w:t>
        </w:r>
      </w:ins>
    </w:p>
    <w:p w:rsidR="0033444E" w:rsidRPr="0073362E" w:rsidRDefault="0033444E" w:rsidP="0033444E">
      <w:pPr>
        <w:rPr>
          <w:i/>
        </w:rPr>
      </w:pPr>
      <w:r w:rsidRPr="0073362E">
        <w:rPr>
          <w:i/>
        </w:rPr>
        <w:t>(Explained for the spin ½ double dot qubit</w:t>
      </w:r>
      <w:ins w:id="158" w:author="Georgios KATSAROS" w:date="2016-08-25T10:55:00Z">
        <w:r w:rsidR="0004013B">
          <w:rPr>
            <w:i/>
          </w:rPr>
          <w:t>- this you need to explain; see above my comment about making a transition</w:t>
        </w:r>
      </w:ins>
      <w:r w:rsidRPr="0073362E">
        <w:rPr>
          <w:i/>
        </w:rPr>
        <w:t>)</w:t>
      </w:r>
      <w:r w:rsidR="00655F7C">
        <w:rPr>
          <w:i/>
        </w:rPr>
        <w:t xml:space="preserve"> (many of </w:t>
      </w:r>
      <w:r w:rsidR="00C543D6">
        <w:rPr>
          <w:i/>
        </w:rPr>
        <w:t xml:space="preserve">the </w:t>
      </w:r>
      <w:r w:rsidR="00655F7C">
        <w:rPr>
          <w:i/>
        </w:rPr>
        <w:t>stuff in this explanation are copied from your Marie Curie proposal</w:t>
      </w:r>
      <w:ins w:id="159" w:author="Georgios KATSAROS" w:date="2016-08-25T10:55:00Z">
        <w:r w:rsidR="0004013B">
          <w:rPr>
            <w:i/>
          </w:rPr>
          <w:t xml:space="preserve">- no problem ! </w:t>
        </w:r>
        <w:r w:rsidR="0004013B" w:rsidRPr="0004013B">
          <w:rPr>
            <w:i/>
          </w:rPr>
          <w:sym w:font="Wingdings" w:char="F04A"/>
        </w:r>
      </w:ins>
      <w:r w:rsidR="00655F7C">
        <w:rPr>
          <w:i/>
        </w:rPr>
        <w:t>)</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w:t>
      </w:r>
      <w:ins w:id="160" w:author="Georgios KATSAROS" w:date="2016-08-25T11:02:00Z">
        <w:r w:rsidR="00B65963">
          <w:t xml:space="preserve"> (I guess it is the Elzerman paper which we should cite] but for a double QD (DQD) configuration</w:t>
        </w:r>
      </w:ins>
      <w:r>
        <w:t>.</w:t>
      </w:r>
      <w:ins w:id="161" w:author="Georgios KATSAROS" w:date="2016-08-25T11:02:00Z">
        <w:r w:rsidR="00B65963">
          <w:t xml:space="preserve"> The DQD </w:t>
        </w:r>
      </w:ins>
      <w:ins w:id="162" w:author="Georgios KATSAROS" w:date="2016-08-25T11:03:00Z">
        <w:r w:rsidR="00B65963">
          <w:t>will be tuned to a the (0,1)-(1,1)</w:t>
        </w:r>
      </w:ins>
      <w:ins w:id="163" w:author="Georgios KATSAROS" w:date="2016-08-25T11:04:00Z">
        <w:r w:rsidR="00B65963">
          <w:t>-(0,2) triple point</w:t>
        </w:r>
      </w:ins>
      <w:r>
        <w:t xml:space="preserve">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73362E">
        <w:t xml:space="preserve">. </w:t>
      </w:r>
      <w:r w:rsidR="0073362E" w:rsidRPr="0073362E">
        <w:rPr>
          <w:i/>
        </w:rPr>
        <w:t>(I am not sure here, weather for the holes Fermi energy need to be above or lower to allow tunneling</w:t>
      </w:r>
      <w:ins w:id="164" w:author="Georgios KATSAROS" w:date="2016-08-25T11:05:00Z">
        <w:r w:rsidR="00B65963">
          <w:rPr>
            <w:i/>
          </w:rPr>
          <w:t>- everything is inverted, holes go to higher energy levels</w:t>
        </w:r>
      </w:ins>
      <w:r w:rsidR="0073362E" w:rsidRPr="0073362E">
        <w:rPr>
          <w:i/>
        </w:rPr>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brings the higher energy spin down level </w:t>
      </w:r>
      <w:ins w:id="165" w:author="Georgios KATSAROS" w:date="2016-08-25T11:06:00Z">
        <w:r w:rsidR="00B65963">
          <w:t xml:space="preserve">(for Ge the higher energy state has spin up) </w:t>
        </w:r>
      </w:ins>
      <w:r w:rsidR="00655F7C">
        <w:t xml:space="preserve">of the left dot in </w:t>
      </w:r>
      <w:r w:rsidR="00856250">
        <w:t xml:space="preserve">the </w:t>
      </w:r>
      <w:r w:rsidR="00655F7C">
        <w:t xml:space="preserve">resonance with </w:t>
      </w:r>
      <w:r w:rsidR="00856250">
        <w:t xml:space="preserve">the </w:t>
      </w:r>
      <w:r w:rsidR="00655F7C">
        <w:t>empty spin down level of the right dot</w:t>
      </w:r>
      <w:ins w:id="166" w:author="Georgios KATSAROS" w:date="2016-08-25T11:07:00Z">
        <w:r w:rsidR="00B65963">
          <w:t xml:space="preserve"> (singlet state)</w:t>
        </w:r>
      </w:ins>
      <w:r w:rsidR="00655F7C">
        <w:t>. If the spin down electron have been loaded to the left dot during</w:t>
      </w:r>
      <w:r w:rsidR="00856250">
        <w:t xml:space="preserve"> the</w:t>
      </w:r>
      <w:r w:rsidR="00655F7C">
        <w:t xml:space="preserve"> t</w:t>
      </w:r>
      <w:r w:rsidR="00655F7C">
        <w:rPr>
          <w:vertAlign w:val="subscript"/>
        </w:rPr>
        <w:t>L</w:t>
      </w:r>
      <w:r w:rsidR="00655F7C">
        <w:t>, it will tunnel to the right dot in the read phase, causing the shift in</w:t>
      </w:r>
      <w:r w:rsidR="007416F8">
        <w:t xml:space="preserve"> the</w:t>
      </w:r>
      <w:r w:rsidR="00655F7C">
        <w:t xml:space="preserve"> quantum capacitance</w:t>
      </w:r>
      <w:ins w:id="167" w:author="Georgios KATSAROS" w:date="2016-08-24T22:34:00Z">
        <w:r w:rsidR="006D4427">
          <w:t xml:space="preserve"> (you have not defined it)</w:t>
        </w:r>
      </w:ins>
      <w:r w:rsidR="00655F7C">
        <w:t xml:space="preserv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t xml:space="preserve">gate </w:t>
      </w:r>
      <w:r w:rsidR="00655F7C">
        <w:t>reflectometry readout. The probability of finding the electron in the excited spin-down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C310C9" w:rsidP="00AB3B6B">
      <w:pPr>
        <w:pStyle w:val="Heading4"/>
      </w:pPr>
      <w:del w:id="168" w:author="Georgios KATSAROS" w:date="2016-08-25T11:13:00Z">
        <w:r w:rsidDel="006643D4">
          <w:delText>The s</w:delText>
        </w:r>
      </w:del>
      <w:ins w:id="169" w:author="Georgios KATSAROS" w:date="2016-08-25T11:13:00Z">
        <w:r w:rsidR="006643D4">
          <w:t>S</w:t>
        </w:r>
      </w:ins>
      <w:r w:rsidR="00D30B87">
        <w:t>pin manipulation measurement</w:t>
      </w:r>
      <w:r w:rsidR="0018270F">
        <w:t>s</w:t>
      </w:r>
    </w:p>
    <w:p w:rsidR="00FF0ABE" w:rsidRDefault="00FF0ABE" w:rsidP="00FF0ABE">
      <w:r>
        <w:t>Quantum gate operation</w:t>
      </w:r>
      <w:ins w:id="170" w:author="Georgios KATSAROS" w:date="2016-08-25T11:07:00Z">
        <w:r w:rsidR="00B65963">
          <w:t>s</w:t>
        </w:r>
      </w:ins>
      <w:r>
        <w:t xml:space="preserve"> </w:t>
      </w:r>
      <w:del w:id="171" w:author="Georgios KATSAROS" w:date="2016-08-25T11:07:00Z">
        <w:r w:rsidDel="00B65963">
          <w:delText xml:space="preserve">in </w:delText>
        </w:r>
      </w:del>
      <w:ins w:id="172" w:author="Georgios KATSAROS" w:date="2016-08-25T11:07:00Z">
        <w:r w:rsidR="00B65963">
          <w:t xml:space="preserve">for </w:t>
        </w:r>
      </w:ins>
      <w:r>
        <w:t>a spin qubit</w:t>
      </w:r>
      <w:ins w:id="173" w:author="Georgios KATSAROS" w:date="2016-08-25T11:07:00Z">
        <w:r w:rsidR="00B65963">
          <w:t xml:space="preserve"> system implies</w:t>
        </w:r>
      </w:ins>
      <w:del w:id="174" w:author="Georgios KATSAROS" w:date="2016-08-25T11:08:00Z">
        <w:r w:rsidDel="00B65963">
          <w:delText xml:space="preserve"> </w:delText>
        </w:r>
        <w:r w:rsidR="001B1922" w:rsidDel="00B65963">
          <w:delText>assumes</w:delText>
        </w:r>
      </w:del>
      <w:r w:rsidR="001B1922">
        <w:t xml:space="preserve"> spin manipulation. Basically </w:t>
      </w:r>
      <w:del w:id="175" w:author="Georgios KATSAROS" w:date="2016-08-25T11:08:00Z">
        <w:r w:rsidR="001B1922" w:rsidDel="00B65963">
          <w:delText xml:space="preserve">those </w:delText>
        </w:r>
      </w:del>
      <w:ins w:id="176" w:author="Georgios KATSAROS" w:date="2016-08-25T11:08:00Z">
        <w:r w:rsidR="00B65963">
          <w:t xml:space="preserve">such </w:t>
        </w:r>
      </w:ins>
      <w:r w:rsidR="001B1922">
        <w:t>manipulation</w:t>
      </w:r>
      <w:ins w:id="177" w:author="Georgios KATSAROS" w:date="2016-08-25T11:08:00Z">
        <w:r w:rsidR="00B65963">
          <w:t>s</w:t>
        </w:r>
      </w:ins>
      <w:r w:rsidR="001B1922">
        <w:t xml:space="preserve"> are spin rotations in the spin representation sphere, called Bloch sphere.</w:t>
      </w:r>
    </w:p>
    <w:p w:rsidR="00467658" w:rsidRPr="00FF0ABE" w:rsidRDefault="00467658" w:rsidP="00FF0ABE">
      <w:r w:rsidRPr="00467658">
        <w:rPr>
          <w:noProof/>
        </w:rPr>
        <w:lastRenderedPageBreak/>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ins w:id="178" w:author="Georgios KATSAROS" w:date="2016-08-25T11:13:00Z">
        <w:r>
          <w:t xml:space="preserve">The spin-up and spin-down states form the basis of the hole spin qubit and they are located on the north and south pole of the </w:t>
        </w:r>
      </w:ins>
      <w:del w:id="179" w:author="Georgios KATSAROS" w:date="2016-08-25T11:14:00Z">
        <w:r w:rsidR="001B1922" w:rsidDel="00294BE2">
          <w:delText>Basis</w:delText>
        </w:r>
        <w:r w:rsidR="00FF0ABE" w:rsidDel="00294BE2">
          <w:delText xml:space="preserve"> spin states </w:delText>
        </w:r>
        <w:r w:rsidR="001B1922" w:rsidDel="00294BE2">
          <w:delText xml:space="preserve">in a hole </w:delText>
        </w:r>
        <w:r w:rsidR="00FF0ABE" w:rsidDel="00294BE2">
          <w:delText>spin qubit are spin up and spin down</w:delText>
        </w:r>
        <w:r w:rsidR="00467658" w:rsidDel="00294BE2">
          <w:delText xml:space="preserve">, laying on the z axes of the </w:delText>
        </w:r>
      </w:del>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ins w:id="180" w:author="Georgios KATSAROS" w:date="2016-08-25T11:16:00Z">
        <w:r w:rsidR="00642FD4">
          <w:t xml:space="preserve">The </w:t>
        </w:r>
      </w:ins>
      <w:del w:id="181" w:author="Georgios KATSAROS" w:date="2016-08-25T11:16:00Z">
        <w:r w:rsidR="00FF0ABE" w:rsidDel="00642FD4">
          <w:delText>S</w:delText>
        </w:r>
      </w:del>
      <w:ins w:id="182" w:author="Georgios KATSAROS" w:date="2016-08-25T11:16:00Z">
        <w:r w:rsidR="00642FD4">
          <w:t>s</w:t>
        </w:r>
      </w:ins>
      <w:r w:rsidR="00FF0ABE">
        <w:t>pin vector prec</w:t>
      </w:r>
      <w:r w:rsidR="001B1922">
        <w:t xml:space="preserve">esses </w:t>
      </w:r>
      <w:del w:id="183" w:author="Georgios KATSAROS" w:date="2016-08-25T11:16:00Z">
        <w:r w:rsidR="001B1922" w:rsidDel="00642FD4">
          <w:delText xml:space="preserve">in the Bloch sphere </w:delText>
        </w:r>
      </w:del>
      <w:r w:rsidR="001B1922">
        <w:t xml:space="preserve">around the </w:t>
      </w:r>
      <w:del w:id="184" w:author="Georgios KATSAROS" w:date="2016-08-25T11:16:00Z">
        <w:r w:rsidR="001B1922" w:rsidDel="00642FD4">
          <w:delText>axes of the</w:delText>
        </w:r>
        <w:r w:rsidR="00FF0ABE" w:rsidDel="00642FD4">
          <w:delText xml:space="preserve"> </w:delText>
        </w:r>
      </w:del>
      <w:r w:rsidR="00FF0ABE">
        <w:t xml:space="preserve">applied </w:t>
      </w:r>
      <w:r w:rsidR="001B1922">
        <w:t xml:space="preserve">static </w:t>
      </w:r>
      <w:r w:rsidR="00FF0ABE">
        <w:t>magnetic field</w:t>
      </w:r>
      <w:r w:rsidR="001B1922">
        <w:t xml:space="preserve"> (basis states axes)</w:t>
      </w:r>
      <w:r w:rsidR="00FF0ABE">
        <w:t xml:space="preserve"> with </w:t>
      </w:r>
      <w:ins w:id="185" w:author="Georgios KATSAROS" w:date="2016-08-25T11:16:00Z">
        <w:r w:rsidR="00642FD4">
          <w:t xml:space="preserve">a </w:t>
        </w:r>
      </w:ins>
      <w:r w:rsidR="00FF0ABE">
        <w:t xml:space="preserve">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ins w:id="186" w:author="Georgios KATSAROS" w:date="2016-08-25T11:17:00Z">
        <w:r w:rsidR="00642FD4">
          <w:rPr>
            <w:rFonts w:eastAsiaTheme="minorEastAsia"/>
          </w:rPr>
          <w:t xml:space="preserve">an </w:t>
        </w:r>
      </w:ins>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ins w:id="187" w:author="Georgios KATSAROS" w:date="2016-08-25T11:17:00Z">
        <w:r w:rsidR="00642FD4">
          <w:rPr>
            <w:rFonts w:eastAsiaTheme="minorEastAsia"/>
          </w:rPr>
          <w:t>s</w:t>
        </w:r>
      </w:ins>
      <w:r w:rsidR="001B1922">
        <w:rPr>
          <w:rFonts w:eastAsiaTheme="minorEastAsia"/>
        </w:rPr>
        <w:t xml:space="preserve"> to be appl</w:t>
      </w:r>
      <w:ins w:id="188" w:author="Josip KUKUCKA" w:date="2016-08-26T17:27:00Z">
        <w:r w:rsidR="009F3B27">
          <w:rPr>
            <w:rFonts w:eastAsiaTheme="minorEastAsia"/>
          </w:rPr>
          <w:t>ied</w:t>
        </w:r>
      </w:ins>
      <w:del w:id="189" w:author="Josip KUKUCKA" w:date="2016-08-26T17:27:00Z">
        <w:r w:rsidR="001B1922" w:rsidDel="009F3B27">
          <w:rPr>
            <w:rFonts w:eastAsiaTheme="minorEastAsia"/>
          </w:rPr>
          <w:delText>y</w:delText>
        </w:r>
      </w:del>
      <w:r w:rsidR="001B1922">
        <w:rPr>
          <w:rFonts w:eastAsiaTheme="minorEastAsia"/>
        </w:rPr>
        <w:t xml:space="preserve"> perpendicular to the static one and its frequency need</w:t>
      </w:r>
      <w:ins w:id="190" w:author="Georgios KATSAROS" w:date="2016-08-25T11:17:00Z">
        <w:r w:rsidR="00642FD4">
          <w:rPr>
            <w:rFonts w:eastAsiaTheme="minorEastAsia"/>
          </w:rPr>
          <w:t>s</w:t>
        </w:r>
      </w:ins>
      <w:r w:rsidR="001B1922">
        <w:rPr>
          <w:rFonts w:eastAsiaTheme="minorEastAsia"/>
        </w:rPr>
        <w:t xml:space="preserve"> to match </w:t>
      </w:r>
      <w:ins w:id="191" w:author="Georgios KATSAROS" w:date="2016-08-25T11:17:00Z">
        <w:r w:rsidR="00642FD4">
          <w:rPr>
            <w:rFonts w:eastAsiaTheme="minorEastAsia"/>
          </w:rPr>
          <w:t xml:space="preserve">the </w:t>
        </w:r>
      </w:ins>
      <w:r w:rsidR="001B1922">
        <w:rPr>
          <w:rFonts w:eastAsiaTheme="minorEastAsia"/>
        </w:rPr>
        <w:t xml:space="preserve">Larmor frequency. </w:t>
      </w:r>
      <w:ins w:id="192" w:author="Georgios KATSAROS" w:date="2016-08-25T11:17:00Z">
        <w:r w:rsidR="00A2123E">
          <w:rPr>
            <w:rFonts w:eastAsiaTheme="minorEastAsia"/>
          </w:rPr>
          <w:t xml:space="preserve">An intuitive </w:t>
        </w:r>
      </w:ins>
      <w:ins w:id="193" w:author="Georgios KATSAROS" w:date="2016-08-25T11:18:00Z">
        <w:r w:rsidR="00A2123E">
          <w:rPr>
            <w:rFonts w:eastAsiaTheme="minorEastAsia"/>
          </w:rPr>
          <w:t>understanding</w:t>
        </w:r>
      </w:ins>
      <w:ins w:id="194" w:author="Georgios KATSAROS" w:date="2016-08-25T11:17:00Z">
        <w:r w:rsidR="00A2123E">
          <w:rPr>
            <w:rFonts w:eastAsiaTheme="minorEastAsia"/>
          </w:rPr>
          <w:t xml:space="preserve"> </w:t>
        </w:r>
      </w:ins>
      <w:ins w:id="195" w:author="Georgios KATSAROS" w:date="2016-08-25T11:18:00Z">
        <w:r w:rsidR="00A2123E">
          <w:rPr>
            <w:rFonts w:eastAsiaTheme="minorEastAsia"/>
          </w:rPr>
          <w:t xml:space="preserve">why the frequency of the Bac needs to match the Larmor frequency can be obtained by thinking of the example of a child on a swing. </w:t>
        </w:r>
      </w:ins>
      <w:del w:id="196" w:author="Georgios KATSAROS" w:date="2016-08-25T11:19:00Z">
        <w:r w:rsidR="001B1922" w:rsidDel="00A2123E">
          <w:rPr>
            <w:rFonts w:eastAsiaTheme="minorEastAsia"/>
          </w:rPr>
          <w:delText>Reason for necessity to match the Larmour frequenc</w:delText>
        </w:r>
        <w:r w:rsidR="003763F4" w:rsidDel="00A2123E">
          <w:rPr>
            <w:rFonts w:eastAsiaTheme="minorEastAsia"/>
          </w:rPr>
          <w:delText>y can be explain using the</w:delText>
        </w:r>
        <w:r w:rsidR="001B1922" w:rsidDel="00A2123E">
          <w:rPr>
            <w:rFonts w:eastAsiaTheme="minorEastAsia"/>
          </w:rPr>
          <w:delText xml:space="preserve"> kid swing</w:delText>
        </w:r>
        <w:r w:rsidR="003763F4" w:rsidDel="00A2123E">
          <w:rPr>
            <w:rFonts w:eastAsiaTheme="minorEastAsia"/>
          </w:rPr>
          <w:delText xml:space="preserve"> example</w:delText>
        </w:r>
        <w:r w:rsidR="001B1922" w:rsidDel="00A2123E">
          <w:rPr>
            <w:rFonts w:eastAsiaTheme="minorEastAsia"/>
          </w:rPr>
          <w:delText xml:space="preserve">. </w:delText>
        </w:r>
      </w:del>
      <w:ins w:id="197" w:author="Georgios KATSAROS" w:date="2016-08-25T11:19:00Z">
        <w:r w:rsidR="00A2123E">
          <w:rPr>
            <w:rFonts w:eastAsiaTheme="minorEastAsia"/>
          </w:rPr>
          <w:t>The child</w:t>
        </w:r>
      </w:ins>
      <w:ins w:id="198" w:author="Georgios KATSAROS" w:date="2016-08-25T11:21:00Z">
        <w:r w:rsidR="00983845">
          <w:rPr>
            <w:rFonts w:eastAsiaTheme="minorEastAsia"/>
          </w:rPr>
          <w:t>-swing system</w:t>
        </w:r>
      </w:ins>
      <w:ins w:id="199" w:author="Georgios KATSAROS" w:date="2016-08-25T11:19:00Z">
        <w:r w:rsidR="00A2123E">
          <w:rPr>
            <w:rFonts w:eastAsiaTheme="minorEastAsia"/>
          </w:rPr>
          <w:t xml:space="preserve"> </w:t>
        </w:r>
      </w:ins>
      <w:del w:id="200" w:author="Georgios KATSAROS" w:date="2016-08-25T11:19:00Z">
        <w:r w:rsidR="003763F4" w:rsidDel="00A2123E">
          <w:rPr>
            <w:rFonts w:eastAsiaTheme="minorEastAsia"/>
          </w:rPr>
          <w:delText xml:space="preserve">Kid swing </w:delText>
        </w:r>
      </w:del>
      <w:r w:rsidR="003763F4">
        <w:rPr>
          <w:rFonts w:eastAsiaTheme="minorEastAsia"/>
        </w:rPr>
        <w:t xml:space="preserve">oscillates with </w:t>
      </w:r>
      <w:ins w:id="201" w:author="Georgios KATSAROS" w:date="2016-08-25T11:22:00Z">
        <w:r w:rsidR="00983845">
          <w:rPr>
            <w:rFonts w:eastAsiaTheme="minorEastAsia"/>
          </w:rPr>
          <w:t>its natural</w:t>
        </w:r>
      </w:ins>
      <w:del w:id="202" w:author="Georgios KATSAROS" w:date="2016-08-25T11:19:00Z">
        <w:r w:rsidR="003763F4" w:rsidDel="00A2123E">
          <w:rPr>
            <w:rFonts w:eastAsiaTheme="minorEastAsia"/>
          </w:rPr>
          <w:delText>its natural</w:delText>
        </w:r>
      </w:del>
      <w:ins w:id="203" w:author="Georgios KATSAROS" w:date="2016-08-25T11:19:00Z">
        <w:r w:rsidR="00A2123E">
          <w:rPr>
            <w:rFonts w:eastAsiaTheme="minorEastAsia"/>
          </w:rPr>
          <w:t xml:space="preserve"> </w:t>
        </w:r>
      </w:ins>
      <w:r w:rsidR="003763F4">
        <w:rPr>
          <w:rFonts w:eastAsiaTheme="minorEastAsia"/>
        </w:rPr>
        <w:t xml:space="preserve"> frequency of oscillation. If the swing is pushed </w:t>
      </w:r>
      <w:ins w:id="204" w:author="Georgios KATSAROS" w:date="2016-08-25T11:19:00Z">
        <w:r w:rsidR="00A2123E">
          <w:rPr>
            <w:rFonts w:eastAsiaTheme="minorEastAsia"/>
          </w:rPr>
          <w:t xml:space="preserve">by an external person </w:t>
        </w:r>
      </w:ins>
      <w:r w:rsidR="003763F4">
        <w:rPr>
          <w:rFonts w:eastAsiaTheme="minorEastAsia"/>
        </w:rPr>
        <w:t xml:space="preserve">with an appropriate period of pushing pulses, </w:t>
      </w:r>
      <w:ins w:id="205" w:author="Georgios KATSAROS" w:date="2016-08-25T11:20:00Z">
        <w:r w:rsidR="00A2123E">
          <w:rPr>
            <w:rFonts w:eastAsiaTheme="minorEastAsia"/>
          </w:rPr>
          <w:t xml:space="preserve">the </w:t>
        </w:r>
      </w:ins>
      <w:r w:rsidR="003763F4">
        <w:rPr>
          <w:rFonts w:eastAsiaTheme="minorEastAsia"/>
        </w:rPr>
        <w:t xml:space="preserve">amplitude of the oscillation will increase and at some point </w:t>
      </w:r>
      <w:ins w:id="206" w:author="Georgios KATSAROS" w:date="2016-08-25T11:20:00Z">
        <w:r w:rsidR="00A2123E">
          <w:rPr>
            <w:rFonts w:eastAsiaTheme="minorEastAsia"/>
          </w:rPr>
          <w:t xml:space="preserve">the </w:t>
        </w:r>
      </w:ins>
      <w:r w:rsidR="003763F4">
        <w:rPr>
          <w:rFonts w:eastAsiaTheme="minorEastAsia"/>
        </w:rPr>
        <w:t xml:space="preserve">swing will flip. In this comparison </w:t>
      </w:r>
      <w:del w:id="207" w:author="Georgios KATSAROS" w:date="2016-08-25T11:22:00Z">
        <w:r w:rsidR="003763F4" w:rsidDel="00983845">
          <w:rPr>
            <w:rFonts w:eastAsiaTheme="minorEastAsia"/>
          </w:rPr>
          <w:delText xml:space="preserve">a </w:delText>
        </w:r>
      </w:del>
      <w:ins w:id="208" w:author="Georgios KATSAROS" w:date="2016-08-25T11:22:00Z">
        <w:r w:rsidR="00983845">
          <w:rPr>
            <w:rFonts w:eastAsiaTheme="minorEastAsia"/>
          </w:rPr>
          <w:t xml:space="preserve">the </w:t>
        </w:r>
      </w:ins>
      <w:r w:rsidR="003763F4">
        <w:rPr>
          <w:rFonts w:eastAsiaTheme="minorEastAsia"/>
        </w:rPr>
        <w:t xml:space="preserve">natural frequency of a </w:t>
      </w:r>
      <w:ins w:id="209" w:author="Georgios KATSAROS" w:date="2016-08-25T11:22:00Z">
        <w:r w:rsidR="00983845">
          <w:rPr>
            <w:rFonts w:eastAsiaTheme="minorEastAsia"/>
          </w:rPr>
          <w:t>child-</w:t>
        </w:r>
      </w:ins>
      <w:del w:id="210" w:author="Georgios KATSAROS" w:date="2016-08-25T11:22:00Z">
        <w:r w:rsidR="003763F4" w:rsidDel="00983845">
          <w:rPr>
            <w:rFonts w:eastAsiaTheme="minorEastAsia"/>
          </w:rPr>
          <w:delText xml:space="preserve">kid </w:delText>
        </w:r>
      </w:del>
      <w:r w:rsidR="003763F4">
        <w:rPr>
          <w:rFonts w:eastAsiaTheme="minorEastAsia"/>
        </w:rPr>
        <w:t xml:space="preserve">swing </w:t>
      </w:r>
      <w:ins w:id="211" w:author="Georgios KATSAROS" w:date="2016-08-25T11:22:00Z">
        <w:r w:rsidR="00983845">
          <w:rPr>
            <w:rFonts w:eastAsiaTheme="minorEastAsia"/>
          </w:rPr>
          <w:t xml:space="preserve">system </w:t>
        </w:r>
      </w:ins>
      <w:r w:rsidR="003763F4">
        <w:rPr>
          <w:rFonts w:eastAsiaTheme="minorEastAsia"/>
        </w:rPr>
        <w:t>correspond</w:t>
      </w:r>
      <w:ins w:id="212" w:author="Georgios KATSAROS" w:date="2016-08-25T11:22:00Z">
        <w:r w:rsidR="00983845">
          <w:rPr>
            <w:rFonts w:eastAsiaTheme="minorEastAsia"/>
          </w:rPr>
          <w:t>s</w:t>
        </w:r>
      </w:ins>
      <w:r w:rsidR="003763F4">
        <w:rPr>
          <w:rFonts w:eastAsiaTheme="minorEastAsia"/>
        </w:rPr>
        <w:t xml:space="preserve"> to </w:t>
      </w:r>
      <w:del w:id="213" w:author="Georgios KATSAROS" w:date="2016-08-25T11:22:00Z">
        <w:r w:rsidR="003763F4" w:rsidDel="00983845">
          <w:rPr>
            <w:rFonts w:eastAsiaTheme="minorEastAsia"/>
          </w:rPr>
          <w:delText>a</w:delText>
        </w:r>
      </w:del>
      <w:ins w:id="214" w:author="Georgios KATSAROS" w:date="2016-08-25T11:22:00Z">
        <w:r w:rsidR="00983845">
          <w:rPr>
            <w:rFonts w:eastAsiaTheme="minorEastAsia"/>
          </w:rPr>
          <w:t>the</w:t>
        </w:r>
      </w:ins>
      <w:r w:rsidR="003763F4">
        <w:rPr>
          <w:rFonts w:eastAsiaTheme="minorEastAsia"/>
        </w:rPr>
        <w:t xml:space="preserve"> Larmor frequency and </w:t>
      </w:r>
      <w:del w:id="215" w:author="Georgios KATSAROS" w:date="2016-08-25T11:22:00Z">
        <w:r w:rsidR="003763F4" w:rsidDel="00983845">
          <w:rPr>
            <w:rFonts w:eastAsiaTheme="minorEastAsia"/>
          </w:rPr>
          <w:delText>a</w:delText>
        </w:r>
      </w:del>
      <w:ins w:id="216" w:author="Georgios KATSAROS" w:date="2016-08-25T11:22:00Z">
        <w:r w:rsidR="00983845">
          <w:rPr>
            <w:rFonts w:eastAsiaTheme="minorEastAsia"/>
          </w:rPr>
          <w:t>the</w:t>
        </w:r>
      </w:ins>
      <w:r w:rsidR="003763F4">
        <w:rPr>
          <w:rFonts w:eastAsiaTheme="minorEastAsia"/>
        </w:rPr>
        <w:t xml:space="preserve"> frequency of </w:t>
      </w:r>
      <w:ins w:id="217" w:author="Georgios KATSAROS" w:date="2016-08-25T11:22:00Z">
        <w:r w:rsidR="00983845">
          <w:rPr>
            <w:rFonts w:eastAsiaTheme="minorEastAsia"/>
          </w:rPr>
          <w:t xml:space="preserve">externally applied </w:t>
        </w:r>
      </w:ins>
      <w:r w:rsidR="003763F4">
        <w:rPr>
          <w:rFonts w:eastAsiaTheme="minorEastAsia"/>
        </w:rPr>
        <w:t>pushing pulses to the frequency of the applied oscillatory magnetic field.</w:t>
      </w:r>
    </w:p>
    <w:p w:rsidR="00FF0ABE" w:rsidRPr="00FF0ABE" w:rsidRDefault="00B61872" w:rsidP="00FF0ABE">
      <w:ins w:id="218" w:author="Georgios KATSAROS" w:date="2016-08-25T11:23:00Z">
        <w:r>
          <w:t xml:space="preserve">However, an </w:t>
        </w:r>
      </w:ins>
      <w:del w:id="219" w:author="Georgios KATSAROS" w:date="2016-08-25T11:23:00Z">
        <w:r w:rsidR="00625A0B" w:rsidDel="00B61872">
          <w:delText>O</w:delText>
        </w:r>
      </w:del>
      <w:ins w:id="220" w:author="Georgios KATSAROS" w:date="2016-08-25T11:23:00Z">
        <w:r>
          <w:t>o</w:t>
        </w:r>
      </w:ins>
      <w:r w:rsidR="00BC63AF">
        <w:t>scillatory magn</w:t>
      </w:r>
      <w:r w:rsidR="000726DD">
        <w:t>etic field is hard to implement,</w:t>
      </w:r>
      <w:r w:rsidR="00BC63AF">
        <w:t xml:space="preserve"> </w:t>
      </w:r>
      <w:r w:rsidR="000726DD">
        <w:t>from the fabrication standpoint</w:t>
      </w:r>
      <w:ins w:id="221" w:author="Georgios KATSAROS" w:date="2016-08-25T11:23:00Z">
        <w:r>
          <w:t>, since it adds more steps and thus the risk of failure</w:t>
        </w:r>
      </w:ins>
      <w:del w:id="222" w:author="Georgios KATSAROS" w:date="2016-08-25T11:23:00Z">
        <w:r w:rsidR="00625A0B" w:rsidDel="00B61872">
          <w:delText>.</w:delText>
        </w:r>
      </w:del>
      <w:r w:rsidR="000726DD">
        <w:t xml:space="preserve"> </w:t>
      </w:r>
      <w:r w:rsidR="00F812BB">
        <w:t xml:space="preserve">One way to avoid this problem is to apply static </w:t>
      </w:r>
      <w:ins w:id="223" w:author="Georgios KATSAROS" w:date="2016-08-25T11:23:00Z">
        <w:r>
          <w:t xml:space="preserve">a </w:t>
        </w:r>
      </w:ins>
      <w:r w:rsidR="00F812BB">
        <w:t xml:space="preserve">instead of </w:t>
      </w:r>
      <w:ins w:id="224" w:author="Georgios KATSAROS" w:date="2016-08-25T11:23:00Z">
        <w:r>
          <w:t xml:space="preserve">an </w:t>
        </w:r>
      </w:ins>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ins w:id="225" w:author="Georgios KATSAROS" w:date="2016-08-25T11:24:00Z">
        <w:r>
          <w:t xml:space="preserve">The </w:t>
        </w:r>
      </w:ins>
      <w:del w:id="226" w:author="Georgios KATSAROS" w:date="2016-08-25T11:24:00Z">
        <w:r w:rsidR="003C3873" w:rsidDel="00B61872">
          <w:delText>O</w:delText>
        </w:r>
      </w:del>
      <w:ins w:id="227" w:author="Georgios KATSAROS" w:date="2016-08-25T11:24:00Z">
        <w:r>
          <w:t>o</w:t>
        </w:r>
      </w:ins>
      <w:r w:rsidR="003C3873">
        <w:t xml:space="preserve">scillatory electric field </w:t>
      </w:r>
      <w:ins w:id="228" w:author="Georgios KATSAROS" w:date="2016-08-25T11:24:00Z">
        <w:r>
          <w:t xml:space="preserve">can </w:t>
        </w:r>
      </w:ins>
      <w:del w:id="229" w:author="Georgios KATSAROS" w:date="2016-08-25T11:24:00Z">
        <w:r w:rsidR="003C3873" w:rsidDel="00B61872">
          <w:delText>than</w:delText>
        </w:r>
        <w:r w:rsidR="000726DD" w:rsidDel="00B61872">
          <w:delText xml:space="preserve"> </w:delText>
        </w:r>
      </w:del>
      <w:r w:rsidR="00F812BB">
        <w:t>modulate</w:t>
      </w:r>
      <w:del w:id="230" w:author="Georgios KATSAROS" w:date="2016-08-25T11:24:00Z">
        <w:r w:rsidR="00F812BB" w:rsidDel="00B61872">
          <w:delText>s</w:delText>
        </w:r>
      </w:del>
      <w:r w:rsidR="00F812BB">
        <w:t xml:space="preserve"> </w:t>
      </w:r>
      <w:r w:rsidR="003C3873">
        <w:t xml:space="preserve">the hole g factor giving </w:t>
      </w:r>
      <w:ins w:id="231" w:author="Georgios KATSAROS" w:date="2016-08-25T11:25:00Z">
        <w:r>
          <w:t xml:space="preserve">thus an </w:t>
        </w:r>
      </w:ins>
      <w:r w:rsidR="003C3873">
        <w:t>equivalent</w:t>
      </w:r>
      <w:r w:rsidR="000726DD">
        <w:t xml:space="preserve"> </w:t>
      </w:r>
      <w:ins w:id="232" w:author="Georgios KATSAROS" w:date="2016-08-25T11:25:00Z">
        <w:r>
          <w:t xml:space="preserve">to the first case </w:t>
        </w:r>
      </w:ins>
      <w:r w:rsidR="000726DD">
        <w:t>oscillatory magnetic field</w:t>
      </w:r>
      <w:del w:id="233" w:author="Georgios KATSAROS" w:date="2016-08-25T11:25:00Z">
        <w:r w:rsidR="003C3873" w:rsidDel="00B61872">
          <w:delText xml:space="preserve"> from the first case</w:delText>
        </w:r>
      </w:del>
      <w:r w:rsidR="000726DD">
        <w:t xml:space="preserve">. </w:t>
      </w:r>
    </w:p>
    <w:p w:rsidR="005A3F64" w:rsidRDefault="00B740CF" w:rsidP="001374AA">
      <w:r>
        <w:t xml:space="preserve">For </w:t>
      </w:r>
      <w:del w:id="234" w:author="Georgios KATSAROS" w:date="2016-08-25T11:25:00Z">
        <w:r w:rsidDel="00B61872">
          <w:delText xml:space="preserve">generating </w:delText>
        </w:r>
      </w:del>
      <w:ins w:id="235" w:author="Georgios KATSAROS" w:date="2016-08-25T11:25:00Z">
        <w:r w:rsidR="00B61872">
          <w:t xml:space="preserve">generating such </w:t>
        </w:r>
      </w:ins>
      <w:r w:rsidR="001374AA">
        <w:t>high frequency</w:t>
      </w:r>
      <w:r w:rsidR="00E921B3">
        <w:t xml:space="preserve"> signal</w:t>
      </w:r>
      <w:ins w:id="236" w:author="Georgios KATSAROS" w:date="2016-08-25T11:25:00Z">
        <w:r w:rsidR="00B61872">
          <w:t>s</w:t>
        </w:r>
      </w:ins>
      <w:r w:rsidR="00E921B3">
        <w:t xml:space="preserve">, </w:t>
      </w:r>
      <w:r w:rsidR="001374AA">
        <w:t xml:space="preserve">microwave sources </w:t>
      </w:r>
      <w:r w:rsidR="00241783">
        <w:t>are needed because of high Larmor frequencies (tens of gigahertz</w:t>
      </w:r>
      <w:ins w:id="237" w:author="Georgios KATSAROS" w:date="2016-08-24T22:36:00Z">
        <w:r w:rsidR="00AD6572">
          <w:t xml:space="preserve"> write what frequencies we are aiming at</w:t>
        </w:r>
      </w:ins>
      <w:r w:rsidR="00241783">
        <w:t>)</w:t>
      </w:r>
      <w:r w:rsidR="001374AA">
        <w:t xml:space="preserve">. For this purpose </w:t>
      </w:r>
      <w:ins w:id="238" w:author="Georgios KATSAROS" w:date="2016-08-24T22:36:00Z">
        <w:r w:rsidR="00AD6572">
          <w:t xml:space="preserve">a </w:t>
        </w:r>
      </w:ins>
      <w:r w:rsidR="001374AA">
        <w:t>signal generator SMF100A from Rohde and Schwarz</w:t>
      </w:r>
      <w:r w:rsidR="00E36205">
        <w:t xml:space="preserve"> will be used, controlled also from the python measurement application.</w:t>
      </w:r>
    </w:p>
    <w:p w:rsidR="00FD6886" w:rsidRDefault="00FD6886" w:rsidP="001374AA">
      <w:r>
        <w:lastRenderedPageBreak/>
        <w:t>Described technique for spin rotation is called electron</w:t>
      </w:r>
      <w:r w:rsidR="00275E67">
        <w:t>-dipole</w:t>
      </w:r>
      <w:r>
        <w:t xml:space="preserve"> spin resonance (E</w:t>
      </w:r>
      <w:r w:rsidR="00275E67">
        <w:t>D</w:t>
      </w:r>
      <w:r>
        <w:t>SR)</w:t>
      </w:r>
      <w:r w:rsidR="00275E67">
        <w:t xml:space="preserve"> [11]</w:t>
      </w:r>
      <w:r>
        <w:t xml:space="preserve">.  </w:t>
      </w:r>
      <w:ins w:id="239" w:author="Georgios KATSAROS" w:date="2016-08-25T11:27:00Z">
        <w:r w:rsidR="004174D3">
          <w:t xml:space="preserve">Not really you have described the g-tensor modulation technique. Also the is a logical gap. This sentence needs to be incorporated smoothly in the text. </w:t>
        </w:r>
      </w:ins>
    </w:p>
    <w:p w:rsidR="00747652" w:rsidRDefault="00293741" w:rsidP="00AB3B6B">
      <w:pPr>
        <w:pStyle w:val="Heading4"/>
        <w:rPr>
          <w:ins w:id="240"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683249">
      <w:pPr>
        <w:rPr>
          <w:rPrChange w:id="241" w:author="Georgios KATSAROS" w:date="2016-08-25T11:40:00Z">
            <w:rPr>
              <w:vertAlign w:val="superscript"/>
            </w:rPr>
          </w:rPrChange>
        </w:rPr>
        <w:pPrChange w:id="242" w:author="Georgios KATSAROS" w:date="2016-08-25T11:40:00Z">
          <w:pPr>
            <w:pStyle w:val="Heading4"/>
          </w:pPr>
        </w:pPrChange>
      </w:pPr>
      <w:ins w:id="243" w:author="Georgios KATSAROS" w:date="2016-08-25T11:40:00Z">
        <w:r>
          <w:t xml:space="preserve">First you should write sth about coherent manipulation. </w:t>
        </w:r>
      </w:ins>
      <w:ins w:id="244" w:author="Georgios KATSAROS" w:date="2016-08-25T11:41:00Z">
        <w:r>
          <w:t xml:space="preserve">What do you need to do in order to verify it? Rabi. </w:t>
        </w:r>
      </w:ins>
    </w:p>
    <w:p w:rsidR="00E921B3" w:rsidRPr="00E36205" w:rsidRDefault="00275E67" w:rsidP="00DE5558">
      <w:r>
        <w:t>Following the approach of R. Maurand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xml:space="preserve">, </w:t>
      </w:r>
      <w:del w:id="245" w:author="Georgios KATSAROS" w:date="2016-08-25T11:41:00Z">
        <w:r w:rsidR="00FD6886" w:rsidDel="00683249">
          <w:delText>the</w:delText>
        </w:r>
        <w:r w:rsidDel="00683249">
          <w:delText xml:space="preserve"> EDSR</w:delText>
        </w:r>
      </w:del>
      <w:ins w:id="246" w:author="Georgios KATSAROS" w:date="2016-08-25T11:41:00Z">
        <w:r w:rsidR="00683249">
          <w:t>a</w:t>
        </w:r>
      </w:ins>
      <w:r w:rsidR="002D43A4">
        <w:t xml:space="preserve"> </w:t>
      </w:r>
      <w:r w:rsidR="002D43A4" w:rsidRPr="002D43A4">
        <w:rPr>
          <w:sz w:val="18"/>
        </w:rPr>
        <w:t>∏</w:t>
      </w:r>
      <w:r w:rsidR="002D43A4">
        <w:t>/2</w:t>
      </w:r>
      <w:r w:rsidR="002E0869">
        <w:t xml:space="preserve"> (90⁰</w:t>
      </w:r>
      <w:ins w:id="247" w:author="Georgios KATSAROS" w:date="2016-08-25T11:43:00Z">
        <w:r w:rsidR="00683249">
          <w:t>, what do you mean by that?</w:t>
        </w:r>
      </w:ins>
      <w:r w:rsidR="002E0869">
        <w:t>)</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w:t>
      </w:r>
      <w:del w:id="248" w:author="Georgios KATSAROS" w:date="2016-08-25T11:49:00Z">
        <w:r w:rsidR="00E36205" w:rsidDel="00397875">
          <w:delText xml:space="preserve">axes </w:delText>
        </w:r>
      </w:del>
      <w:ins w:id="249" w:author="Georgios KATSAROS" w:date="2016-08-25T11:49:00Z">
        <w:r w:rsidR="00397875">
          <w:t xml:space="preserve">axis </w:t>
        </w:r>
      </w:ins>
      <w:r w:rsidR="00E36205">
        <w:t xml:space="preserve">to the xy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del w:id="250" w:author="Georgios KATSAROS" w:date="2016-08-25T11:42:00Z">
        <w:r w:rsidR="00D745CE" w:rsidDel="00683249">
          <w:rPr>
            <w:rFonts w:ascii="Calibri" w:hAnsi="Calibri" w:cs="Arial"/>
            <w:color w:val="252525"/>
            <w:sz w:val="21"/>
            <w:szCs w:val="21"/>
            <w:shd w:val="clear" w:color="auto" w:fill="FFFFFF"/>
          </w:rPr>
          <w:delText xml:space="preserve">the </w:delText>
        </w:r>
      </w:del>
      <w:r w:rsidR="00303DF3">
        <w:rPr>
          <w:rFonts w:ascii="Calibri" w:hAnsi="Calibri" w:cs="Arial"/>
          <w:color w:val="252525"/>
          <w:sz w:val="21"/>
          <w:szCs w:val="21"/>
          <w:shd w:val="clear" w:color="auto" w:fill="FFFFFF"/>
        </w:rPr>
        <w:t xml:space="preserve">time τ, </w:t>
      </w:r>
      <w:ins w:id="251" w:author="Georgios KATSAROS" w:date="2016-08-25T11:42:00Z">
        <w:r w:rsidR="00683249">
          <w:rPr>
            <w:rFonts w:ascii="Calibri" w:hAnsi="Calibri" w:cs="Arial"/>
            <w:color w:val="252525"/>
            <w:sz w:val="21"/>
            <w:szCs w:val="21"/>
            <w:shd w:val="clear" w:color="auto" w:fill="FFFFFF"/>
          </w:rPr>
          <w:t xml:space="preserve">a second </w:t>
        </w:r>
      </w:ins>
      <w:r w:rsidR="00303DF3" w:rsidRPr="002D43A4">
        <w:rPr>
          <w:sz w:val="18"/>
        </w:rPr>
        <w:t>∏</w:t>
      </w:r>
      <w:r w:rsidR="00303DF3">
        <w:t>/2</w:t>
      </w:r>
      <w:r w:rsidR="00D745CE">
        <w:rPr>
          <w:vertAlign w:val="subscript"/>
        </w:rPr>
        <w:t>∆</w:t>
      </w:r>
      <w:r w:rsidR="00D745CE">
        <w:rPr>
          <w:rFonts w:ascii="Gulim" w:eastAsia="Gulim" w:hAnsi="Gulim" w:hint="eastAsia"/>
          <w:vertAlign w:val="subscript"/>
        </w:rPr>
        <w:t>Φ</w:t>
      </w:r>
      <w:ins w:id="252" w:author="Georgios KATSAROS" w:date="2016-08-25T11:42:00Z">
        <w:r w:rsidR="00683249">
          <w:rPr>
            <w:rFonts w:ascii="Gulim" w:eastAsia="Gulim" w:hAnsi="Gulim" w:hint="eastAsia"/>
            <w:vertAlign w:val="subscript"/>
          </w:rPr>
          <w:t>(what is this?</w:t>
        </w:r>
        <w:r w:rsidR="00683249">
          <w:rPr>
            <w:rFonts w:ascii="Gulim" w:eastAsia="Gulim" w:hAnsi="Gulim"/>
            <w:vertAlign w:val="subscript"/>
          </w:rPr>
          <w:t>)</w:t>
        </w:r>
      </w:ins>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w:t>
      </w:r>
      <w:del w:id="253" w:author="Georgios KATSAROS" w:date="2016-08-25T11:51:00Z">
        <w:r w:rsidR="00096EBE" w:rsidDel="00397875">
          <w:delText xml:space="preserve">axes </w:delText>
        </w:r>
      </w:del>
      <w:ins w:id="254" w:author="Georgios KATSAROS" w:date="2016-08-25T11:51:00Z">
        <w:r w:rsidR="00397875">
          <w:t xml:space="preserve">axis </w:t>
        </w:r>
      </w:ins>
      <w:r w:rsidR="00096EBE">
        <w:t>for</w:t>
      </w:r>
      <w:r w:rsidR="004B1812">
        <w:t xml:space="preserve"> the</w:t>
      </w:r>
      <w:r w:rsidR="00096EBE">
        <w:t xml:space="preserve"> readout</w:t>
      </w:r>
      <w:ins w:id="255" w:author="Georgios KATSAROS" w:date="2016-08-25T11:51:00Z">
        <w:r w:rsidR="00397875">
          <w:t xml:space="preserve"> (you should write that it will bring it to the opposite pole if no</w:t>
        </w:r>
      </w:ins>
      <w:ins w:id="256" w:author="Georgios KATSAROS" w:date="2016-08-25T11:57:00Z">
        <w:r w:rsidR="00397875">
          <w:t xml:space="preserve"> dephasing takes place)</w:t>
        </w:r>
      </w:ins>
      <w:r w:rsidR="00096EBE">
        <w:t xml:space="preserve">. </w:t>
      </w:r>
      <w:r w:rsidR="00DE5558">
        <w:t>Linear increase of the ∆</w:t>
      </w:r>
      <w:r w:rsidR="00DE5558">
        <w:rPr>
          <w:rFonts w:ascii="Gulim" w:eastAsia="Gulim" w:hAnsi="Gulim" w:hint="eastAsia"/>
        </w:rPr>
        <w:t xml:space="preserve">Φ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w:t>
      </w:r>
      <w:del w:id="257" w:author="Georgios KATSAROS" w:date="2016-08-25T11:48:00Z">
        <w:r w:rsidR="00E36205" w:rsidDel="00397875">
          <w:delText>its</w:delText>
        </w:r>
        <w:r w:rsidR="00F250CC" w:rsidDel="00397875">
          <w:delText xml:space="preserve"> </w:delText>
        </w:r>
      </w:del>
      <w:ins w:id="258" w:author="Georgios KATSAROS" w:date="2016-08-25T11:48:00Z">
        <w:r w:rsidR="00397875">
          <w:t xml:space="preserve">the </w:t>
        </w:r>
      </w:ins>
      <w:r w:rsidR="00F250CC">
        <w:t>exponentially decaying envelope</w:t>
      </w:r>
      <w:r w:rsidR="004B1812">
        <w:t xml:space="preserve"> </w:t>
      </w:r>
      <w:ins w:id="259" w:author="Georgios KATSAROS" w:date="2016-08-25T11:48:00Z">
        <w:r w:rsidR="00397875">
          <w:t xml:space="preserve">the </w:t>
        </w:r>
      </w:ins>
      <w:r w:rsidR="004B1812">
        <w:t>dephasing time</w:t>
      </w:r>
      <w:r w:rsidR="00E36205">
        <w:t xml:space="preserve"> T</w:t>
      </w:r>
      <w:r w:rsidR="00E36205">
        <w:rPr>
          <w:vertAlign w:val="subscript"/>
        </w:rPr>
        <w:t>2</w:t>
      </w:r>
      <w:r w:rsidR="00E36205">
        <w:rPr>
          <w:vertAlign w:val="superscript"/>
        </w:rPr>
        <w:t>*</w:t>
      </w:r>
      <w:r w:rsidR="00E36205">
        <w:t xml:space="preserve"> can be extracted</w:t>
      </w:r>
      <w:del w:id="260" w:author="Georgios KATSAROS" w:date="2016-08-25T11:48:00Z">
        <w:r w:rsidR="00E36205" w:rsidDel="00397875">
          <w:delText>, according to [11]</w:delText>
        </w:r>
      </w:del>
      <w:r w:rsidR="00E36205">
        <w:t>.</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ins w:id="261" w:author="Georgios KATSAROS" w:date="2016-08-25T20:29:00Z">
        <w:r>
          <w:t xml:space="preserve">Coherence can be extended by the so called Hahn echo </w:t>
        </w:r>
      </w:ins>
      <w:ins w:id="262" w:author="Georgios KATSAROS" w:date="2016-08-25T20:30:00Z">
        <w:r>
          <w:t xml:space="preserve">technique which can partially cancel dephasing originating for example from </w:t>
        </w:r>
      </w:ins>
      <w:ins w:id="263" w:author="Georgios KATSAROS" w:date="2016-08-25T20:36:00Z">
        <w:r>
          <w:t xml:space="preserve">slow varying </w:t>
        </w:r>
      </w:ins>
      <w:ins w:id="264" w:author="Georgios KATSAROS" w:date="2016-08-25T20:31:00Z">
        <w:r>
          <w:t xml:space="preserve">nuclear magnetic field or applied field inhomogeneities. </w:t>
        </w:r>
      </w:ins>
      <w:del w:id="265" w:author="Georgios KATSAROS" w:date="2016-08-25T20:31:00Z">
        <w:r w:rsidR="00067A20" w:rsidDel="00567C9C">
          <w:delText>To ex</w:delText>
        </w:r>
      </w:del>
      <w:del w:id="266" w:author="Georgios KATSAROS" w:date="2016-08-25T11:58:00Z">
        <w:r w:rsidR="00067A20" w:rsidDel="00397875">
          <w:delText>c</w:delText>
        </w:r>
      </w:del>
      <w:del w:id="267" w:author="Georgios KATSAROS" w:date="2016-08-25T20:31:00Z">
        <w:r w:rsidR="00067A20" w:rsidDel="00567C9C">
          <w:delText>tract the instrinsic coherence time T</w:delText>
        </w:r>
        <w:r w:rsidR="00067A20" w:rsidDel="00567C9C">
          <w:rPr>
            <w:vertAlign w:val="subscript"/>
          </w:rPr>
          <w:delText>2</w:delText>
        </w:r>
        <w:r w:rsidR="00067A20" w:rsidDel="00567C9C">
          <w:delText xml:space="preserve"> mainly determined by the dominant dephasing source</w:delText>
        </w:r>
        <w:r w:rsidR="007D670C" w:rsidDel="00567C9C">
          <w:delText xml:space="preserve">, Hahn – echo experiment will be conducted. </w:delText>
        </w:r>
      </w:del>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ins w:id="268" w:author="Georgios KATSAROS" w:date="2016-08-25T11:58:00Z">
        <w:r w:rsidR="00715B18">
          <w:t xml:space="preserve">the </w:t>
        </w:r>
      </w:ins>
      <w:r w:rsidR="007D670C">
        <w:t>x ax</w:t>
      </w:r>
      <w:ins w:id="269" w:author="Georgios KATSAROS" w:date="2016-08-25T11:58:00Z">
        <w:r w:rsidR="00715B18">
          <w:t>i</w:t>
        </w:r>
      </w:ins>
      <w:del w:id="270" w:author="Georgios KATSAROS" w:date="2016-08-25T11:58:00Z">
        <w:r w:rsidR="007D670C" w:rsidDel="00715B18">
          <w:delText>e</w:delText>
        </w:r>
      </w:del>
      <w:r w:rsidR="007D670C">
        <w:t xml:space="preserve">s </w:t>
      </w:r>
      <w:ins w:id="271" w:author="Georgios KATSAROS" w:date="2016-08-25T11:58:00Z">
        <w:r w:rsidR="00715B18">
          <w:t xml:space="preserve">the </w:t>
        </w:r>
      </w:ins>
      <w:r w:rsidR="007D670C">
        <w:t xml:space="preserve">spin vector lays in the xy plane. Because of the dephasing sources </w:t>
      </w:r>
      <w:ins w:id="272" w:author="Georgios KATSAROS" w:date="2016-08-25T11:58:00Z">
        <w:r w:rsidR="00715B18">
          <w:t xml:space="preserve">the </w:t>
        </w:r>
      </w:ins>
      <w:r w:rsidR="007D670C">
        <w:t xml:space="preserve">spin </w:t>
      </w:r>
      <w:ins w:id="273" w:author="Georgios KATSAROS" w:date="2016-08-25T11:59:00Z">
        <w:r w:rsidR="00715B18">
          <w:t xml:space="preserve">will </w:t>
        </w:r>
      </w:ins>
      <w:r w:rsidR="007D670C">
        <w:t>dephase</w:t>
      </w:r>
      <w:del w:id="274" w:author="Georgios KATSAROS" w:date="2016-08-25T11:59:00Z">
        <w:r w:rsidR="002E0869" w:rsidDel="00715B18">
          <w:delText>s</w:delText>
        </w:r>
      </w:del>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del w:id="275" w:author="Georgios KATSAROS" w:date="2016-08-25T11:59:00Z">
        <w:r w:rsidR="002E0869" w:rsidDel="00715B18">
          <w:delText>the</w:delText>
        </w:r>
        <w:r w:rsidR="007D670C" w:rsidDel="00715B18">
          <w:delText xml:space="preserve"> </w:delText>
        </w:r>
      </w:del>
      <w:ins w:id="276" w:author="Georgios KATSAROS" w:date="2016-08-25T11:59:00Z">
        <w:r w:rsidR="00715B18">
          <w:t xml:space="preserve">a </w:t>
        </w:r>
      </w:ins>
      <w:r w:rsidR="007D670C" w:rsidRPr="002D43A4">
        <w:rPr>
          <w:sz w:val="18"/>
        </w:rPr>
        <w:t>∏</w:t>
      </w:r>
      <w:r w:rsidR="007D670C">
        <w:rPr>
          <w:sz w:val="18"/>
        </w:rPr>
        <w:t xml:space="preserve"> </w:t>
      </w:r>
      <w:r w:rsidR="007D670C">
        <w:t xml:space="preserve">pulse around </w:t>
      </w:r>
      <w:r w:rsidR="002E0869">
        <w:t xml:space="preserve">the </w:t>
      </w:r>
      <w:r w:rsidR="007D670C">
        <w:t xml:space="preserve">y </w:t>
      </w:r>
      <w:del w:id="277" w:author="Georgios KATSAROS" w:date="2016-08-25T11:59:00Z">
        <w:r w:rsidR="007D670C" w:rsidDel="00715B18">
          <w:delText xml:space="preserve">axes </w:delText>
        </w:r>
      </w:del>
      <w:ins w:id="278" w:author="Georgios KATSAROS" w:date="2016-08-25T11:59:00Z">
        <w:r w:rsidR="00715B18">
          <w:t xml:space="preserve">axis </w:t>
        </w:r>
      </w:ins>
      <w:r w:rsidR="007D670C">
        <w:t xml:space="preserve">will be applied which mirrors the spin vector around </w:t>
      </w:r>
      <w:r w:rsidR="00375FC9">
        <w:t xml:space="preserve">the </w:t>
      </w:r>
      <w:r w:rsidR="007D670C">
        <w:t xml:space="preserve">y </w:t>
      </w:r>
      <w:del w:id="279" w:author="Georgios KATSAROS" w:date="2016-08-25T11:59:00Z">
        <w:r w:rsidR="007D670C" w:rsidDel="00715B18">
          <w:delText>axes</w:delText>
        </w:r>
      </w:del>
      <w:ins w:id="280" w:author="Georgios KATSAROS" w:date="2016-08-25T11:59:00Z">
        <w:r w:rsidR="00715B18">
          <w:t>axis</w:t>
        </w:r>
      </w:ins>
      <w:r w:rsidR="007D670C">
        <w:t xml:space="preserve">. </w:t>
      </w:r>
      <w:r w:rsidR="002E0869">
        <w:t>The s</w:t>
      </w:r>
      <w:r w:rsidR="007D670C">
        <w:t xml:space="preserve">pin is then left to dephase for the same time, but since </w:t>
      </w:r>
      <w:ins w:id="281" w:author="Georgios KATSAROS" w:date="2016-08-25T11:59:00Z">
        <w:r w:rsidR="00715B18">
          <w:t xml:space="preserve">it is </w:t>
        </w:r>
      </w:ins>
      <w:r w:rsidR="007D670C">
        <w:t xml:space="preserve">mirrored, </w:t>
      </w:r>
      <w:r w:rsidR="002E0869">
        <w:t xml:space="preserve">the </w:t>
      </w:r>
      <w:r w:rsidR="007D670C">
        <w:t>direction of this dephasing will cancel the previous</w:t>
      </w:r>
      <w:r w:rsidR="002E0869">
        <w:t xml:space="preserve"> one</w:t>
      </w:r>
      <w:del w:id="282" w:author="Georgios KATSAROS" w:date="2016-08-25T11:59:00Z">
        <w:r w:rsidR="007D670C" w:rsidDel="00715B18">
          <w:delText xml:space="preserve"> to</w:delText>
        </w:r>
        <w:r w:rsidR="002E0869" w:rsidDel="00715B18">
          <w:delText xml:space="preserve"> a</w:delText>
        </w:r>
        <w:r w:rsidR="007D670C" w:rsidDel="00715B18">
          <w:delText xml:space="preserve"> some degree</w:delText>
        </w:r>
      </w:del>
      <w:r w:rsidR="007D670C">
        <w:t xml:space="preserve">, causing </w:t>
      </w:r>
      <w:r w:rsidR="002E0869">
        <w:t xml:space="preserve">the </w:t>
      </w:r>
      <w:ins w:id="283" w:author="Georgios KATSAROS" w:date="2016-08-25T11:59:00Z">
        <w:r w:rsidR="00715B18">
          <w:t xml:space="preserve">so-called </w:t>
        </w:r>
      </w:ins>
      <w:r w:rsidR="007D670C">
        <w:t>spin refocusing.</w:t>
      </w:r>
      <w:r w:rsidR="00375FC9">
        <w:t xml:space="preserve"> After that by </w:t>
      </w:r>
      <w:del w:id="284" w:author="Georgios KATSAROS" w:date="2016-08-25T11:59:00Z">
        <w:r w:rsidR="00375FC9" w:rsidDel="00715B18">
          <w:delText xml:space="preserve">the </w:delText>
        </w:r>
      </w:del>
      <w:ins w:id="285" w:author="Georgios KATSAROS" w:date="2016-08-25T11:59:00Z">
        <w:r w:rsidR="00715B18">
          <w:t xml:space="preserve">another </w:t>
        </w:r>
      </w:ins>
      <w:r w:rsidR="00375FC9">
        <w:t xml:space="preserve">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ins w:id="286" w:author="Georgios KATSAROS" w:date="2016-08-25T12:00:00Z">
        <w:r w:rsidR="00715B18">
          <w:rPr>
            <w:rFonts w:ascii="Gulim" w:eastAsia="Gulim" w:hAnsi="Gulim" w:hint="eastAsia"/>
            <w:vertAlign w:val="subscript"/>
          </w:rPr>
          <w:t>(what do you mean by that?</w:t>
        </w:r>
        <w:r w:rsidR="00715B18">
          <w:rPr>
            <w:rFonts w:ascii="Gulim" w:eastAsia="Gulim" w:hAnsi="Gulim"/>
            <w:vertAlign w:val="subscript"/>
          </w:rPr>
          <w:t>)</w:t>
        </w:r>
      </w:ins>
      <w:r w:rsidR="00375FC9">
        <w:t xml:space="preserve"> pulse around axes which is x axes rotated for ∆</w:t>
      </w:r>
      <w:r w:rsidR="00375FC9">
        <w:rPr>
          <w:rFonts w:ascii="Gulim" w:eastAsia="Gulim" w:hAnsi="Gulim" w:hint="eastAsia"/>
        </w:rPr>
        <w:t xml:space="preserve">Φ, </w:t>
      </w:r>
      <w:r w:rsidR="00375FC9" w:rsidRPr="00375FC9">
        <w:rPr>
          <w:rFonts w:hint="eastAsia"/>
        </w:rPr>
        <w:t>spin is projected to z axes and a spin up probability is measured.</w:t>
      </w:r>
      <w:r w:rsidR="00A13125" w:rsidRPr="00A13125">
        <w:t xml:space="preserve"> </w:t>
      </w:r>
      <w:r w:rsidR="00A13125">
        <w:t xml:space="preserve">From its exponentially decaying envelope in this case </w:t>
      </w:r>
      <w:del w:id="287" w:author="Georgios KATSAROS" w:date="2016-08-25T12:00:00Z">
        <w:r w:rsidR="00A13125" w:rsidDel="00715B18">
          <w:delText xml:space="preserve">coherence time </w:delText>
        </w:r>
      </w:del>
      <w:r w:rsidR="00A13125">
        <w:t>T</w:t>
      </w:r>
      <w:r w:rsidR="00A13125">
        <w:rPr>
          <w:vertAlign w:val="subscript"/>
        </w:rPr>
        <w:t>2</w:t>
      </w:r>
      <w:r w:rsidR="00A13125">
        <w:t xml:space="preserve"> </w:t>
      </w:r>
      <w:ins w:id="288" w:author="Georgios KATSAROS" w:date="2016-08-25T12:00:00Z">
        <w:r w:rsidR="00715B18">
          <w:t xml:space="preserve">echo </w:t>
        </w:r>
      </w:ins>
      <w:r w:rsidR="00A13125">
        <w:t>will be extracted.</w:t>
      </w:r>
    </w:p>
    <w:p w:rsidR="00067A20" w:rsidRDefault="00067A20" w:rsidP="00067A20"/>
    <w:p w:rsidR="00B80CDB" w:rsidRDefault="00747652" w:rsidP="00DA706F">
      <w:pPr>
        <w:pStyle w:val="Heading5"/>
        <w:numPr>
          <w:ilvl w:val="0"/>
          <w:numId w:val="19"/>
        </w:numPr>
      </w:pPr>
      <w:r>
        <w:lastRenderedPageBreak/>
        <w:t>CPMG pulse sequence</w:t>
      </w:r>
      <w:r w:rsidR="00DA706F">
        <w:t xml:space="preserve"> T</w:t>
      </w:r>
      <w:r w:rsidR="00DA706F">
        <w:rPr>
          <w:vertAlign w:val="subscript"/>
        </w:rPr>
        <w:t>2</w:t>
      </w:r>
      <w:r w:rsidR="00DA706F">
        <w:rPr>
          <w:vertAlign w:val="superscript"/>
        </w:rPr>
        <w:t>CPMG</w:t>
      </w:r>
    </w:p>
    <w:p w:rsidR="00AB3B6B" w:rsidRPr="00AB3B6B" w:rsidRDefault="00567C9C" w:rsidP="00AB3B6B">
      <w:ins w:id="289" w:author="Georgios KATSAROS" w:date="2016-08-25T20:37:00Z">
        <w:r>
          <w:t xml:space="preserve">In order to extend further the coherence time we am to use the a </w:t>
        </w:r>
      </w:ins>
      <w:del w:id="290" w:author="Georgios KATSAROS" w:date="2016-08-25T20:37:00Z">
        <w:r w:rsidR="002E0D24" w:rsidDel="00567C9C">
          <w:delText xml:space="preserve">The </w:delText>
        </w:r>
      </w:del>
      <w:r w:rsidR="002E0D24">
        <w:t xml:space="preserve">sequence of </w:t>
      </w:r>
      <w:del w:id="291" w:author="Georgios KATSAROS" w:date="2016-08-25T20:37:00Z">
        <w:r w:rsidR="002E0D24" w:rsidDel="00567C9C">
          <w:delText xml:space="preserve">the </w:delText>
        </w:r>
      </w:del>
      <w:r w:rsidR="002E0D24" w:rsidRPr="002D43A4">
        <w:rPr>
          <w:sz w:val="18"/>
        </w:rPr>
        <w:t>∏</w:t>
      </w:r>
      <w:r w:rsidR="002E0D24">
        <w:rPr>
          <w:sz w:val="18"/>
        </w:rPr>
        <w:t xml:space="preserve"> </w:t>
      </w:r>
      <w:r w:rsidR="002E0D24">
        <w:t xml:space="preserve">pulses called the </w:t>
      </w:r>
      <w:r w:rsidR="00323823">
        <w:t>Carr-Purcell-Meiboom-Gil</w:t>
      </w:r>
      <w:r w:rsidR="00D74681">
        <w:t>l</w:t>
      </w:r>
      <w:r w:rsidR="00323823">
        <w:t xml:space="preserve"> (CPMG)</w:t>
      </w:r>
      <w:r w:rsidR="00D74681">
        <w:t xml:space="preserve"> </w:t>
      </w:r>
      <w:r w:rsidR="002E0D24">
        <w:t>sequence</w:t>
      </w:r>
      <w:ins w:id="292" w:author="Georgios KATSAROS" w:date="2016-08-25T20:38:00Z">
        <w:r>
          <w:t>. The pi pulses</w:t>
        </w:r>
      </w:ins>
      <w:r w:rsidR="002E0D24">
        <w:t xml:space="preserve">, </w:t>
      </w:r>
      <w:r w:rsidR="00D74681">
        <w:t xml:space="preserve">rotating the spin </w:t>
      </w:r>
      <w:r w:rsidR="00F56E7F">
        <w:t xml:space="preserve">around </w:t>
      </w:r>
      <w:r w:rsidR="002E0D24">
        <w:t xml:space="preserve">the </w:t>
      </w:r>
      <w:r w:rsidR="00F56E7F">
        <w:t xml:space="preserve">y </w:t>
      </w:r>
      <w:del w:id="293" w:author="Georgios KATSAROS" w:date="2016-08-25T20:38:00Z">
        <w:r w:rsidR="00F56E7F" w:rsidDel="00567C9C">
          <w:delText xml:space="preserve">axes </w:delText>
        </w:r>
      </w:del>
      <w:ins w:id="294" w:author="Georgios KATSAROS" w:date="2016-08-25T20:38:00Z">
        <w:r>
          <w:t xml:space="preserve">axis </w:t>
        </w:r>
      </w:ins>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del w:id="295" w:author="Georgios KATSAROS" w:date="2016-08-25T20:38:00Z">
        <w:r w:rsidR="002E0D24" w:rsidDel="00567C9C">
          <w:delText xml:space="preserve">the </w:delText>
        </w:r>
      </w:del>
      <w:ins w:id="296" w:author="Georgios KATSAROS" w:date="2016-08-25T20:38:00Z">
        <w:r>
          <w:t xml:space="preserve">a </w:t>
        </w:r>
      </w:ins>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 xml:space="preserve">Coherence time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 xml:space="preserve">exponentially decaying envelope of 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ins w:id="297" w:author="Georgios KATSAROS" w:date="2016-08-25T20:39:00Z">
        <w:r>
          <w:rPr>
            <w:rFonts w:ascii="Calibri" w:hAnsi="Calibri" w:cs="Arial"/>
            <w:i/>
            <w:color w:val="252525"/>
            <w:sz w:val="21"/>
            <w:szCs w:val="21"/>
            <w:shd w:val="clear" w:color="auto" w:fill="FFFFFF"/>
          </w:rPr>
          <w:t xml:space="preserve">- like the echo </w:t>
        </w:r>
      </w:ins>
      <w:ins w:id="298" w:author="Georgios KATSAROS" w:date="2016-08-25T20:40:00Z">
        <w:r>
          <w:rPr>
            <w:rFonts w:ascii="Calibri" w:hAnsi="Calibri" w:cs="Arial"/>
            <w:i/>
            <w:color w:val="252525"/>
            <w:sz w:val="21"/>
            <w:szCs w:val="21"/>
            <w:shd w:val="clear" w:color="auto" w:fill="FFFFFF"/>
          </w:rPr>
          <w:t>you change tau</w:t>
        </w:r>
      </w:ins>
      <w:ins w:id="299" w:author="Georgios KATSAROS" w:date="2016-08-25T20:42:00Z">
        <w:r w:rsidR="00802509">
          <w:rPr>
            <w:rFonts w:ascii="Calibri" w:hAnsi="Calibri" w:cs="Arial"/>
            <w:i/>
            <w:color w:val="252525"/>
            <w:sz w:val="21"/>
            <w:szCs w:val="21"/>
            <w:shd w:val="clear" w:color="auto" w:fill="FFFFFF"/>
          </w:rPr>
          <w:t xml:space="preserve"> and then you extract T2 for a certain number of pi pulses</w:t>
        </w:r>
      </w:ins>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rsidR="002E0D24">
        <w:t xml:space="preserve">This method is insensitive to the </w:t>
      </w:r>
      <w:r w:rsidR="002E0D24" w:rsidRPr="002D43A4">
        <w:rPr>
          <w:sz w:val="18"/>
        </w:rPr>
        <w:t>∏</w:t>
      </w:r>
      <w:r w:rsidR="002E0D24">
        <w:rPr>
          <w:sz w:val="18"/>
        </w:rPr>
        <w:t xml:space="preserve"> </w:t>
      </w:r>
      <w:r w:rsidR="002E0D24">
        <w:t>pulse errors</w:t>
      </w:r>
      <w:ins w:id="300" w:author="Georgios KATSAROS" w:date="2016-08-25T20:43:00Z">
        <w:r w:rsidR="00802509">
          <w:t xml:space="preserve"> (explain why)</w:t>
        </w:r>
      </w:ins>
      <w:r w:rsidR="002E0D24">
        <w:t xml:space="preserve">, </w:t>
      </w:r>
      <w:del w:id="301" w:author="Georgios KATSAROS" w:date="2016-08-25T20:44:00Z">
        <w:r w:rsidR="002E0D24" w:rsidDel="00802509">
          <w:delText xml:space="preserve">extending coherence time </w:delText>
        </w:r>
      </w:del>
      <w:r w:rsidR="002E0D24">
        <w:t xml:space="preserve">and </w:t>
      </w:r>
      <w:r w:rsidR="00633EEC">
        <w:t xml:space="preserve">it </w:t>
      </w:r>
      <w:r w:rsidR="002E0D24">
        <w:t>act</w:t>
      </w:r>
      <w:r w:rsidR="00633EEC">
        <w:t>s</w:t>
      </w:r>
      <w:r w:rsidR="002E0D24">
        <w:t xml:space="preserve"> as a band pass filter</w:t>
      </w:r>
      <w:r w:rsidR="00633EEC">
        <w:t xml:space="preserve">, with the center frequency </w:t>
      </w:r>
      <w:ins w:id="302" w:author="Georgios KATSAROS" w:date="2016-08-25T20:45:00Z">
        <w:r w:rsidR="00802509">
          <w:t xml:space="preserve">beeing </w:t>
        </w:r>
      </w:ins>
      <w:r w:rsidR="002E0D24" w:rsidRPr="002E0D24">
        <w:t>ω</w:t>
      </w:r>
      <w:r w:rsidR="002E0D24" w:rsidRPr="002E0D24">
        <w:rPr>
          <w:vertAlign w:val="subscript"/>
        </w:rPr>
        <w:t xml:space="preserve">p </w:t>
      </w:r>
      <w:r w:rsidR="002E0D24" w:rsidRPr="002E0D24">
        <w:t xml:space="preserve">= </w:t>
      </w:r>
      <w:r w:rsidR="002E0D24" w:rsidRPr="002E0D24">
        <w:rPr>
          <w:sz w:val="18"/>
        </w:rPr>
        <w:t>∏</w:t>
      </w:r>
      <w:r w:rsidR="002E0D24" w:rsidRPr="002E0D24">
        <w:t>/ τ</w:t>
      </w:r>
      <w:r w:rsidR="002E0D24">
        <w:rPr>
          <w:rFonts w:ascii="Calibri" w:hAnsi="Calibri" w:cs="Arial"/>
          <w:color w:val="252525"/>
          <w:sz w:val="21"/>
          <w:szCs w:val="21"/>
          <w:shd w:val="clear" w:color="auto" w:fill="FFFFFF"/>
        </w:rPr>
        <w:t>,</w:t>
      </w:r>
      <w:r w:rsidR="002E0D24">
        <w:rPr>
          <w:rFonts w:ascii="Arial" w:hAnsi="Arial" w:cs="Arial"/>
          <w:color w:val="545454"/>
          <w:shd w:val="clear" w:color="auto" w:fill="FFFFFF"/>
        </w:rPr>
        <w:t xml:space="preserve"> </w:t>
      </w:r>
      <w:r w:rsidR="002E0D24">
        <w:t>for the noise coupled to the qubit</w:t>
      </w:r>
      <w:ins w:id="303" w:author="Georgios KATSAROS" w:date="2016-08-25T20:46:00Z">
        <w:r w:rsidR="00802509">
          <w:t xml:space="preserve"> (what do you want to day by this?)</w:t>
        </w:r>
      </w:ins>
      <w:r w:rsidR="002E0D24">
        <w:t xml:space="preserve">. By changing the </w:t>
      </w:r>
      <w:r w:rsidR="002E0D24" w:rsidRPr="002D43A4">
        <w:rPr>
          <w:sz w:val="18"/>
        </w:rPr>
        <w:t>∏</w:t>
      </w:r>
      <w:r w:rsidR="002E0D24">
        <w:rPr>
          <w:sz w:val="18"/>
        </w:rPr>
        <w:t xml:space="preserve"> </w:t>
      </w:r>
      <w:r w:rsidR="002E0D24">
        <w:t xml:space="preserve">pulses separation time </w:t>
      </w:r>
      <w:r w:rsidR="002E0D24">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sidR="002E0D24">
        <w:rPr>
          <w:rFonts w:ascii="Calibri" w:hAnsi="Calibri" w:cs="Arial"/>
          <w:color w:val="252525"/>
          <w:sz w:val="21"/>
          <w:szCs w:val="21"/>
          <w:shd w:val="clear" w:color="auto" w:fill="FFFFFF"/>
        </w:rPr>
        <w:t xml:space="preserve">, </w:t>
      </w:r>
      <w:r w:rsidR="002E0D24" w:rsidRPr="002E0D24">
        <w:t>ω</w:t>
      </w:r>
      <w:r w:rsidR="002E0D24" w:rsidRPr="002E0D24">
        <w:rPr>
          <w:vertAlign w:val="subscript"/>
        </w:rPr>
        <w:t>p</w:t>
      </w:r>
      <w:r w:rsidR="002E0D24">
        <w:rPr>
          <w:vertAlign w:val="subscript"/>
        </w:rPr>
        <w:t xml:space="preserve"> </w:t>
      </w:r>
      <w:r w:rsidR="00496712">
        <w:t>can be shifted</w:t>
      </w:r>
      <w:ins w:id="304" w:author="Georgios KATSAROS" w:date="2016-08-25T20:46:00Z">
        <w:r w:rsidR="00802509">
          <w:t>,</w:t>
        </w:r>
      </w:ins>
      <w:r w:rsidR="002E0D24">
        <w:t xml:space="preserve"> </w:t>
      </w:r>
      <w:del w:id="305" w:author="Georgios KATSAROS" w:date="2016-08-25T20:46:00Z">
        <w:r w:rsidR="002E0D24" w:rsidDel="00802509">
          <w:delText xml:space="preserve">and </w:delText>
        </w:r>
      </w:del>
      <w:r w:rsidR="002E0D24">
        <w:t xml:space="preserve">the noise spectrum can be extracted </w:t>
      </w:r>
      <w:ins w:id="306" w:author="Georgios KATSAROS" w:date="2016-08-25T20:46:00Z">
        <w:r w:rsidR="00802509">
          <w:t>and noise can be filtered out?</w:t>
        </w:r>
      </w:ins>
      <w:r w:rsidR="001A7B80">
        <w:t>[</w:t>
      </w:r>
      <w:r w:rsidR="00D74681">
        <w:t>15].</w:t>
      </w:r>
      <w:r w:rsidR="001A7B80">
        <w:t xml:space="preserve"> </w:t>
      </w:r>
    </w:p>
    <w:p w:rsidR="00614BB9" w:rsidRPr="00614BB9" w:rsidRDefault="00D119AB" w:rsidP="00614BB9">
      <w:pPr>
        <w:pStyle w:val="Heading3"/>
      </w:pPr>
      <w:r>
        <w:t>Innovative aspects</w:t>
      </w:r>
      <w:r w:rsidR="00204BEF">
        <w:t>:</w:t>
      </w:r>
    </w:p>
    <w:p w:rsidR="000E1B4D" w:rsidRDefault="000121E5" w:rsidP="009D17AE">
      <w:ins w:id="307" w:author="Georgios KATSAROS" w:date="2016-08-25T19:19:00Z">
        <w:r>
          <w:t>There has been a huge interest in the past few years in the realiz</w:t>
        </w:r>
      </w:ins>
      <w:ins w:id="308" w:author="Georgios KATSAROS" w:date="2016-08-25T19:24:00Z">
        <w:r w:rsidR="00FA275E">
          <w:t>ation</w:t>
        </w:r>
      </w:ins>
      <w:ins w:id="309" w:author="Georgios KATSAROS" w:date="2016-08-25T19:19:00Z">
        <w:r>
          <w:t xml:space="preserve"> of electron spin qubits in Silicon. </w:t>
        </w:r>
      </w:ins>
      <w:r w:rsidR="00204BEF">
        <w:t xml:space="preserve">In </w:t>
      </w:r>
      <w:ins w:id="310" w:author="Georgios KATSAROS" w:date="2016-08-25T12:08:00Z">
        <w:r w:rsidR="00447890">
          <w:t xml:space="preserve">this project a hole spin qubit in </w:t>
        </w:r>
        <w:r w:rsidR="00127DD8">
          <w:t xml:space="preserve">a DQD formed in a </w:t>
        </w:r>
      </w:ins>
      <w:ins w:id="311" w:author="Georgios KATSAROS" w:date="2016-08-25T19:21:00Z">
        <w:r w:rsidR="00FA275E">
          <w:t xml:space="preserve">Ge </w:t>
        </w:r>
      </w:ins>
      <w:ins w:id="312" w:author="Georgios KATSAROS" w:date="2016-08-25T12:08:00Z">
        <w:r w:rsidR="00127DD8">
          <w:t>hut wire will be</w:t>
        </w:r>
      </w:ins>
      <w:ins w:id="313" w:author="Georgios KATSAROS" w:date="2016-08-25T19:18:00Z">
        <w:r>
          <w:t xml:space="preserve"> studied. Despite the interesting electronic properties of this type on nanostructure nothing is known about the spin properties of the confined holes. </w:t>
        </w:r>
      </w:ins>
      <w:del w:id="314" w:author="Georgios KATSAROS" w:date="2016-08-25T19:19:00Z">
        <w:r w:rsidR="00204BEF" w:rsidDel="000121E5">
          <w:delText>our</w:delText>
        </w:r>
        <w:r w:rsidR="00B27864" w:rsidDel="000121E5">
          <w:delText xml:space="preserve"> group we are worki</w:delText>
        </w:r>
        <w:r w:rsidR="00614BB9" w:rsidDel="000121E5">
          <w:delText xml:space="preserve">ng with a </w:delText>
        </w:r>
        <w:r w:rsidR="00614BB9" w:rsidRPr="001F6E03" w:rsidDel="000121E5">
          <w:rPr>
            <w:b/>
          </w:rPr>
          <w:delText>germanium nanowire based hole spin</w:delText>
        </w:r>
        <w:r w:rsidR="00614BB9" w:rsidDel="000121E5">
          <w:delText xml:space="preserve"> double quantum dot</w:delText>
        </w:r>
        <w:r w:rsidR="00204BEF" w:rsidDel="000121E5">
          <w:delText xml:space="preserve">. </w:delText>
        </w:r>
      </w:del>
      <w:del w:id="315" w:author="Georgios KATSAROS" w:date="2016-08-25T19:20:00Z">
        <w:r w:rsidR="001F6E03" w:rsidDel="000121E5">
          <w:delText>While other groups work with structures based on electron spin in gallium arsenide, electron spin</w:delText>
        </w:r>
        <w:r w:rsidR="00CB119C" w:rsidDel="000121E5">
          <w:delText xml:space="preserve"> in</w:delText>
        </w:r>
        <w:r w:rsidR="001F6E03" w:rsidDel="000121E5">
          <w:delText xml:space="preserve"> silicon and Si:P and hole spin in silicon, this particular approach is not yet investigated. </w:delText>
        </w:r>
      </w:del>
      <w:ins w:id="316" w:author="Georgios KATSAROS" w:date="2016-08-25T19:22:00Z">
        <w:r w:rsidR="00FA275E">
          <w:t>Due to the low hyperfine interaction and the heavy hole character of the wavefunction very long dephasing times are expexted [cite Hannes and Fischer PRL]</w:t>
        </w:r>
      </w:ins>
      <w:del w:id="317" w:author="Georgios KATSAROS" w:date="2016-08-25T19:23:00Z">
        <w:r w:rsidR="00397B1E" w:rsidDel="00FA275E">
          <w:delText xml:space="preserve">It </w:delText>
        </w:r>
        <w:r w:rsidR="00204BEF" w:rsidDel="00FA275E">
          <w:delText xml:space="preserve">has </w:delText>
        </w:r>
        <w:r w:rsidR="000E1B4D" w:rsidDel="00FA275E">
          <w:delText xml:space="preserve">promising theoretical proposals </w:delText>
        </w:r>
        <w:r w:rsidR="000E1B4D" w:rsidRPr="000E1B4D" w:rsidDel="00FA275E">
          <w:rPr>
            <w:i/>
          </w:rPr>
          <w:delText>(put in which proposals and some numbers maybe)</w:delText>
        </w:r>
        <w:r w:rsidR="00204BEF" w:rsidDel="00FA275E">
          <w:delText xml:space="preserve"> </w:delText>
        </w:r>
        <w:r w:rsidR="000E1B4D" w:rsidDel="00FA275E">
          <w:delText xml:space="preserve">in terms of qubit </w:delText>
        </w:r>
        <w:r w:rsidR="00614BB9" w:rsidRPr="00614BB9" w:rsidDel="00FA275E">
          <w:delText xml:space="preserve">spin </w:delText>
        </w:r>
        <w:r w:rsidR="000E1B4D" w:rsidRPr="00614BB9" w:rsidDel="00FA275E">
          <w:delText>state manipulation</w:delText>
        </w:r>
        <w:r w:rsidR="000E1B4D" w:rsidDel="00FA275E">
          <w:delText xml:space="preserve"> and </w:delText>
        </w:r>
        <w:r w:rsidR="000E1B4D" w:rsidRPr="00614BB9" w:rsidDel="00FA275E">
          <w:delText>coherence time</w:delText>
        </w:r>
        <w:r w:rsidR="000E1B4D" w:rsidDel="00FA275E">
          <w:delText xml:space="preserve">. </w:delText>
        </w:r>
      </w:del>
      <w:ins w:id="318" w:author="Georgios KATSAROS" w:date="2016-08-25T19:23:00Z">
        <w:r w:rsidR="00FA275E">
          <w:t xml:space="preserve">In addition, </w:t>
        </w:r>
      </w:ins>
      <w:del w:id="319" w:author="Georgios KATSAROS" w:date="2016-08-25T19:23:00Z">
        <w:r w:rsidR="000E1B4D" w:rsidDel="00FA275E">
          <w:delText>E</w:delText>
        </w:r>
      </w:del>
      <w:ins w:id="320" w:author="Georgios KATSAROS" w:date="2016-08-25T19:23:00Z">
        <w:r w:rsidR="00FA275E">
          <w:t>e</w:t>
        </w:r>
      </w:ins>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w:t>
      </w:r>
      <w:ins w:id="321" w:author="Georgios KATSAROS" w:date="2016-08-25T19:23:00Z">
        <w:r w:rsidR="00FA275E">
          <w:t xml:space="preserve">the </w:t>
        </w:r>
      </w:ins>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w:t>
      </w:r>
      <w:del w:id="322" w:author="Georgios KATSAROS" w:date="2016-08-25T19:23:00Z">
        <w:r w:rsidR="00614BB9" w:rsidDel="00FA275E">
          <w:delText xml:space="preserve">heavy </w:delText>
        </w:r>
      </w:del>
      <w:r w:rsidR="00614BB9">
        <w:t xml:space="preserve">holes in </w:t>
      </w:r>
      <w:r w:rsidR="00A51B2E">
        <w:t>Ge</w:t>
      </w:r>
      <w:ins w:id="323" w:author="Georgios KATSAROS" w:date="2016-08-25T19:23:00Z">
        <w:r w:rsidR="00FA275E">
          <w:t>. This should</w:t>
        </w:r>
      </w:ins>
      <w:del w:id="324" w:author="Georgios KATSAROS" w:date="2016-08-25T19:23:00Z">
        <w:r w:rsidR="000E1B4D" w:rsidDel="00FA275E">
          <w:delText xml:space="preserve"> which</w:delText>
        </w:r>
      </w:del>
      <w:r w:rsidR="000E1B4D">
        <w:t xml:space="preserve"> enable</w:t>
      </w:r>
      <w:r w:rsidR="00614BB9">
        <w:t xml:space="preserve"> </w:t>
      </w:r>
      <w:r w:rsidR="00614BB9" w:rsidRPr="00614BB9">
        <w:rPr>
          <w:b/>
        </w:rPr>
        <w:t>fast</w:t>
      </w:r>
      <w:r w:rsidR="000E1B4D" w:rsidRPr="00614BB9">
        <w:rPr>
          <w:b/>
        </w:rPr>
        <w:t xml:space="preserve"> spin manipulation</w:t>
      </w:r>
      <w:r w:rsidR="000E1B4D">
        <w:t xml:space="preserve"> </w:t>
      </w:r>
      <w:del w:id="325" w:author="Georgios KATSAROS" w:date="2016-08-25T19:24:00Z">
        <w:r w:rsidR="000E1B4D" w:rsidDel="00FA275E">
          <w:delText>by applying oscillatory electric field to particular qubit gates</w:delText>
        </w:r>
        <w:r w:rsidR="00614BB9" w:rsidDel="00FA275E">
          <w:delText xml:space="preserve"> (Figure 2)</w:delText>
        </w:r>
        <w:r w:rsidR="000E1B4D" w:rsidDel="00FA275E">
          <w:delText xml:space="preserve"> </w:delText>
        </w:r>
      </w:del>
      <w:r w:rsidR="000E1B4D">
        <w:t xml:space="preserve">eliminating </w:t>
      </w:r>
      <w:ins w:id="326" w:author="Georgios KATSAROS" w:date="2016-08-25T19:24:00Z">
        <w:r w:rsidR="00FA275E">
          <w:t xml:space="preserve">the </w:t>
        </w:r>
      </w:ins>
      <w:r w:rsidR="000E1B4D">
        <w:t>necessity fo</w:t>
      </w:r>
      <w:r w:rsidR="00007E8F">
        <w:t xml:space="preserve">r </w:t>
      </w:r>
      <w:ins w:id="327" w:author="Georgios KATSAROS" w:date="2016-08-25T19:24:00Z">
        <w:r w:rsidR="00FA275E">
          <w:t xml:space="preserve">an </w:t>
        </w:r>
      </w:ins>
      <w:r w:rsidR="00007E8F">
        <w:t xml:space="preserve">oscillatory magnetic field. </w:t>
      </w:r>
      <w:ins w:id="328" w:author="Georgios KATSAROS" w:date="2016-08-25T19:25:00Z">
        <w:r w:rsidR="00FA275E">
          <w:t xml:space="preserve">Such a manipulation by means of oscillatory electric fields in combination with the gate reflectometry will </w:t>
        </w:r>
      </w:ins>
      <w:del w:id="329" w:author="Georgios KATSAROS" w:date="2016-08-25T19:25:00Z">
        <w:r w:rsidR="00007E8F" w:rsidDel="00FA275E">
          <w:delText xml:space="preserve">This means </w:delText>
        </w:r>
      </w:del>
      <w:ins w:id="330" w:author="Georgios KATSAROS" w:date="2016-08-25T19:26:00Z">
        <w:r w:rsidR="00FA275E">
          <w:t xml:space="preserve">dramatically </w:t>
        </w:r>
      </w:ins>
      <w:r w:rsidR="000E1B4D">
        <w:t>reduc</w:t>
      </w:r>
      <w:ins w:id="331" w:author="Georgios KATSAROS" w:date="2016-08-25T19:25:00Z">
        <w:r w:rsidR="00FA275E">
          <w:t>e</w:t>
        </w:r>
      </w:ins>
      <w:del w:id="332" w:author="Georgios KATSAROS" w:date="2016-08-25T19:25:00Z">
        <w:r w:rsidR="000E1B4D" w:rsidDel="00FA275E">
          <w:delText>ing</w:delText>
        </w:r>
      </w:del>
      <w:ins w:id="333" w:author="Georgios KATSAROS" w:date="2016-08-25T19:25:00Z">
        <w:r w:rsidR="00FA275E">
          <w:t xml:space="preserve"> the</w:t>
        </w:r>
      </w:ins>
      <w:r w:rsidR="000E1B4D">
        <w:t xml:space="preserve"> fabrication complexity</w:t>
      </w:r>
      <w:r w:rsidR="00614BB9">
        <w:t xml:space="preserve"> </w:t>
      </w:r>
      <w:ins w:id="334" w:author="Georgios KATSAROS" w:date="2016-08-25T19:26:00Z">
        <w:r w:rsidR="00FA275E">
          <w:t xml:space="preserve">since no extra structure (charge sensor, stripline) </w:t>
        </w:r>
      </w:ins>
      <w:del w:id="335" w:author="Georgios KATSAROS" w:date="2016-08-25T19:26:00Z">
        <w:r w:rsidR="00614BB9" w:rsidDel="00FA275E">
          <w:delText xml:space="preserve">because nothing else </w:delText>
        </w:r>
      </w:del>
      <w:r w:rsidR="00614BB9">
        <w:t>is required except of already defined gates</w:t>
      </w:r>
      <w:r w:rsidR="000E1B4D">
        <w:t>.</w:t>
      </w:r>
      <w:r w:rsidR="00BD2F3A">
        <w:t xml:space="preserve"> </w:t>
      </w:r>
      <w:del w:id="336" w:author="Georgios KATSAROS" w:date="2016-08-25T19:26:00Z">
        <w:r w:rsidR="00BD2F3A" w:rsidDel="00FA275E">
          <w:delText xml:space="preserve">Together with all the fabrication reduction complexity brought by gate reflectometry (as explained in </w:delText>
        </w:r>
        <w:r w:rsidR="00BD2F3A" w:rsidRPr="00BD2F3A" w:rsidDel="00FA275E">
          <w:rPr>
            <w:i/>
          </w:rPr>
          <w:delText>Definition of the problem</w:delText>
        </w:r>
        <w:r w:rsidR="00CB119C" w:rsidDel="00FA275E">
          <w:delText>) this</w:delText>
        </w:r>
      </w:del>
      <w:ins w:id="337" w:author="Georgios KATSAROS" w:date="2016-08-25T19:26:00Z">
        <w:r w:rsidR="00FA275E">
          <w:t xml:space="preserve">Thus this </w:t>
        </w:r>
      </w:ins>
      <w:r w:rsidR="00BD2F3A">
        <w:t xml:space="preserve"> approach has high chances of </w:t>
      </w:r>
      <w:r w:rsidR="00BD2F3A" w:rsidRPr="00614BB9">
        <w:rPr>
          <w:b/>
        </w:rPr>
        <w:t xml:space="preserve">addressing </w:t>
      </w:r>
      <w:ins w:id="338" w:author="Georgios KATSAROS" w:date="2016-08-25T19:26:00Z">
        <w:r w:rsidR="00FA275E">
          <w:rPr>
            <w:b/>
          </w:rPr>
          <w:t xml:space="preserve">the </w:t>
        </w:r>
      </w:ins>
      <w:ins w:id="339" w:author="Georgios KATSAROS" w:date="2016-08-25T19:27:00Z">
        <w:r w:rsidR="00FA275E">
          <w:rPr>
            <w:b/>
          </w:rPr>
          <w:t>challenge</w:t>
        </w:r>
      </w:ins>
      <w:ins w:id="340" w:author="Georgios KATSAROS" w:date="2016-08-25T19:26:00Z">
        <w:r w:rsidR="00FA275E">
          <w:rPr>
            <w:b/>
          </w:rPr>
          <w:t xml:space="preserve"> of </w:t>
        </w:r>
      </w:ins>
      <w:r w:rsidR="00BD2F3A" w:rsidRPr="00614BB9">
        <w:rPr>
          <w:b/>
        </w:rPr>
        <w:t>scalability</w:t>
      </w:r>
      <w:del w:id="341" w:author="Georgios KATSAROS" w:date="2016-08-25T19:27:00Z">
        <w:r w:rsidR="00BD2F3A" w:rsidRPr="00614BB9" w:rsidDel="00FA275E">
          <w:rPr>
            <w:b/>
          </w:rPr>
          <w:delText xml:space="preserve"> issue</w:delText>
        </w:r>
      </w:del>
      <w:r w:rsidR="00BD2F3A">
        <w:t>.</w:t>
      </w:r>
    </w:p>
    <w:p w:rsidR="000E1B4D" w:rsidDel="00FA275E" w:rsidRDefault="006F1623" w:rsidP="009D17AE">
      <w:pPr>
        <w:rPr>
          <w:del w:id="342" w:author="Georgios KATSAROS" w:date="2016-08-25T19:27:00Z"/>
        </w:rPr>
      </w:pPr>
      <w:del w:id="343" w:author="Georgios KATSAROS" w:date="2016-08-25T19:27:00Z">
        <w:r w:rsidDel="00FA275E">
          <w:rPr>
            <w:b/>
          </w:rPr>
          <w:delText xml:space="preserve">Relatively </w:delText>
        </w:r>
        <w:r w:rsidR="00CB119C" w:rsidDel="00FA275E">
          <w:rPr>
            <w:b/>
          </w:rPr>
          <w:delText>l</w:delText>
        </w:r>
        <w:r w:rsidR="000E1B4D" w:rsidRPr="006F1623" w:rsidDel="00FA275E">
          <w:rPr>
            <w:b/>
          </w:rPr>
          <w:delText>ong coherence time</w:delText>
        </w:r>
        <w:r w:rsidR="000E1B4D" w:rsidDel="00FA275E">
          <w:delText xml:space="preserve"> is expected because of</w:delText>
        </w:r>
        <w:r w:rsidR="00632E07" w:rsidDel="00FA275E">
          <w:delText>,</w:delText>
        </w:r>
        <w:r w:rsidR="000E1B4D" w:rsidDel="00FA275E">
          <w:delText xml:space="preserve"> </w:delText>
        </w:r>
        <w:r w:rsidR="003E6BC9" w:rsidDel="00FA275E">
          <w:delText>before mentioned</w:delText>
        </w:r>
        <w:r w:rsidR="00632E07" w:rsidDel="00FA275E">
          <w:delText xml:space="preserve">, low qubit </w:delText>
        </w:r>
        <w:r w:rsidR="003E6BC9" w:rsidDel="00FA275E">
          <w:delText>charge spin</w:delText>
        </w:r>
        <w:r w:rsidDel="00FA275E">
          <w:delText xml:space="preserve"> coupling to the surrounding Ge and Si nuclei spin (</w:delText>
        </w:r>
        <w:r w:rsidRPr="006F1623" w:rsidDel="00FA275E">
          <w:rPr>
            <w:b/>
          </w:rPr>
          <w:delText>low hyperfine interaction</w:delText>
        </w:r>
        <w:r w:rsidDel="00FA275E">
          <w:delText>)</w:delText>
        </w:r>
        <w:r w:rsidR="003E6BC9" w:rsidDel="00FA275E">
          <w:delText xml:space="preserve">. </w:delText>
        </w:r>
      </w:del>
    </w:p>
    <w:p w:rsidR="00D119AB" w:rsidRDefault="00FA275E" w:rsidP="009D17AE">
      <w:ins w:id="344" w:author="Georgios KATSAROS" w:date="2016-08-25T19:27:00Z">
        <w:r>
          <w:lastRenderedPageBreak/>
          <w:t xml:space="preserve">Finally we </w:t>
        </w:r>
      </w:ins>
      <w:ins w:id="345" w:author="Georgios KATSAROS" w:date="2016-08-25T19:36:00Z">
        <w:r w:rsidR="006B7755">
          <w:t>aim</w:t>
        </w:r>
      </w:ins>
      <w:ins w:id="346" w:author="Georgios KATSAROS" w:date="2016-08-25T19:27:00Z">
        <w:r>
          <w:t xml:space="preserve"> to achieve </w:t>
        </w:r>
      </w:ins>
      <w:ins w:id="347" w:author="Georgios KATSAROS" w:date="2016-08-25T19:36:00Z">
        <w:r w:rsidR="006B7755">
          <w:t>the</w:t>
        </w:r>
      </w:ins>
      <w:ins w:id="348" w:author="Georgios KATSAROS" w:date="2016-08-25T19:27:00Z">
        <w:r>
          <w:t xml:space="preserve"> high</w:t>
        </w:r>
      </w:ins>
      <w:ins w:id="349" w:author="Georgios KATSAROS" w:date="2016-08-25T19:36:00Z">
        <w:r w:rsidR="006B7755">
          <w:t>est reported</w:t>
        </w:r>
      </w:ins>
      <w:ins w:id="350" w:author="Georgios KATSAROS" w:date="2016-08-25T19:27:00Z">
        <w:r>
          <w:t xml:space="preserve"> sensitivity in the gate reflectometry setup. </w:t>
        </w:r>
      </w:ins>
      <w:ins w:id="351" w:author="Georgios KATSAROS" w:date="2016-08-25T19:28:00Z">
        <w:r>
          <w:t xml:space="preserve">The </w:t>
        </w:r>
      </w:ins>
      <w:del w:id="352" w:author="Georgios KATSAROS" w:date="2016-08-25T19:28:00Z">
        <w:r w:rsidR="00CB119C" w:rsidDel="00FA275E">
          <w:delText>G</w:delText>
        </w:r>
      </w:del>
      <w:ins w:id="353" w:author="Georgios KATSAROS" w:date="2016-08-25T19:28:00Z">
        <w:r>
          <w:t>g</w:t>
        </w:r>
      </w:ins>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del w:id="354" w:author="Georgios KATSAROS" w:date="2016-08-25T19:28:00Z">
        <w:r w:rsidR="00D119AB" w:rsidDel="00FA275E">
          <w:delText>directly</w:delText>
        </w:r>
        <w:r w:rsidR="00AE45B0" w:rsidDel="00FA275E">
          <w:delText xml:space="preserve"> </w:delText>
        </w:r>
      </w:del>
      <w:ins w:id="355" w:author="Georgios KATSAROS" w:date="2016-08-25T19:28:00Z">
        <w:r>
          <w:t>very closely to the hut wire</w:t>
        </w:r>
      </w:ins>
      <w:ins w:id="356" w:author="Georgios KATSAROS" w:date="2016-08-25T19:34:00Z">
        <w:r w:rsidR="006B7755">
          <w:t xml:space="preserve"> (less than 4nm – </w:t>
        </w:r>
      </w:ins>
      <w:ins w:id="357" w:author="Georgios KATSAROS" w:date="2016-08-25T19:36:00Z">
        <w:r w:rsidR="006B7755">
          <w:t xml:space="preserve">defined simply by the </w:t>
        </w:r>
      </w:ins>
      <w:ins w:id="358" w:author="Georgios KATSAROS" w:date="2016-08-25T19:34:00Z">
        <w:r w:rsidR="006B7755">
          <w:t xml:space="preserve">thickness of </w:t>
        </w:r>
      </w:ins>
      <w:ins w:id="359" w:author="Georgios KATSAROS" w:date="2016-08-25T19:36:00Z">
        <w:r w:rsidR="006B7755">
          <w:t xml:space="preserve">the </w:t>
        </w:r>
      </w:ins>
      <w:ins w:id="360" w:author="Georgios KATSAROS" w:date="2016-08-25T19:34:00Z">
        <w:r w:rsidR="006B7755">
          <w:t>dielectric)</w:t>
        </w:r>
      </w:ins>
      <w:ins w:id="361" w:author="Georgios KATSAROS" w:date="2016-08-25T19:28:00Z">
        <w:r>
          <w:t xml:space="preserve"> in which the QDs are formed.</w:t>
        </w:r>
      </w:ins>
      <w:ins w:id="362" w:author="Georgios KATSAROS" w:date="2016-08-25T19:29:00Z">
        <w:r>
          <w:t xml:space="preserve"> </w:t>
        </w:r>
      </w:ins>
      <w:del w:id="363" w:author="Georgios KATSAROS" w:date="2016-08-25T19:34:00Z">
        <w:r w:rsidR="00AE45B0" w:rsidDel="006B7755">
          <w:delText>on the top of the nanowire</w:delText>
        </w:r>
        <w:r w:rsidR="00D119AB" w:rsidDel="006B7755">
          <w:delText xml:space="preserve"> in which quantum dots are formed. </w:delText>
        </w:r>
      </w:del>
      <w:r w:rsidR="00D119AB">
        <w:t>This implies</w:t>
      </w:r>
      <w:r w:rsidR="00AE45B0">
        <w:t xml:space="preserve"> </w:t>
      </w:r>
      <w:r w:rsidR="00AE45B0" w:rsidRPr="006F1623">
        <w:rPr>
          <w:b/>
        </w:rPr>
        <w:t xml:space="preserve">high capacitive coupling between gate and </w:t>
      </w:r>
      <w:r w:rsidR="00D119AB" w:rsidRPr="006F1623">
        <w:rPr>
          <w:b/>
        </w:rPr>
        <w:t>quantum dots</w:t>
      </w:r>
      <w:ins w:id="364" w:author="Georgios KATSAROS" w:date="2016-08-25T19:34:00Z">
        <w:r w:rsidR="006B7755">
          <w:rPr>
            <w:b/>
          </w:rPr>
          <w:t xml:space="preserve"> and as a consequence high speed of the gate reflectometry setup</w:t>
        </w:r>
      </w:ins>
      <w:ins w:id="365" w:author="Georgios KATSAROS" w:date="2016-08-25T19:37:00Z">
        <w:r w:rsidR="006B7755">
          <w:rPr>
            <w:b/>
          </w:rPr>
          <w:t xml:space="preserve"> </w:t>
        </w:r>
        <w:r w:rsidR="006B7755">
          <w:t xml:space="preserve">as explained in </w:t>
        </w:r>
        <w:r w:rsidR="006B7755">
          <w:rPr>
            <w:i/>
          </w:rPr>
          <w:t>Research methods (or work schedule)</w:t>
        </w:r>
        <w:r w:rsidR="006B7755">
          <w:t>.</w:t>
        </w:r>
      </w:ins>
      <w:ins w:id="366" w:author="Georgios KATSAROS" w:date="2016-08-25T19:34:00Z">
        <w:r w:rsidR="006B7755">
          <w:rPr>
            <w:b/>
          </w:rPr>
          <w:t xml:space="preserve"> (</w:t>
        </w:r>
      </w:ins>
      <w:ins w:id="367" w:author="Georgios KATSAROS" w:date="2016-08-25T19:35:00Z">
        <w:r w:rsidR="006B7755">
          <w:rPr>
            <w:b/>
          </w:rPr>
          <w:t xml:space="preserve">I think </w:t>
        </w:r>
      </w:ins>
      <w:ins w:id="368" w:author="Georgios KATSAROS" w:date="2016-08-25T19:34:00Z">
        <w:r w:rsidR="006B7755">
          <w:rPr>
            <w:b/>
          </w:rPr>
          <w:t xml:space="preserve">what is missing is to mention </w:t>
        </w:r>
      </w:ins>
      <w:ins w:id="369" w:author="Georgios KATSAROS" w:date="2016-08-25T19:35:00Z">
        <w:r w:rsidR="006B7755">
          <w:rPr>
            <w:b/>
          </w:rPr>
          <w:t xml:space="preserve">somewhere when you start the explanation about the experiemtns related to the spin readout to state </w:t>
        </w:r>
      </w:ins>
      <w:ins w:id="370" w:author="Georgios KATSAROS" w:date="2016-08-25T19:34:00Z">
        <w:r w:rsidR="006B7755">
          <w:rPr>
            <w:b/>
          </w:rPr>
          <w:t>why you need to be able to measure fast)</w:t>
        </w:r>
      </w:ins>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sidR="00CB119C">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6B7755" w:rsidRDefault="00FE7FD5" w:rsidP="00FE7FD5">
      <w:pPr>
        <w:rPr>
          <w:ins w:id="371" w:author="Georgios KATSAROS" w:date="2016-08-25T19:40:00Z"/>
        </w:rPr>
      </w:pPr>
      <w:r>
        <w:t xml:space="preserve">We are collaborating with </w:t>
      </w:r>
      <w:ins w:id="372" w:author="Georgios KATSAROS" w:date="2016-08-25T19:37:00Z">
        <w:r w:rsidR="006B7755">
          <w:t xml:space="preserve">the </w:t>
        </w:r>
      </w:ins>
      <w:r>
        <w:t>spin qubit team in</w:t>
      </w:r>
      <w:ins w:id="373" w:author="Georgios KATSAROS" w:date="2016-08-25T19:37:00Z">
        <w:r w:rsidR="006B7755">
          <w:t xml:space="preserve"> the group of C. Marcus </w:t>
        </w:r>
      </w:ins>
      <w:del w:id="374" w:author="Georgios KATSAROS" w:date="2016-08-25T19:37:00Z">
        <w:r w:rsidDel="006B7755">
          <w:delText xml:space="preserve"> </w:delText>
        </w:r>
        <w:r w:rsidRPr="00465F0E" w:rsidDel="006B7755">
          <w:rPr>
            <w:b/>
          </w:rPr>
          <w:delText>Charles M. Marcus</w:delText>
        </w:r>
        <w:r w:rsidDel="006B7755">
          <w:delText xml:space="preserve"> laboratory </w:delText>
        </w:r>
      </w:del>
      <w:r>
        <w:t xml:space="preserve">in Copenhagen, lead by </w:t>
      </w:r>
      <w:r w:rsidRPr="003E2388">
        <w:rPr>
          <w:b/>
        </w:rPr>
        <w:t>Ferdinand Kuemmeth</w:t>
      </w:r>
      <w:r>
        <w:t xml:space="preserve">. </w:t>
      </w:r>
      <w:ins w:id="375" w:author="Georgios KATSAROS" w:date="2016-08-25T19:37:00Z">
        <w:r w:rsidR="006B7755">
          <w:t xml:space="preserve">Actually I have been visiting them for three months end of 2015. </w:t>
        </w:r>
      </w:ins>
      <w:r>
        <w:t xml:space="preserve">Since they are </w:t>
      </w:r>
      <w:ins w:id="376" w:author="Georgios KATSAROS" w:date="2016-08-25T19:38:00Z">
        <w:r w:rsidR="006B7755">
          <w:t xml:space="preserve">a leading </w:t>
        </w:r>
      </w:ins>
      <w:del w:id="377" w:author="Georgios KATSAROS" w:date="2016-08-25T19:38:00Z">
        <w:r w:rsidDel="006B7755">
          <w:delText xml:space="preserve">mature </w:delText>
        </w:r>
      </w:del>
      <w:r>
        <w:t xml:space="preserve">group with a </w:t>
      </w:r>
      <w:del w:id="378" w:author="Georgios KATSAROS" w:date="2016-08-25T20:42:00Z">
        <w:r w:rsidDel="00802509">
          <w:delText xml:space="preserve">big </w:delText>
        </w:r>
      </w:del>
      <w:ins w:id="379" w:author="Georgios KATSAROS" w:date="2016-08-25T20:42:00Z">
        <w:r w:rsidR="00802509">
          <w:t xml:space="preserve">vast </w:t>
        </w:r>
      </w:ins>
      <w:r>
        <w:t xml:space="preserve">knowledge in instrumentation and </w:t>
      </w:r>
      <w:ins w:id="380" w:author="Georgios KATSAROS" w:date="2016-08-25T19:39:00Z">
        <w:r w:rsidR="006B7755">
          <w:t>in the physics of spin dynamics</w:t>
        </w:r>
      </w:ins>
      <w:del w:id="381" w:author="Georgios KATSAROS" w:date="2016-08-25T19:39:00Z">
        <w:r w:rsidDel="006B7755">
          <w:delText>spin qubits in overall</w:delText>
        </w:r>
      </w:del>
      <w:r>
        <w:t xml:space="preserve">, this collaboration </w:t>
      </w:r>
      <w:ins w:id="382" w:author="Georgios KATSAROS" w:date="2016-08-25T19:39:00Z">
        <w:r w:rsidR="006B7755">
          <w:t xml:space="preserve">will </w:t>
        </w:r>
      </w:ins>
      <w:r>
        <w:t>help</w:t>
      </w:r>
      <w:del w:id="383" w:author="Georgios KATSAROS" w:date="2016-08-25T19:39:00Z">
        <w:r w:rsidDel="006B7755">
          <w:delText>s</w:delText>
        </w:r>
      </w:del>
      <w:r>
        <w:t xml:space="preserve"> </w:t>
      </w:r>
      <w:del w:id="384" w:author="Georgios KATSAROS" w:date="2016-08-25T19:39:00Z">
        <w:r w:rsidDel="006B7755">
          <w:delText>us</w:delText>
        </w:r>
      </w:del>
      <w:ins w:id="385" w:author="Georgios KATSAROS" w:date="2016-08-25T19:39:00Z">
        <w:r w:rsidR="006B7755">
          <w:t>me</w:t>
        </w:r>
      </w:ins>
      <w:r>
        <w:t xml:space="preserve"> a lot in </w:t>
      </w:r>
      <w:ins w:id="386" w:author="Georgios KATSAROS" w:date="2016-08-25T19:39:00Z">
        <w:r w:rsidR="006B7755">
          <w:t xml:space="preserve">realizing the proposed project. </w:t>
        </w:r>
      </w:ins>
      <w:del w:id="387" w:author="Georgios KATSAROS" w:date="2016-08-25T19:39:00Z">
        <w:r w:rsidDel="006B7755">
          <w:delText xml:space="preserve">setting up our measurement setup. </w:delText>
        </w:r>
      </w:del>
      <w:r>
        <w:t xml:space="preserve">It would be helpful to visit them </w:t>
      </w:r>
      <w:ins w:id="388" w:author="Georgios KATSAROS" w:date="2016-08-25T19:39:00Z">
        <w:r w:rsidR="006B7755">
          <w:t xml:space="preserve">once per year to discuss with the technical and physics related questions thus I am requesting 500 Euro per year as travel expenses. </w:t>
        </w:r>
      </w:ins>
      <w:del w:id="389" w:author="Georgios KATSAROS" w:date="2016-08-25T19:40:00Z">
        <w:r w:rsidDel="006B7755">
          <w:delText xml:space="preserve">several times throughout the year. Here I would like to ask for the finances to cover the trip and accommodation costs for that purpose. </w:delText>
        </w:r>
      </w:del>
    </w:p>
    <w:p w:rsidR="003E2388" w:rsidRDefault="00FE7FD5" w:rsidP="00FE7FD5">
      <w:r>
        <w:t xml:space="preserve">The other significant collaboration is with </w:t>
      </w:r>
      <w:ins w:id="390" w:author="Georgios KATSAROS" w:date="2016-08-25T19:40:00Z">
        <w:r w:rsidR="006B7755">
          <w:t xml:space="preserve">Prof. </w:t>
        </w:r>
      </w:ins>
      <w:r w:rsidRPr="003E2388">
        <w:rPr>
          <w:b/>
        </w:rPr>
        <w:t>J.J. Zhang</w:t>
      </w:r>
      <w:r>
        <w:t xml:space="preserve"> </w:t>
      </w:r>
      <w:ins w:id="391" w:author="Georgios KATSAROS" w:date="2016-08-25T19:40:00Z">
        <w:r w:rsidR="006B7755">
          <w:t xml:space="preserve">who is working in the Chinese Academy of Science, in the Institute of Physics </w:t>
        </w:r>
      </w:ins>
      <w:r>
        <w:t xml:space="preserve">in Beijing, China. </w:t>
      </w:r>
      <w:r w:rsidR="005A3FDC">
        <w:t xml:space="preserve">He is </w:t>
      </w:r>
      <w:ins w:id="392" w:author="Georgios KATSAROS" w:date="2016-08-25T19:41:00Z">
        <w:r w:rsidR="006B7755">
          <w:t xml:space="preserve">a </w:t>
        </w:r>
      </w:ins>
      <w:r w:rsidR="005A3FDC">
        <w:t xml:space="preserve">material scientist providing us with </w:t>
      </w:r>
      <w:ins w:id="393" w:author="Georgios KATSAROS" w:date="2016-08-25T19:41:00Z">
        <w:r w:rsidR="006B7755">
          <w:t xml:space="preserve">the very high quality Ge hut wires which very few groups around the world can grow. </w:t>
        </w:r>
      </w:ins>
      <w:del w:id="394" w:author="Georgios KATSAROS" w:date="2016-08-25T19:41:00Z">
        <w:r w:rsidR="005A3FDC" w:rsidDel="006B7755">
          <w:delText xml:space="preserve">silicon germanium nanowire samples. </w:delText>
        </w:r>
      </w:del>
    </w:p>
    <w:p w:rsidR="0053730E" w:rsidRDefault="00FA065A" w:rsidP="0053730E">
      <w:ins w:id="395" w:author="Georgios KATSAROS" w:date="2016-08-25T20:00:00Z">
        <w:r>
          <w:t xml:space="preserve">Here you should include a work table, what will you do when </w:t>
        </w:r>
      </w:ins>
    </w:p>
    <w:p w:rsidR="00FF7A41" w:rsidRDefault="00FF7A41" w:rsidP="00BB6DB1">
      <w:pPr>
        <w:pStyle w:val="Heading3"/>
      </w:pPr>
      <w:r>
        <w:t>Contingency plan:</w:t>
      </w:r>
    </w:p>
    <w:p w:rsidR="00FF7A41" w:rsidRPr="00B37647" w:rsidRDefault="00FF7A41" w:rsidP="00FF7A41">
      <w:pPr>
        <w:rPr>
          <w:i/>
        </w:rPr>
      </w:pPr>
      <w:r>
        <w:t xml:space="preserve">In case it </w:t>
      </w:r>
      <w:del w:id="396" w:author="Georgios KATSAROS" w:date="2016-08-25T20:01:00Z">
        <w:r w:rsidDel="00FA065A">
          <w:delText>will be found</w:delText>
        </w:r>
      </w:del>
      <w:ins w:id="397" w:author="Georgios KATSAROS" w:date="2016-08-25T20:01:00Z">
        <w:r w:rsidR="00FA065A">
          <w:t>turns</w:t>
        </w:r>
      </w:ins>
      <w:r>
        <w:t xml:space="preserve"> out that the gate reflectometry technique </w:t>
      </w:r>
      <w:ins w:id="398" w:author="Georgios KATSAROS" w:date="2016-08-25T20:01:00Z">
        <w:r w:rsidR="00FA065A">
          <w:t>is not sensitive/fast enough</w:t>
        </w:r>
      </w:ins>
      <w:del w:id="399" w:author="Georgios KATSAROS" w:date="2016-08-25T20:01:00Z">
        <w:r w:rsidDel="00FA065A">
          <w:delText>does not work</w:delText>
        </w:r>
      </w:del>
      <w:r>
        <w:t xml:space="preserve"> we are going to</w:t>
      </w:r>
      <w:r w:rsidR="00BA5BF5">
        <w:t xml:space="preserve"> </w:t>
      </w:r>
      <w:del w:id="400" w:author="Georgios KATSAROS" w:date="2016-08-25T20:01:00Z">
        <w:r w:rsidR="00BA5BF5" w:rsidDel="00FA065A">
          <w:delText>try to</w:delText>
        </w:r>
        <w:r w:rsidDel="00FA065A">
          <w:delText xml:space="preserve"> </w:delText>
        </w:r>
      </w:del>
      <w:del w:id="401" w:author="Georgios KATSAROS" w:date="2016-08-25T20:02:00Z">
        <w:r w:rsidDel="00FA065A">
          <w:delText xml:space="preserve">use </w:delText>
        </w:r>
        <w:r w:rsidR="00BA5BF5" w:rsidDel="00FA065A">
          <w:delText xml:space="preserve">a </w:delText>
        </w:r>
        <w:r w:rsidDel="00FA065A">
          <w:delText xml:space="preserve">charge sensor </w:delText>
        </w:r>
      </w:del>
      <w:ins w:id="402" w:author="Georgios KATSAROS" w:date="2016-08-25T20:02:00Z">
        <w:r w:rsidR="00FA065A">
          <w:t xml:space="preserve">use </w:t>
        </w:r>
      </w:ins>
      <w:r>
        <w:t>ohmic reflectomet</w:t>
      </w:r>
      <w:r w:rsidR="00BA5BF5">
        <w:t xml:space="preserve">ry. </w:t>
      </w:r>
      <w:del w:id="403" w:author="Georgios KATSAROS" w:date="2016-08-25T20:02:00Z">
        <w:r w:rsidR="00BA5BF5" w:rsidDel="00FA065A">
          <w:delText>(</w:delText>
        </w:r>
        <w:r w:rsidR="00BA5BF5" w:rsidRPr="00BA5BF5" w:rsidDel="00FA065A">
          <w:rPr>
            <w:i/>
          </w:rPr>
          <w:delText>maybe put some reasons why gate reflectometry should not work, but I don’t know what those can be</w:delText>
        </w:r>
        <w:r w:rsidR="00BA5BF5" w:rsidDel="00FA065A">
          <w:delText xml:space="preserve">) </w:delText>
        </w:r>
      </w:del>
      <w:r w:rsidR="00BB6DB1">
        <w:t xml:space="preserve">For that reason </w:t>
      </w:r>
      <w:r w:rsidR="00BA5BF5">
        <w:t xml:space="preserve">a </w:t>
      </w:r>
      <w:r w:rsidR="00BB6DB1">
        <w:t xml:space="preserve">charge sensor proximate to the double quantum dot should be added </w:t>
      </w:r>
      <w:ins w:id="404" w:author="Georgios KATSAROS" w:date="2016-08-25T20:02:00Z">
        <w:r w:rsidR="00FA065A">
          <w:t xml:space="preserve">during the </w:t>
        </w:r>
      </w:ins>
      <w:del w:id="405" w:author="Georgios KATSAROS" w:date="2016-08-25T20:02:00Z">
        <w:r w:rsidR="00BB6DB1" w:rsidDel="00FA065A">
          <w:delText xml:space="preserve">to the </w:delText>
        </w:r>
      </w:del>
      <w:r w:rsidR="00BB6DB1">
        <w:t xml:space="preserve">nanofabrication process </w:t>
      </w:r>
      <w:r w:rsidR="00BA5BF5">
        <w:t xml:space="preserve">of </w:t>
      </w:r>
      <w:del w:id="406" w:author="Georgios KATSAROS" w:date="2016-08-25T20:02:00Z">
        <w:r w:rsidR="00BA5BF5" w:rsidDel="00FA065A">
          <w:delText xml:space="preserve">our </w:delText>
        </w:r>
      </w:del>
      <w:ins w:id="407" w:author="Georgios KATSAROS" w:date="2016-08-25T20:02:00Z">
        <w:r w:rsidR="00FA065A">
          <w:t xml:space="preserve">the </w:t>
        </w:r>
      </w:ins>
      <w:r w:rsidR="00BA5BF5">
        <w:t>samples</w:t>
      </w:r>
      <w:ins w:id="408" w:author="Georgios KATSAROS" w:date="2016-08-25T20:03:00Z">
        <w:r w:rsidR="00FA065A">
          <w:t>. Charge sensing has been recently demonstrated in our group for hut wires [cite Lada like Vukusic et al., unpublished data)</w:t>
        </w:r>
      </w:ins>
      <w:del w:id="409" w:author="Georgios KATSAROS" w:date="2016-08-25T20:03:00Z">
        <w:r w:rsidR="00BA5BF5" w:rsidDel="00FA065A">
          <w:delText xml:space="preserve">, similar to the approach used in [8], but replacing electrons with </w:delText>
        </w:r>
        <w:r w:rsidR="00BA5BF5" w:rsidDel="00FA065A">
          <w:lastRenderedPageBreak/>
          <w:delText>holes in our case.</w:delText>
        </w:r>
      </w:del>
      <w:r w:rsidR="00BA5BF5">
        <w:t xml:space="preserve"> For the charge sensor a </w:t>
      </w:r>
      <w:del w:id="410" w:author="Georgios KATSAROS" w:date="2016-08-25T20:04:00Z">
        <w:r w:rsidR="00BA5BF5" w:rsidDel="00FA065A">
          <w:delText>single hole transistor</w:delText>
        </w:r>
      </w:del>
      <w:ins w:id="411" w:author="Georgios KATSAROS" w:date="2016-08-25T20:04:00Z">
        <w:r w:rsidR="00FA065A">
          <w:t>single QD</w:t>
        </w:r>
      </w:ins>
      <w:r w:rsidR="00BA5BF5">
        <w:t xml:space="preserve"> </w:t>
      </w:r>
      <w:ins w:id="412" w:author="Georgios KATSAROS" w:date="2016-08-25T20:04:00Z">
        <w:r w:rsidR="00FA065A">
          <w:t xml:space="preserve">located very closely </w:t>
        </w:r>
      </w:ins>
      <w:ins w:id="413" w:author="Georgios KATSAROS" w:date="2016-08-25T20:05:00Z">
        <w:r w:rsidR="00FA065A">
          <w:t xml:space="preserve">and capacitively coupled </w:t>
        </w:r>
      </w:ins>
      <w:ins w:id="414" w:author="Georgios KATSAROS" w:date="2016-08-25T20:04:00Z">
        <w:r w:rsidR="00FA065A">
          <w:t xml:space="preserve">to the DQD </w:t>
        </w:r>
      </w:ins>
      <w:del w:id="415" w:author="Georgios KATSAROS" w:date="2016-08-25T20:04:00Z">
        <w:r w:rsidR="00BA5BF5" w:rsidDel="00FA065A">
          <w:delText>would be</w:delText>
        </w:r>
      </w:del>
      <w:ins w:id="416" w:author="Georgios KATSAROS" w:date="2016-08-25T20:04:00Z">
        <w:r w:rsidR="00FA065A">
          <w:t>is</w:t>
        </w:r>
      </w:ins>
      <w:r w:rsidR="00BA5BF5">
        <w:t xml:space="preserve"> </w:t>
      </w:r>
      <w:ins w:id="417" w:author="Georgios KATSAROS" w:date="2016-08-25T20:04:00Z">
        <w:r w:rsidR="00FA065A">
          <w:t xml:space="preserve">going to be used. </w:t>
        </w:r>
      </w:ins>
      <w:del w:id="418" w:author="Georgios KATSAROS" w:date="2016-08-25T20:05:00Z">
        <w:r w:rsidR="00BA5BF5" w:rsidDel="00FA065A">
          <w:delText>used  in a form of a single quantum dot very close to the initial double quantum dot</w:delText>
        </w:r>
        <w:r w:rsidR="00491539" w:rsidDel="00FA065A">
          <w:delText>, thus capacitively</w:delText>
        </w:r>
        <w:r w:rsidR="00BA5BF5" w:rsidDel="00FA065A">
          <w:delText xml:space="preserve"> coupled to it.  </w:delText>
        </w:r>
      </w:del>
      <w:r w:rsidR="00491539">
        <w:t xml:space="preserve">Whenever </w:t>
      </w:r>
      <w:ins w:id="419" w:author="Georgios KATSAROS" w:date="2016-08-25T20:05:00Z">
        <w:r w:rsidR="00FA065A">
          <w:t xml:space="preserve">the </w:t>
        </w:r>
      </w:ins>
      <w:r w:rsidR="00491539">
        <w:t xml:space="preserve">charge configuration </w:t>
      </w:r>
      <w:ins w:id="420" w:author="Georgios KATSAROS" w:date="2016-08-25T20:05:00Z">
        <w:r w:rsidR="00FA065A">
          <w:t xml:space="preserve">will </w:t>
        </w:r>
      </w:ins>
      <w:r w:rsidR="00491539">
        <w:t>change</w:t>
      </w:r>
      <w:del w:id="421" w:author="Georgios KATSAROS" w:date="2016-08-25T20:05:00Z">
        <w:r w:rsidR="00491539" w:rsidDel="00FA065A">
          <w:delText>s</w:delText>
        </w:r>
      </w:del>
      <w:r w:rsidR="00491539">
        <w:t xml:space="preserve"> in the DQD, </w:t>
      </w:r>
      <w:ins w:id="422" w:author="Georgios KATSAROS" w:date="2016-08-25T20:05:00Z">
        <w:r w:rsidR="00FA065A">
          <w:t xml:space="preserve">the </w:t>
        </w:r>
      </w:ins>
      <w:r w:rsidR="00491539">
        <w:t xml:space="preserve">impedance of the charge sensor will change and thus </w:t>
      </w:r>
      <w:ins w:id="423" w:author="Georgios KATSAROS" w:date="2016-08-25T20:05:00Z">
        <w:r w:rsidR="00FA065A">
          <w:t xml:space="preserve">the </w:t>
        </w:r>
      </w:ins>
      <w:r w:rsidR="00491539">
        <w:t>reflected signal amplit</w:t>
      </w:r>
      <w:r w:rsidR="00B37647">
        <w:t xml:space="preserve">ude. </w:t>
      </w:r>
      <w:del w:id="424" w:author="Georgios KATSAROS" w:date="2016-08-25T20:06:00Z">
        <w:r w:rsidR="00B37647" w:rsidRPr="00B37647" w:rsidDel="00FA065A">
          <w:rPr>
            <w:i/>
          </w:rPr>
          <w:delText>For the reflectometry on the single quantum dot, look the relfecotmetry principle description</w:delText>
        </w:r>
        <w:r w:rsidR="00491539" w:rsidRPr="00B37647" w:rsidDel="00FA065A">
          <w:rPr>
            <w:i/>
          </w:rPr>
          <w:delText xml:space="preserve"> in the reflectometry explanation at the end of the “State of the art chapter”. </w:delText>
        </w:r>
      </w:del>
    </w:p>
    <w:p w:rsidR="00B37647" w:rsidRPr="00B37647" w:rsidRDefault="00B37647" w:rsidP="00FF7A41">
      <w:pPr>
        <w:rPr>
          <w:i/>
        </w:rPr>
      </w:pPr>
      <w:r>
        <w:rPr>
          <w:i/>
        </w:rPr>
        <w:t>Such an</w:t>
      </w:r>
      <w:r w:rsidRPr="00B37647">
        <w:rPr>
          <w:i/>
        </w:rPr>
        <w:t xml:space="preserve"> approach is more mature in the community and thus it has bigger chances for success.</w:t>
      </w:r>
      <w:ins w:id="425" w:author="Georgios KATSAROS" w:date="2016-08-25T20:06:00Z">
        <w:r w:rsidR="00FA065A">
          <w:rPr>
            <w:i/>
          </w:rPr>
          <w:t xml:space="preserve">We will delete also this sentence since when one writes a proposal one should be optimistic </w:t>
        </w:r>
        <w:r w:rsidR="00FA065A" w:rsidRPr="00FA065A">
          <w:rPr>
            <w:i/>
          </w:rPr>
          <w:sym w:font="Wingdings" w:char="F04A"/>
        </w:r>
      </w:ins>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Surname: Kuku</w:t>
      </w:r>
      <w:r w:rsidRPr="00AC56ED">
        <w:t>č</w:t>
      </w:r>
      <w:r>
        <w:t xml:space="preserve">ka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13" w:history="1">
        <w:r w:rsidRPr="0032228C">
          <w:rPr>
            <w:rStyle w:val="Hyperlink"/>
          </w:rPr>
          <w:t>Josip.kukucka@ist.ac.at</w:t>
        </w:r>
      </w:hyperlink>
    </w:p>
    <w:p w:rsidR="00472268" w:rsidRDefault="00472268" w:rsidP="00AC56ED">
      <w:pPr>
        <w:spacing w:line="240" w:lineRule="auto"/>
      </w:pPr>
    </w:p>
    <w:p w:rsidR="00AC56ED" w:rsidRDefault="00AC56ED" w:rsidP="00AC56ED">
      <w:pPr>
        <w:spacing w:line="240" w:lineRule="auto"/>
        <w:rPr>
          <w:ins w:id="426" w:author="Georgios KATSAROS" w:date="2016-08-25T20:06:00Z"/>
          <w:b/>
        </w:rPr>
      </w:pPr>
      <w:r w:rsidRPr="00AC56ED">
        <w:rPr>
          <w:b/>
        </w:rPr>
        <w:t>Working address:</w:t>
      </w:r>
    </w:p>
    <w:p w:rsidR="00FA065A" w:rsidRDefault="00FA065A" w:rsidP="00AC56ED">
      <w:pPr>
        <w:spacing w:line="240" w:lineRule="auto"/>
        <w:rPr>
          <w:ins w:id="427" w:author="Georgios KATSAROS" w:date="2016-08-25T20:06:00Z"/>
          <w:b/>
        </w:rPr>
      </w:pPr>
    </w:p>
    <w:p w:rsidR="00FA065A" w:rsidRDefault="00FA065A" w:rsidP="00AC56ED">
      <w:pPr>
        <w:spacing w:line="240" w:lineRule="auto"/>
        <w:rPr>
          <w:ins w:id="428" w:author="Georgios KATSAROS" w:date="2016-08-25T20:07:00Z"/>
          <w:b/>
        </w:rPr>
      </w:pPr>
      <w:ins w:id="429" w:author="Georgios KATSAROS" w:date="2016-08-25T20:06:00Z">
        <w:r>
          <w:rPr>
            <w:b/>
          </w:rPr>
          <w:t xml:space="preserve">Describe your carreer path in a paragraph in such a way that it comes out that you are the best match for realizing this project </w:t>
        </w:r>
      </w:ins>
      <w:ins w:id="430" w:author="Georgios KATSAROS" w:date="2016-08-25T20:07:00Z">
        <w:r w:rsidRPr="00FA065A">
          <w:rPr>
            <w:b/>
          </w:rPr>
          <w:sym w:font="Wingdings" w:char="F04A"/>
        </w:r>
      </w:ins>
    </w:p>
    <w:p w:rsidR="000F48ED" w:rsidRDefault="000F48ED" w:rsidP="00AC56ED">
      <w:pPr>
        <w:spacing w:line="240" w:lineRule="auto"/>
        <w:rPr>
          <w:ins w:id="431" w:author="Georgios KATSAROS" w:date="2016-08-25T20:07:00Z"/>
          <w:b/>
        </w:rPr>
      </w:pPr>
    </w:p>
    <w:p w:rsidR="000F48ED" w:rsidRPr="00AC56ED" w:rsidRDefault="000F48ED" w:rsidP="00AC56ED">
      <w:pPr>
        <w:spacing w:line="240" w:lineRule="auto"/>
        <w:rPr>
          <w:b/>
        </w:rPr>
      </w:pPr>
      <w:ins w:id="432"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lastRenderedPageBreak/>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lastRenderedPageBreak/>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7"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18"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433" w:author="Georgios KATSAROS" w:date="2016-08-20T13:33:00Z">
            <w:rPr>
              <w:i/>
            </w:rPr>
          </w:rPrChange>
        </w:rPr>
      </w:pPr>
      <w:r w:rsidRPr="006065D9">
        <w:rPr>
          <w:lang w:val="de-AT"/>
          <w:rPrChange w:id="434" w:author="Georgios KATSAROS" w:date="2016-08-20T13:33:00Z">
            <w:rPr/>
          </w:rPrChange>
        </w:rPr>
        <w:t xml:space="preserve">Xiaobo Zhu1 el al., </w:t>
      </w:r>
      <w:r w:rsidRPr="006065D9">
        <w:rPr>
          <w:i/>
          <w:lang w:val="de-AT"/>
          <w:rPrChange w:id="435" w:author="Georgios KATSAROS" w:date="2016-08-20T13:33:00Z">
            <w:rPr>
              <w:i/>
            </w:rPr>
          </w:rPrChange>
        </w:rPr>
        <w:t>Nature</w:t>
      </w:r>
      <w:r w:rsidRPr="006065D9">
        <w:rPr>
          <w:lang w:val="de-AT"/>
          <w:rPrChange w:id="436" w:author="Georgios KATSAROS" w:date="2016-08-20T13:33:00Z">
            <w:rPr/>
          </w:rPrChange>
        </w:rPr>
        <w:t xml:space="preserve"> </w:t>
      </w:r>
      <w:r w:rsidRPr="006065D9">
        <w:rPr>
          <w:b/>
          <w:lang w:val="de-AT"/>
          <w:rPrChange w:id="437" w:author="Georgios KATSAROS" w:date="2016-08-20T13:33:00Z">
            <w:rPr>
              <w:b/>
            </w:rPr>
          </w:rPrChange>
        </w:rPr>
        <w:t>2011</w:t>
      </w:r>
      <w:r w:rsidRPr="006065D9">
        <w:rPr>
          <w:rFonts w:ascii="Arial" w:hAnsi="Arial" w:cs="Arial"/>
          <w:color w:val="333333"/>
          <w:shd w:val="clear" w:color="auto" w:fill="FFFFFF"/>
          <w:lang w:val="de-AT"/>
          <w:rPrChange w:id="438" w:author="Georgios KATSAROS" w:date="2016-08-20T13:33:00Z">
            <w:rPr>
              <w:rFonts w:ascii="Arial" w:hAnsi="Arial" w:cs="Arial"/>
              <w:color w:val="333333"/>
              <w:shd w:val="clear" w:color="auto" w:fill="FFFFFF"/>
            </w:rPr>
          </w:rPrChange>
        </w:rPr>
        <w:t xml:space="preserve"> </w:t>
      </w:r>
      <w:r w:rsidRPr="006065D9">
        <w:rPr>
          <w:lang w:val="de-AT"/>
          <w:rPrChange w:id="439"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9" w:history="1">
        <w:r w:rsidRPr="00FA1753">
          <w:rPr>
            <w:i/>
          </w:rPr>
          <w:t>arXiv:quant-ph/0002077v3</w:t>
        </w:r>
      </w:hyperlink>
    </w:p>
    <w:p w:rsidR="006311AF" w:rsidRPr="007D24E4" w:rsidRDefault="006311AF" w:rsidP="006311AF">
      <w:pPr>
        <w:pStyle w:val="ListParagraph"/>
        <w:numPr>
          <w:ilvl w:val="0"/>
          <w:numId w:val="8"/>
        </w:numPr>
        <w:rPr>
          <w:rStyle w:val="apple-converted-space"/>
          <w:i/>
        </w:rPr>
      </w:pPr>
      <w:hyperlink r:id="rId20" w:history="1">
        <w:r w:rsidRPr="00FA1753">
          <w:rPr>
            <w:rStyle w:val="Hyperlink"/>
            <w:rFonts w:cs="Helvetica"/>
            <w:color w:val="000000" w:themeColor="text1"/>
            <w:u w:val="none"/>
            <w:shd w:val="clear" w:color="auto" w:fill="FFFFFF"/>
          </w:rPr>
          <w:t>F. K. Malinowski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1" w:history="1">
        <w:r w:rsidRPr="00FA1753">
          <w:rPr>
            <w:rStyle w:val="Hyperlink"/>
            <w:rFonts w:cs="Helvetica"/>
            <w:color w:val="000000" w:themeColor="text1"/>
            <w:u w:val="none"/>
            <w:shd w:val="clear" w:color="auto" w:fill="FFFFFF"/>
          </w:rPr>
          <w:t>F. Martins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2" w:history="1">
        <w:r w:rsidRPr="00FA1753">
          <w:rPr>
            <w:rStyle w:val="Hyperlink"/>
            <w:rFonts w:cs="Helvetica"/>
            <w:color w:val="000000" w:themeColor="text1"/>
            <w:u w:val="none"/>
            <w:shd w:val="clear" w:color="auto" w:fill="FFFFFF"/>
          </w:rPr>
          <w:t>P. D. Nissen</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3" w:history="1">
        <w:r w:rsidRPr="00FA1753">
          <w:rPr>
            <w:rStyle w:val="Hyperlink"/>
            <w:rFonts w:cs="Helvetica"/>
            <w:color w:val="000000" w:themeColor="text1"/>
            <w:u w:val="none"/>
            <w:shd w:val="clear" w:color="auto" w:fill="FFFFFF"/>
          </w:rPr>
          <w:t>E. Barnes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4" w:history="1">
        <w:r w:rsidRPr="00FA1753">
          <w:rPr>
            <w:rStyle w:val="Hyperlink"/>
            <w:rFonts w:cs="Helvetica"/>
            <w:color w:val="000000" w:themeColor="text1"/>
            <w:u w:val="none"/>
            <w:shd w:val="clear" w:color="auto" w:fill="FFFFFF"/>
          </w:rPr>
          <w:t>Ł. Cywiński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5" w:history="1">
        <w:r w:rsidRPr="00FA1753">
          <w:rPr>
            <w:rStyle w:val="Hyperlink"/>
            <w:rFonts w:cs="Helvetica"/>
            <w:color w:val="000000" w:themeColor="text1"/>
            <w:u w:val="none"/>
            <w:shd w:val="clear" w:color="auto" w:fill="FFFFFF"/>
          </w:rPr>
          <w:t>M. S. Rudner</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6" w:history="1">
        <w:r w:rsidRPr="00FA1753">
          <w:rPr>
            <w:rStyle w:val="Hyperlink"/>
            <w:rFonts w:cs="Helvetica"/>
            <w:color w:val="000000" w:themeColor="text1"/>
            <w:u w:val="none"/>
            <w:shd w:val="clear" w:color="auto" w:fill="FFFFFF"/>
          </w:rPr>
          <w:t>S. Fallahi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7" w:history="1">
        <w:r w:rsidRPr="00FA1753">
          <w:rPr>
            <w:rStyle w:val="Hyperlink"/>
            <w:rFonts w:cs="Helvetica"/>
            <w:color w:val="000000" w:themeColor="text1"/>
            <w:u w:val="none"/>
            <w:shd w:val="clear" w:color="auto" w:fill="FFFFFF"/>
          </w:rPr>
          <w:t>G. C. Gardner</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8" w:history="1">
        <w:r w:rsidRPr="00FA1753">
          <w:rPr>
            <w:rStyle w:val="Hyperlink"/>
            <w:rFonts w:cs="Helvetica"/>
            <w:color w:val="000000" w:themeColor="text1"/>
            <w:u w:val="none"/>
            <w:shd w:val="clear" w:color="auto" w:fill="FFFFFF"/>
          </w:rPr>
          <w:t>M. J. Manfra</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9" w:history="1">
        <w:r w:rsidRPr="00FA1753">
          <w:rPr>
            <w:rStyle w:val="Hyperlink"/>
            <w:rFonts w:cs="Helvetica"/>
            <w:color w:val="000000" w:themeColor="text1"/>
            <w:u w:val="none"/>
            <w:shd w:val="clear" w:color="auto" w:fill="FFFFFF"/>
          </w:rPr>
          <w:t>C. M. Marcus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0" w:history="1">
        <w:r w:rsidRPr="00FA1753">
          <w:rPr>
            <w:rStyle w:val="Hyperlink"/>
            <w:rFonts w:cs="Helvetica"/>
            <w:color w:val="000000" w:themeColor="text1"/>
            <w:u w:val="none"/>
            <w:shd w:val="clear" w:color="auto" w:fill="FFFFFF"/>
          </w:rPr>
          <w:t>F. Kuemmeth</w:t>
        </w:r>
      </w:hyperlink>
      <w:r w:rsidRPr="00FA1753">
        <w:rPr>
          <w:color w:val="000000" w:themeColor="text1"/>
        </w:rPr>
        <w:t xml:space="preserve">, </w:t>
      </w:r>
      <w:r>
        <w:rPr>
          <w:color w:val="000000" w:themeColor="text1"/>
        </w:rPr>
        <w:t xml:space="preserve"> </w:t>
      </w:r>
      <w:hyperlink r:id="rId31" w:history="1">
        <w:r w:rsidRPr="00FA1753">
          <w:rPr>
            <w:i/>
          </w:rPr>
          <w:t>arXiv:1601.06677</w:t>
        </w:r>
      </w:hyperlink>
      <w:r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2"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440" w:author="Georgios KATSAROS" w:date="2016-08-20T13:33:00Z">
            <w:rPr>
              <w:i/>
            </w:rPr>
          </w:rPrChange>
        </w:rPr>
      </w:pPr>
      <w:r>
        <w:rPr>
          <w:shd w:val="clear" w:color="auto" w:fill="FFFFFF"/>
        </w:rPr>
        <w:t xml:space="preserve"> </w:t>
      </w:r>
      <w:r w:rsidRPr="006065D9">
        <w:rPr>
          <w:shd w:val="clear" w:color="auto" w:fill="FFFFFF"/>
          <w:lang w:val="de-AT"/>
          <w:rPrChange w:id="441" w:author="Georgios KATSAROS" w:date="2016-08-20T13:33:00Z">
            <w:rPr>
              <w:shd w:val="clear" w:color="auto" w:fill="FFFFFF"/>
            </w:rPr>
          </w:rPrChange>
        </w:rPr>
        <w:t>H. Watzinger et al.,</w:t>
      </w:r>
      <w:r w:rsidRPr="006065D9">
        <w:rPr>
          <w:lang w:val="de-AT"/>
          <w:rPrChange w:id="442" w:author="Georgios KATSAROS" w:date="2016-08-20T13:33:00Z">
            <w:rPr/>
          </w:rPrChange>
        </w:rPr>
        <w:t xml:space="preserve"> </w:t>
      </w:r>
      <w:r>
        <w:fldChar w:fldCharType="begin"/>
      </w:r>
      <w:r w:rsidRPr="006065D9">
        <w:rPr>
          <w:lang w:val="de-AT"/>
          <w:rPrChange w:id="443" w:author="Georgios KATSAROS" w:date="2016-08-20T13:33:00Z">
            <w:rPr/>
          </w:rPrChange>
        </w:rPr>
        <w:instrText xml:space="preserve"> HYPERLINK "https://arxiv.org/abs/1607.02977" </w:instrText>
      </w:r>
      <w:r>
        <w:fldChar w:fldCharType="separate"/>
      </w:r>
      <w:r w:rsidRPr="006065D9">
        <w:rPr>
          <w:i/>
          <w:lang w:val="de-AT"/>
          <w:rPrChange w:id="444" w:author="Georgios KATSAROS" w:date="2016-08-20T13:33:00Z">
            <w:rPr>
              <w:i/>
            </w:rPr>
          </w:rPrChange>
        </w:rPr>
        <w:t>arXiv:1607.02977</w:t>
      </w:r>
      <w:r>
        <w:rPr>
          <w:i/>
        </w:rPr>
        <w:fldChar w:fldCharType="end"/>
      </w:r>
      <w:r w:rsidRPr="006065D9">
        <w:rPr>
          <w:i/>
          <w:lang w:val="de-AT"/>
          <w:rPrChange w:id="445"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446" w:author="Georgios KATSAROS" w:date="2016-08-20T13:33:00Z">
            <w:rPr>
              <w:shd w:val="clear" w:color="auto" w:fill="FFFFFF"/>
            </w:rPr>
          </w:rPrChange>
        </w:rPr>
        <w:t xml:space="preserve"> </w:t>
      </w:r>
      <w:r w:rsidRPr="00D5323A">
        <w:rPr>
          <w:shd w:val="clear" w:color="auto" w:fill="FFFFFF"/>
        </w:rPr>
        <w:t xml:space="preserve">R. Maurand et al.,  </w:t>
      </w:r>
      <w:hyperlink r:id="rId33"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447" w:author="Georgios KATSAROS" w:date="2016-08-20T13:33:00Z">
            <w:rPr>
              <w:shd w:val="clear" w:color="auto" w:fill="FFFFFF"/>
            </w:rPr>
          </w:rPrChange>
        </w:rPr>
        <w:t xml:space="preserve"> </w:t>
      </w:r>
      <w:r w:rsidRPr="006065D9">
        <w:rPr>
          <w:lang w:val="de-AT"/>
          <w:rPrChange w:id="448" w:author="Georgios KATSAROS" w:date="2016-08-20T13:33:00Z">
            <w:rPr/>
          </w:rPrChange>
        </w:rPr>
        <w:t xml:space="preserve">Gonzalez-Zalba, M. F. et al., </w:t>
      </w:r>
      <w:r w:rsidRPr="006065D9">
        <w:rPr>
          <w:i/>
          <w:lang w:val="de-AT"/>
          <w:rPrChange w:id="449"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4"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t xml:space="preserve"> </w:t>
      </w:r>
      <w:hyperlink r:id="rId35"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83550D" w:rsidRPr="0083550D" w:rsidRDefault="0083550D" w:rsidP="0083550D">
      <w:pPr>
        <w:pStyle w:val="ListParagraph"/>
        <w:numPr>
          <w:ilvl w:val="0"/>
          <w:numId w:val="8"/>
        </w:numPr>
        <w:rPr>
          <w:i/>
        </w:rPr>
      </w:pPr>
      <w:r>
        <w:t xml:space="preserve"> </w:t>
      </w:r>
      <w:hyperlink r:id="rId36" w:history="1">
        <w:r w:rsidRPr="0083550D">
          <w:t>D. J. Reilly</w:t>
        </w:r>
      </w:hyperlink>
      <w:r>
        <w:t xml:space="preserve"> et al., </w:t>
      </w:r>
      <w:r w:rsidRPr="0083550D">
        <w:rPr>
          <w:rFonts w:ascii="Verdana" w:hAnsi="Verdana"/>
          <w:i/>
          <w:color w:val="333333"/>
          <w:sz w:val="17"/>
          <w:szCs w:val="17"/>
          <w:shd w:val="clear" w:color="auto" w:fill="FFFFFF"/>
        </w:rPr>
        <w:t>Appl. Phys. Lett.</w:t>
      </w:r>
      <w:r w:rsidRPr="0083550D">
        <w:rPr>
          <w:rFonts w:ascii="Verdana" w:hAnsi="Verdana"/>
          <w:color w:val="333333"/>
          <w:sz w:val="17"/>
          <w:szCs w:val="17"/>
          <w:shd w:val="clear" w:color="auto" w:fill="FFFFFF"/>
        </w:rPr>
        <w:t xml:space="preserve"> </w:t>
      </w:r>
      <w:r w:rsidRPr="0083550D">
        <w:rPr>
          <w:rFonts w:ascii="Verdana" w:hAnsi="Verdana"/>
          <w:color w:val="333333"/>
          <w:sz w:val="17"/>
          <w:szCs w:val="17"/>
          <w:shd w:val="clear" w:color="auto" w:fill="FFFFFF"/>
        </w:rPr>
        <w:t>2007</w:t>
      </w:r>
      <w:r w:rsidRPr="0083550D">
        <w:rPr>
          <w:rStyle w:val="apple-converted-space"/>
          <w:rFonts w:ascii="Verdana" w:hAnsi="Verdana"/>
          <w:color w:val="333333"/>
          <w:sz w:val="17"/>
          <w:szCs w:val="17"/>
          <w:shd w:val="clear" w:color="auto" w:fill="FFFFFF"/>
        </w:rPr>
        <w:t> </w:t>
      </w:r>
      <w:r w:rsidRPr="0083550D">
        <w:rPr>
          <w:rStyle w:val="citationvolume"/>
          <w:rFonts w:ascii="Verdana" w:hAnsi="Verdana"/>
          <w:b/>
          <w:bCs/>
          <w:color w:val="333333"/>
          <w:sz w:val="17"/>
          <w:szCs w:val="17"/>
          <w:shd w:val="clear" w:color="auto" w:fill="FFFFFF"/>
        </w:rPr>
        <w:t>91</w:t>
      </w:r>
      <w:r w:rsidRPr="0083550D">
        <w:rPr>
          <w:rFonts w:ascii="Verdana" w:hAnsi="Verdana"/>
          <w:color w:val="333333"/>
          <w:sz w:val="17"/>
          <w:szCs w:val="17"/>
          <w:shd w:val="clear" w:color="auto" w:fill="FFFFFF"/>
        </w:rPr>
        <w:t>, 162101</w:t>
      </w:r>
      <w:r w:rsidRPr="0083550D">
        <w:rPr>
          <w:rStyle w:val="apple-converted-space"/>
          <w:rFonts w:ascii="Verdana" w:hAnsi="Verdana"/>
          <w:color w:val="333333"/>
          <w:sz w:val="17"/>
          <w:szCs w:val="17"/>
          <w:shd w:val="clear" w:color="auto" w:fill="FFFFFF"/>
        </w:rPr>
        <w:t> </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lastRenderedPageBreak/>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7F97" w:rsidRDefault="00B27F97" w:rsidP="007436F6">
      <w:pPr>
        <w:spacing w:after="0" w:line="240" w:lineRule="auto"/>
      </w:pPr>
      <w:r>
        <w:separator/>
      </w:r>
    </w:p>
  </w:endnote>
  <w:endnote w:type="continuationSeparator" w:id="0">
    <w:p w:rsidR="00B27F97" w:rsidRDefault="00B27F97"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7F97" w:rsidRDefault="00B27F97" w:rsidP="007436F6">
      <w:pPr>
        <w:spacing w:after="0" w:line="240" w:lineRule="auto"/>
      </w:pPr>
      <w:r>
        <w:separator/>
      </w:r>
    </w:p>
  </w:footnote>
  <w:footnote w:type="continuationSeparator" w:id="0">
    <w:p w:rsidR="00B27F97" w:rsidRDefault="00B27F97"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4F9"/>
    <w:rsid w:val="000F48ED"/>
    <w:rsid w:val="001061D6"/>
    <w:rsid w:val="00113566"/>
    <w:rsid w:val="00117FED"/>
    <w:rsid w:val="00127DD8"/>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12E4"/>
    <w:rsid w:val="001C24CF"/>
    <w:rsid w:val="001C26DD"/>
    <w:rsid w:val="001C42F1"/>
    <w:rsid w:val="001D54F4"/>
    <w:rsid w:val="001D6031"/>
    <w:rsid w:val="001E79EC"/>
    <w:rsid w:val="001E7BBA"/>
    <w:rsid w:val="001F6E03"/>
    <w:rsid w:val="0020343A"/>
    <w:rsid w:val="00203F82"/>
    <w:rsid w:val="00204BEF"/>
    <w:rsid w:val="00207CC3"/>
    <w:rsid w:val="00213FA0"/>
    <w:rsid w:val="00215B54"/>
    <w:rsid w:val="00224C13"/>
    <w:rsid w:val="00230C88"/>
    <w:rsid w:val="00236249"/>
    <w:rsid w:val="00241783"/>
    <w:rsid w:val="00255505"/>
    <w:rsid w:val="00256EF2"/>
    <w:rsid w:val="00260340"/>
    <w:rsid w:val="002617CB"/>
    <w:rsid w:val="00262D48"/>
    <w:rsid w:val="00272FE7"/>
    <w:rsid w:val="00275E67"/>
    <w:rsid w:val="002814DB"/>
    <w:rsid w:val="00286930"/>
    <w:rsid w:val="00293741"/>
    <w:rsid w:val="00294BE2"/>
    <w:rsid w:val="0029588B"/>
    <w:rsid w:val="002A4E48"/>
    <w:rsid w:val="002A6168"/>
    <w:rsid w:val="002B614E"/>
    <w:rsid w:val="002C5A46"/>
    <w:rsid w:val="002C7A51"/>
    <w:rsid w:val="002D43A4"/>
    <w:rsid w:val="002E05D3"/>
    <w:rsid w:val="002E0869"/>
    <w:rsid w:val="002E0D24"/>
    <w:rsid w:val="002E1DFA"/>
    <w:rsid w:val="002E3C90"/>
    <w:rsid w:val="002E6B01"/>
    <w:rsid w:val="002F4FF1"/>
    <w:rsid w:val="002F7BCB"/>
    <w:rsid w:val="00303DF3"/>
    <w:rsid w:val="00315E2B"/>
    <w:rsid w:val="00316C84"/>
    <w:rsid w:val="00323823"/>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B22C6"/>
    <w:rsid w:val="003B702D"/>
    <w:rsid w:val="003C0C66"/>
    <w:rsid w:val="003C3873"/>
    <w:rsid w:val="003D4446"/>
    <w:rsid w:val="003E2347"/>
    <w:rsid w:val="003E2388"/>
    <w:rsid w:val="003E6BC9"/>
    <w:rsid w:val="00405B2C"/>
    <w:rsid w:val="00406363"/>
    <w:rsid w:val="0041250F"/>
    <w:rsid w:val="004174D3"/>
    <w:rsid w:val="00421ECE"/>
    <w:rsid w:val="0042482E"/>
    <w:rsid w:val="00425DF3"/>
    <w:rsid w:val="004451EC"/>
    <w:rsid w:val="00447890"/>
    <w:rsid w:val="00451C71"/>
    <w:rsid w:val="00453777"/>
    <w:rsid w:val="00456D15"/>
    <w:rsid w:val="00457011"/>
    <w:rsid w:val="004610C8"/>
    <w:rsid w:val="0046208B"/>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14E"/>
    <w:rsid w:val="005648E2"/>
    <w:rsid w:val="005671CD"/>
    <w:rsid w:val="00567C9C"/>
    <w:rsid w:val="00573BFB"/>
    <w:rsid w:val="00577FEC"/>
    <w:rsid w:val="00580D5B"/>
    <w:rsid w:val="005966DE"/>
    <w:rsid w:val="005A23A8"/>
    <w:rsid w:val="005A3F64"/>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072BD"/>
    <w:rsid w:val="00610755"/>
    <w:rsid w:val="00614BB9"/>
    <w:rsid w:val="00625327"/>
    <w:rsid w:val="00625A0B"/>
    <w:rsid w:val="00626652"/>
    <w:rsid w:val="00626F0C"/>
    <w:rsid w:val="00627C54"/>
    <w:rsid w:val="00630F1C"/>
    <w:rsid w:val="006311AF"/>
    <w:rsid w:val="00632E07"/>
    <w:rsid w:val="00633EEC"/>
    <w:rsid w:val="00633EF0"/>
    <w:rsid w:val="00635827"/>
    <w:rsid w:val="00635909"/>
    <w:rsid w:val="00642867"/>
    <w:rsid w:val="00642FD4"/>
    <w:rsid w:val="00651FC3"/>
    <w:rsid w:val="00652C53"/>
    <w:rsid w:val="00652CB2"/>
    <w:rsid w:val="00653E24"/>
    <w:rsid w:val="00654870"/>
    <w:rsid w:val="00655F7C"/>
    <w:rsid w:val="0065656C"/>
    <w:rsid w:val="00662B77"/>
    <w:rsid w:val="006643D4"/>
    <w:rsid w:val="00671BA0"/>
    <w:rsid w:val="006768CC"/>
    <w:rsid w:val="00677FA0"/>
    <w:rsid w:val="00683249"/>
    <w:rsid w:val="00690A9C"/>
    <w:rsid w:val="006932B5"/>
    <w:rsid w:val="006B4BDC"/>
    <w:rsid w:val="006B5390"/>
    <w:rsid w:val="006B7755"/>
    <w:rsid w:val="006C3D79"/>
    <w:rsid w:val="006D225E"/>
    <w:rsid w:val="006D4427"/>
    <w:rsid w:val="006D44E9"/>
    <w:rsid w:val="006E0B0C"/>
    <w:rsid w:val="006E1AD6"/>
    <w:rsid w:val="006E5852"/>
    <w:rsid w:val="006E79C9"/>
    <w:rsid w:val="006F1623"/>
    <w:rsid w:val="006F2409"/>
    <w:rsid w:val="006F38B3"/>
    <w:rsid w:val="006F65FC"/>
    <w:rsid w:val="006F7697"/>
    <w:rsid w:val="00700736"/>
    <w:rsid w:val="00700B39"/>
    <w:rsid w:val="00703648"/>
    <w:rsid w:val="0070710B"/>
    <w:rsid w:val="00715B18"/>
    <w:rsid w:val="007167DF"/>
    <w:rsid w:val="007326AD"/>
    <w:rsid w:val="0073362E"/>
    <w:rsid w:val="007360E2"/>
    <w:rsid w:val="0074069F"/>
    <w:rsid w:val="007416F8"/>
    <w:rsid w:val="00741801"/>
    <w:rsid w:val="0074260B"/>
    <w:rsid w:val="007436F6"/>
    <w:rsid w:val="00747652"/>
    <w:rsid w:val="00751A77"/>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21BC"/>
    <w:rsid w:val="007B31E0"/>
    <w:rsid w:val="007B4243"/>
    <w:rsid w:val="007B7DD1"/>
    <w:rsid w:val="007C2475"/>
    <w:rsid w:val="007C7459"/>
    <w:rsid w:val="007D24E4"/>
    <w:rsid w:val="007D3D0E"/>
    <w:rsid w:val="007D4F02"/>
    <w:rsid w:val="007D670C"/>
    <w:rsid w:val="007E3178"/>
    <w:rsid w:val="007E48A5"/>
    <w:rsid w:val="007F2BBB"/>
    <w:rsid w:val="007F36EB"/>
    <w:rsid w:val="00802509"/>
    <w:rsid w:val="00803996"/>
    <w:rsid w:val="00804B7C"/>
    <w:rsid w:val="00804CA9"/>
    <w:rsid w:val="008109AB"/>
    <w:rsid w:val="008114B1"/>
    <w:rsid w:val="0083550D"/>
    <w:rsid w:val="008363C5"/>
    <w:rsid w:val="00837E71"/>
    <w:rsid w:val="00841043"/>
    <w:rsid w:val="0084329E"/>
    <w:rsid w:val="008435CA"/>
    <w:rsid w:val="00852331"/>
    <w:rsid w:val="0085272A"/>
    <w:rsid w:val="00855CF5"/>
    <w:rsid w:val="00856250"/>
    <w:rsid w:val="008600A8"/>
    <w:rsid w:val="0086755F"/>
    <w:rsid w:val="00873914"/>
    <w:rsid w:val="0087593F"/>
    <w:rsid w:val="00886416"/>
    <w:rsid w:val="008867C7"/>
    <w:rsid w:val="008921CA"/>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11251"/>
    <w:rsid w:val="009136E6"/>
    <w:rsid w:val="00913F64"/>
    <w:rsid w:val="00920460"/>
    <w:rsid w:val="009221DD"/>
    <w:rsid w:val="009258A8"/>
    <w:rsid w:val="009434A8"/>
    <w:rsid w:val="009548B4"/>
    <w:rsid w:val="00962F2E"/>
    <w:rsid w:val="00963E43"/>
    <w:rsid w:val="00983845"/>
    <w:rsid w:val="00984292"/>
    <w:rsid w:val="009938E2"/>
    <w:rsid w:val="00995B83"/>
    <w:rsid w:val="0099768B"/>
    <w:rsid w:val="009A0E9B"/>
    <w:rsid w:val="009A4E1A"/>
    <w:rsid w:val="009B33CE"/>
    <w:rsid w:val="009B639D"/>
    <w:rsid w:val="009C0FA8"/>
    <w:rsid w:val="009C4526"/>
    <w:rsid w:val="009C6ADE"/>
    <w:rsid w:val="009D17AE"/>
    <w:rsid w:val="009E00FA"/>
    <w:rsid w:val="009E7BE2"/>
    <w:rsid w:val="009F3B27"/>
    <w:rsid w:val="009F518E"/>
    <w:rsid w:val="00A11815"/>
    <w:rsid w:val="00A13125"/>
    <w:rsid w:val="00A13C1E"/>
    <w:rsid w:val="00A2123E"/>
    <w:rsid w:val="00A25502"/>
    <w:rsid w:val="00A263F9"/>
    <w:rsid w:val="00A317FB"/>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D6572"/>
    <w:rsid w:val="00AE2C8B"/>
    <w:rsid w:val="00AE45B0"/>
    <w:rsid w:val="00AF0DE8"/>
    <w:rsid w:val="00AF534A"/>
    <w:rsid w:val="00B00503"/>
    <w:rsid w:val="00B035E6"/>
    <w:rsid w:val="00B11CFC"/>
    <w:rsid w:val="00B148E8"/>
    <w:rsid w:val="00B22CAC"/>
    <w:rsid w:val="00B253D1"/>
    <w:rsid w:val="00B26387"/>
    <w:rsid w:val="00B27864"/>
    <w:rsid w:val="00B27F97"/>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0C9"/>
    <w:rsid w:val="00C3155E"/>
    <w:rsid w:val="00C45E2C"/>
    <w:rsid w:val="00C50CB8"/>
    <w:rsid w:val="00C52FD1"/>
    <w:rsid w:val="00C543D6"/>
    <w:rsid w:val="00C544EA"/>
    <w:rsid w:val="00C5562C"/>
    <w:rsid w:val="00C62C44"/>
    <w:rsid w:val="00C74E8E"/>
    <w:rsid w:val="00C75AF7"/>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9AB"/>
    <w:rsid w:val="00D11F93"/>
    <w:rsid w:val="00D13955"/>
    <w:rsid w:val="00D13F7A"/>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69D0"/>
    <w:rsid w:val="00E50E18"/>
    <w:rsid w:val="00E51A89"/>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7638"/>
    <w:rsid w:val="00EF0693"/>
    <w:rsid w:val="00EF15B1"/>
    <w:rsid w:val="00EF66DB"/>
    <w:rsid w:val="00EF74E8"/>
    <w:rsid w:val="00F018F4"/>
    <w:rsid w:val="00F02425"/>
    <w:rsid w:val="00F02685"/>
    <w:rsid w:val="00F064EA"/>
    <w:rsid w:val="00F16AB5"/>
    <w:rsid w:val="00F17DAC"/>
    <w:rsid w:val="00F21C13"/>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065A"/>
    <w:rsid w:val="00FA1753"/>
    <w:rsid w:val="00FA275E"/>
    <w:rsid w:val="00FB661C"/>
    <w:rsid w:val="00FC46D0"/>
    <w:rsid w:val="00FD0465"/>
    <w:rsid w:val="00FD41A0"/>
    <w:rsid w:val="00FD4915"/>
    <w:rsid w:val="00FD6886"/>
    <w:rsid w:val="00FE0DD7"/>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osip.kukucka@ist.ac.at" TargetMode="External"/><Relationship Id="rId18" Type="http://schemas.openxmlformats.org/officeDocument/2006/relationships/hyperlink" Target="http://info.ee.surrey.ac.uk/Workshop/advice/coils/air_coils.html" TargetMode="External"/><Relationship Id="rId26" Type="http://schemas.openxmlformats.org/officeDocument/2006/relationships/hyperlink" Target="https://arxiv.org/find/cond-mat/1/au:+Fallahi_S/0/1/0/all/0/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find/cond-mat/1/au:+Martins_F/0/1/0/all/0/1" TargetMode="External"/><Relationship Id="rId34"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physics.udel.edu/~msafrono/650/Lecture19.pdf" TargetMode="External"/><Relationship Id="rId25" Type="http://schemas.openxmlformats.org/officeDocument/2006/relationships/hyperlink" Target="https://arxiv.org/find/cond-mat/1/au:+Rudner_M/0/1/0/all/0/1" TargetMode="External"/><Relationship Id="rId33" Type="http://schemas.openxmlformats.org/officeDocument/2006/relationships/hyperlink" Target="https://arxiv.org/abs/1605.07599"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find/cond-mat/1/au:+Malinowski_F/0/1/0/all/0/1" TargetMode="External"/><Relationship Id="rId29" Type="http://schemas.openxmlformats.org/officeDocument/2006/relationships/hyperlink" Target="https://arxiv.org/find/cond-mat/1/au:+Marcus_C/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Cywinski_L/0/1/0/all/0/1" TargetMode="External"/><Relationship Id="rId32" Type="http://schemas.openxmlformats.org/officeDocument/2006/relationships/hyperlink" Target="http://pettagroup.princeton.edu/publications/2005/Science_309_2180_2005.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hyperlink" Target="https://arxiv.org/find/cond-mat/1/au:+Barnes_E/0/1/0/all/0/1" TargetMode="External"/><Relationship Id="rId28" Type="http://schemas.openxmlformats.org/officeDocument/2006/relationships/hyperlink" Target="https://arxiv.org/find/cond-mat/1/au:+Manfra_M/0/1/0/all/0/1" TargetMode="External"/><Relationship Id="rId36" Type="http://schemas.openxmlformats.org/officeDocument/2006/relationships/hyperlink" Target="http://scitation.aip.org/content/contributor/AU0359152;jsessionid=0v5VY-bGXJiQk8fx_SoWO4Dw.x-aip-live-02" TargetMode="External"/><Relationship Id="rId10" Type="http://schemas.openxmlformats.org/officeDocument/2006/relationships/image" Target="media/image3.png"/><Relationship Id="rId19" Type="http://schemas.openxmlformats.org/officeDocument/2006/relationships/hyperlink" Target="http://arxiv.org/abs/quant-ph/0002077v3" TargetMode="External"/><Relationship Id="rId31" Type="http://schemas.openxmlformats.org/officeDocument/2006/relationships/hyperlink" Target="https://arxiv.org/abs/1601.066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arxiv.org/find/cond-mat/1/au:+Nissen_P/0/1/0/all/0/1" TargetMode="External"/><Relationship Id="rId27" Type="http://schemas.openxmlformats.org/officeDocument/2006/relationships/hyperlink" Target="https://arxiv.org/find/cond-mat/1/au:+Gardner_G/0/1/0/all/0/1" TargetMode="External"/><Relationship Id="rId30" Type="http://schemas.openxmlformats.org/officeDocument/2006/relationships/hyperlink" Target="https://arxiv.org/find/cond-mat/1/au:+Kuemmeth_F/0/1/0/all/0/1" TargetMode="External"/><Relationship Id="rId35"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6137E-E5F3-4FC6-B410-3673326BF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21</Pages>
  <Words>5328</Words>
  <Characters>30376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35633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40</cp:revision>
  <dcterms:created xsi:type="dcterms:W3CDTF">2016-08-24T20:15:00Z</dcterms:created>
  <dcterms:modified xsi:type="dcterms:W3CDTF">2016-08-26T16:24:00Z</dcterms:modified>
</cp:coreProperties>
</file>