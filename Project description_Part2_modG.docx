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w:t>
      </w:r>
      <w:r>
        <w:lastRenderedPageBreak/>
        <w:t>inductor values in the resonant circuit</w:t>
      </w:r>
      <w:r w:rsidR="00F9175E">
        <w:t>. Explanation why the good matching condition is wanted can be found at the end of the “State of the art” chapter.</w:t>
      </w:r>
      <w:r w:rsidR="006D4427">
        <w:t xml:space="preserve"> </w:t>
      </w:r>
      <w:ins w:id="12" w:author="Georgios KATSAROS" w:date="2016-08-24T22:28:00Z">
        <w:r w:rsidR="006D4427">
          <w:t>(</w:t>
        </w:r>
      </w:ins>
      <w:ins w:id="13"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4"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bonding pads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F7C3A" w:rsidRDefault="00FF7C3A" w:rsidP="00FF7C3A">
      <w:pPr>
        <w:pStyle w:val="Heading4"/>
        <w:rPr>
          <w:ins w:id="15" w:author="Georgios KATSAROS" w:date="2016-08-25T10:37:00Z"/>
        </w:rPr>
      </w:pPr>
      <w:r>
        <w:t xml:space="preserve">Measuring </w:t>
      </w:r>
      <w:r w:rsidR="00A55DCD">
        <w:t xml:space="preserve">the </w:t>
      </w:r>
      <w:r>
        <w:t>spin relaxation time T</w:t>
      </w:r>
      <w:r>
        <w:rPr>
          <w:vertAlign w:val="subscript"/>
        </w:rPr>
        <w:t>1</w:t>
      </w:r>
      <w:r>
        <w:t xml:space="preserve"> </w:t>
      </w:r>
    </w:p>
    <w:p w:rsidR="006E0B0C" w:rsidRPr="006E0B0C" w:rsidRDefault="0053764A" w:rsidP="0053764A">
      <w:r>
        <w:t>O</w:t>
      </w:r>
      <w:r w:rsidR="006E0B0C">
        <w:t>nce the gate reflectometry setup will be properly working</w:t>
      </w:r>
      <w:r>
        <w:t>,</w:t>
      </w:r>
      <w:r w:rsidR="006E0B0C">
        <w:t xml:space="preserve"> I will focus on performing spin manipulation experiments. During my PhD I will focus on the </w:t>
      </w:r>
      <w:r>
        <w:t>Loss-Divincenzo</w:t>
      </w:r>
      <w:r w:rsidR="006E0B0C">
        <w:t xml:space="preserve"> spin qubit in a double dot device.</w:t>
      </w:r>
      <w:r w:rsidR="00B65963">
        <w:t xml:space="preserve"> </w:t>
      </w:r>
    </w:p>
    <w:p w:rsidR="00FF7C3A" w:rsidRPr="0073362E" w:rsidRDefault="0033444E" w:rsidP="00655F7C">
      <w:r>
        <w:lastRenderedPageBreak/>
        <w:t xml:space="preserve">For measuring </w:t>
      </w:r>
      <w:r w:rsidR="00856250">
        <w:t xml:space="preserve">the </w:t>
      </w:r>
      <w:r>
        <w:t>spin relaxation time</w:t>
      </w:r>
      <w:r w:rsidR="00EF11B4">
        <w:t>,</w:t>
      </w:r>
      <w:r>
        <w:t xml:space="preserve"> </w:t>
      </w:r>
      <w:r w:rsidR="00EF11B4">
        <w:t>approach similar to approach of Koppens et al. [20</w:t>
      </w:r>
      <w:r>
        <w:t>]</w:t>
      </w:r>
      <w:r w:rsidR="00EF11B4">
        <w:t xml:space="preserve"> will be used</w:t>
      </w:r>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1B1922">
        <w:t xml:space="preserve"> (basis states axes)</w:t>
      </w:r>
      <w:r w:rsidR="00FF0ABE">
        <w:t xml:space="preserve"> with </w:t>
      </w:r>
      <w:r w:rsidR="00642FD4">
        <w:t xml:space="preserve">a </w:t>
      </w:r>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w:t>
      </w:r>
      <w:r w:rsidR="003763F4">
        <w:rPr>
          <w:rFonts w:eastAsiaTheme="minorEastAsia"/>
        </w:rPr>
        <w:lastRenderedPageBreak/>
        <w:t xml:space="preserve">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apply static </w:t>
      </w:r>
      <w:r>
        <w:t xml:space="preserve">a </w:t>
      </w:r>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9D4E58">
        <w:t>Such a technique of achieving the effective oscillatory magnetic by means of static one and g factor modulation is called g-tensor modulation technique.</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r w:rsidR="009D4E58">
        <w:t>)</w:t>
      </w:r>
      <w:r w:rsidR="001374AA">
        <w:t xml:space="preserve">. For this purpose </w:t>
      </w:r>
      <w:r w:rsidR="00AD6572">
        <w:t xml:space="preserve">a </w:t>
      </w:r>
      <w:r w:rsidR="001374AA">
        <w:t xml:space="preserve">signal generator SMF100A </w:t>
      </w:r>
      <w:r w:rsidR="009D4E58">
        <w:t>(</w:t>
      </w:r>
      <w:r w:rsidR="009D4E58" w:rsidRPr="009D4E58">
        <w:rPr>
          <w:i/>
        </w:rPr>
        <w:t>maybe to put a vector one here</w:t>
      </w:r>
      <w:r w:rsidR="009D4E58">
        <w:t xml:space="preserve">) </w:t>
      </w:r>
      <w:r w:rsidR="001374AA">
        <w:t>from Rohde and Schwarz</w:t>
      </w:r>
      <w:r w:rsidR="00E36205">
        <w:t xml:space="preserve"> will be used, controlled also from the python measurement application.</w:t>
      </w:r>
    </w:p>
    <w:p w:rsidR="00747652" w:rsidRDefault="00293741" w:rsidP="00AB3B6B">
      <w:pPr>
        <w:pStyle w:val="Heading4"/>
        <w:rPr>
          <w:ins w:id="16"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7" w:author="Georgios KATSAROS" w:date="2016-08-25T11:40:00Z">
            <w:rPr>
              <w:vertAlign w:val="superscript"/>
            </w:rPr>
          </w:rPrChange>
        </w:rPr>
        <w:pPrChange w:id="18" w:author="Georgios KATSAROS" w:date="2016-08-25T11:40:00Z">
          <w:pPr>
            <w:pStyle w:val="Heading4"/>
          </w:pPr>
        </w:pPrChange>
      </w:pPr>
      <w:r>
        <w:t>In order to perform next measurements</w:t>
      </w:r>
      <w:r w:rsidR="00C3036F">
        <w:t>,</w:t>
      </w:r>
      <w:r>
        <w:t xml:space="preserve"> coherent manipulation of the spin is needed. In order to verify coherent manipulation of the spin, Rabi oscillation experiment will</w:t>
      </w:r>
      <w:r w:rsidR="00C3036F">
        <w:t xml:space="preserve"> be conducted. DQD will be first initialized in (1,1)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xml:space="preserve">, followed by spin readout by trying to push the DQD to the (0,2) charge configuration. If (0,2) configuration is achieved – spin is rotated.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or evaluating 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x axes</w:t>
      </w:r>
      <w:r w:rsidR="00467658" w:rsidRPr="00AC0517">
        <w:t xml:space="preserve"> is applied to bring the spin vector </w:t>
      </w:r>
      <w:r w:rsidR="002D43A4" w:rsidRPr="00AC0517">
        <w:t>f</w:t>
      </w:r>
      <w:r w:rsidR="00E36205" w:rsidRPr="00AC0517">
        <w:t>rom</w:t>
      </w:r>
      <w:r w:rsidR="00AC0517">
        <w:t xml:space="preserve"> 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If no dephasing has taken place, 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p>
    <w:p w:rsidR="00747652" w:rsidRDefault="002A616B" w:rsidP="00AB3B6B">
      <w:pPr>
        <w:pStyle w:val="Heading4"/>
      </w:pPr>
      <w:r>
        <w:lastRenderedPageBreak/>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r>
        <w:t>In order to extend further the coherence time we a</w:t>
      </w:r>
      <w:r w:rsidR="004B2C78">
        <w:t>i</w:t>
      </w:r>
      <w:r>
        <w:t xml:space="preserve">m to use the a </w:t>
      </w:r>
      <w:r w:rsidR="002E0D24">
        <w:t xml:space="preserve">sequence of </w:t>
      </w:r>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r>
        <w:t xml:space="preserve">. The </w:t>
      </w:r>
      <w:r w:rsidR="00870D23" w:rsidRPr="002D43A4">
        <w:rPr>
          <w:sz w:val="18"/>
        </w:rPr>
        <w:t>∏</w:t>
      </w:r>
      <w:r>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substracting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r w:rsidR="00204BEF">
        <w:t>:</w:t>
      </w:r>
    </w:p>
    <w:p w:rsidR="000E1B4D" w:rsidRDefault="000121E5" w:rsidP="009D17AE">
      <w:ins w:id="19" w:author="Georgios KATSAROS" w:date="2016-08-25T19:19:00Z">
        <w:r>
          <w:t>There has been a huge interest in the past few years in the realiz</w:t>
        </w:r>
      </w:ins>
      <w:ins w:id="20" w:author="Georgios KATSAROS" w:date="2016-08-25T19:24:00Z">
        <w:r w:rsidR="00FA275E">
          <w:t>ation</w:t>
        </w:r>
      </w:ins>
      <w:ins w:id="21" w:author="Georgios KATSAROS" w:date="2016-08-25T19:19:00Z">
        <w:r>
          <w:t xml:space="preserve"> of electron spin qubits in Silicon. </w:t>
        </w:r>
      </w:ins>
      <w:r w:rsidR="00204BEF">
        <w:t xml:space="preserve">In </w:t>
      </w:r>
      <w:ins w:id="22" w:author="Georgios KATSAROS" w:date="2016-08-25T12:08:00Z">
        <w:r w:rsidR="00447890">
          <w:t xml:space="preserve">this project a hole spin qubit in </w:t>
        </w:r>
        <w:r w:rsidR="00127DD8">
          <w:t xml:space="preserve">a DQD formed in a </w:t>
        </w:r>
      </w:ins>
      <w:ins w:id="23" w:author="Georgios KATSAROS" w:date="2016-08-25T19:21:00Z">
        <w:r w:rsidR="00FA275E">
          <w:t xml:space="preserve">Ge </w:t>
        </w:r>
      </w:ins>
      <w:ins w:id="24" w:author="Georgios KATSAROS" w:date="2016-08-25T12:08:00Z">
        <w:r w:rsidR="00127DD8">
          <w:t>hut wire will be</w:t>
        </w:r>
      </w:ins>
      <w:ins w:id="25" w:author="Georgios KATSAROS" w:date="2016-08-25T19:18:00Z">
        <w:r>
          <w:t xml:space="preserve"> studied. Despite the interesting electronic properties of this type on nanostructure nothing is known about the spin properties of the confined holes. </w:t>
        </w:r>
      </w:ins>
      <w:del w:id="26"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27"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28" w:author="Georgios KATSAROS" w:date="2016-08-25T19:22:00Z">
        <w:r w:rsidR="00FA275E">
          <w:t>Due to the low hyperfine interaction and the heavy hole character of the wavefunction very long dephasing times are expe</w:t>
        </w:r>
      </w:ins>
      <w:r w:rsidR="001C7C33">
        <w:t>c</w:t>
      </w:r>
      <w:ins w:id="29" w:author="Georgios KATSAROS" w:date="2016-08-25T19:22:00Z">
        <w:r w:rsidR="00FA275E">
          <w:t>ted [cite Hannes and Fischer PRL]</w:t>
        </w:r>
      </w:ins>
      <w:del w:id="30"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31" w:author="Georgios KATSAROS" w:date="2016-08-25T19:23:00Z">
        <w:r w:rsidR="00FA275E">
          <w:t xml:space="preserve">In addition, </w:t>
        </w:r>
      </w:ins>
      <w:del w:id="32" w:author="Georgios KATSAROS" w:date="2016-08-25T19:23:00Z">
        <w:r w:rsidR="000E1B4D" w:rsidDel="00FA275E">
          <w:delText>E</w:delText>
        </w:r>
      </w:del>
      <w:ins w:id="33"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34"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35" w:author="Georgios KATSAROS" w:date="2016-08-25T19:23:00Z">
        <w:r w:rsidR="00614BB9" w:rsidDel="00FA275E">
          <w:delText xml:space="preserve">heavy </w:delText>
        </w:r>
      </w:del>
      <w:r w:rsidR="00614BB9">
        <w:t xml:space="preserve">holes in </w:t>
      </w:r>
      <w:r w:rsidR="00A51B2E">
        <w:t>Ge</w:t>
      </w:r>
      <w:ins w:id="36" w:author="Georgios KATSAROS" w:date="2016-08-25T19:23:00Z">
        <w:r w:rsidR="00FA275E">
          <w:t>. This should</w:t>
        </w:r>
      </w:ins>
      <w:del w:id="37"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38"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39" w:author="Georgios KATSAROS" w:date="2016-08-25T19:24:00Z">
        <w:r w:rsidR="00FA275E">
          <w:t xml:space="preserve">the </w:t>
        </w:r>
      </w:ins>
      <w:r w:rsidR="000E1B4D">
        <w:t>necessity fo</w:t>
      </w:r>
      <w:r w:rsidR="00007E8F">
        <w:t xml:space="preserve">r </w:t>
      </w:r>
      <w:ins w:id="40" w:author="Georgios KATSAROS" w:date="2016-08-25T19:24:00Z">
        <w:r w:rsidR="00FA275E">
          <w:t xml:space="preserve">an </w:t>
        </w:r>
      </w:ins>
      <w:r w:rsidR="00007E8F">
        <w:t xml:space="preserve">oscillatory magnetic field. </w:t>
      </w:r>
      <w:ins w:id="41" w:author="Georgios KATSAROS" w:date="2016-08-25T19:25:00Z">
        <w:r w:rsidR="00FA275E">
          <w:t xml:space="preserve">Such a </w:t>
        </w:r>
        <w:r w:rsidR="00FA275E">
          <w:lastRenderedPageBreak/>
          <w:t xml:space="preserve">manipulation by means of oscillatory electric fields in combination with the gate reflectometry will </w:t>
        </w:r>
      </w:ins>
      <w:del w:id="42" w:author="Georgios KATSAROS" w:date="2016-08-25T19:25:00Z">
        <w:r w:rsidR="00007E8F" w:rsidDel="00FA275E">
          <w:delText xml:space="preserve">This means </w:delText>
        </w:r>
      </w:del>
      <w:ins w:id="43" w:author="Georgios KATSAROS" w:date="2016-08-25T19:26:00Z">
        <w:r w:rsidR="00FA275E">
          <w:t xml:space="preserve">dramatically </w:t>
        </w:r>
      </w:ins>
      <w:r w:rsidR="000E1B4D">
        <w:t>reduc</w:t>
      </w:r>
      <w:ins w:id="44" w:author="Georgios KATSAROS" w:date="2016-08-25T19:25:00Z">
        <w:r w:rsidR="00FA275E">
          <w:t>e</w:t>
        </w:r>
      </w:ins>
      <w:del w:id="45" w:author="Georgios KATSAROS" w:date="2016-08-25T19:25:00Z">
        <w:r w:rsidR="000E1B4D" w:rsidDel="00FA275E">
          <w:delText>ing</w:delText>
        </w:r>
      </w:del>
      <w:ins w:id="46" w:author="Georgios KATSAROS" w:date="2016-08-25T19:25:00Z">
        <w:r w:rsidR="00FA275E">
          <w:t xml:space="preserve"> the</w:t>
        </w:r>
      </w:ins>
      <w:r w:rsidR="000E1B4D">
        <w:t xml:space="preserve"> fabrication complexity</w:t>
      </w:r>
      <w:r w:rsidR="00614BB9">
        <w:t xml:space="preserve"> </w:t>
      </w:r>
      <w:ins w:id="47" w:author="Georgios KATSAROS" w:date="2016-08-25T19:26:00Z">
        <w:r w:rsidR="00FA275E">
          <w:t xml:space="preserve">since no extra structure (charge sensor, stripline) </w:t>
        </w:r>
      </w:ins>
      <w:del w:id="48"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49"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50" w:author="Georgios KATSAROS" w:date="2016-08-25T19:26:00Z">
        <w:r w:rsidR="00FA275E">
          <w:t xml:space="preserve">Thus this </w:t>
        </w:r>
      </w:ins>
      <w:r w:rsidR="00BD2F3A">
        <w:t xml:space="preserve"> approach has high chances of </w:t>
      </w:r>
      <w:r w:rsidR="00BD2F3A" w:rsidRPr="00614BB9">
        <w:rPr>
          <w:b/>
        </w:rPr>
        <w:t xml:space="preserve">addressing </w:t>
      </w:r>
      <w:ins w:id="51" w:author="Georgios KATSAROS" w:date="2016-08-25T19:26:00Z">
        <w:r w:rsidR="00FA275E">
          <w:rPr>
            <w:b/>
          </w:rPr>
          <w:t xml:space="preserve">the </w:t>
        </w:r>
      </w:ins>
      <w:ins w:id="52" w:author="Georgios KATSAROS" w:date="2016-08-25T19:27:00Z">
        <w:r w:rsidR="00FA275E">
          <w:rPr>
            <w:b/>
          </w:rPr>
          <w:t>challenge</w:t>
        </w:r>
      </w:ins>
      <w:ins w:id="53" w:author="Georgios KATSAROS" w:date="2016-08-25T19:26:00Z">
        <w:r w:rsidR="00FA275E">
          <w:rPr>
            <w:b/>
          </w:rPr>
          <w:t xml:space="preserve"> of </w:t>
        </w:r>
      </w:ins>
      <w:r w:rsidR="00BD2F3A" w:rsidRPr="00614BB9">
        <w:rPr>
          <w:b/>
        </w:rPr>
        <w:t>scalability</w:t>
      </w:r>
      <w:del w:id="54"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55" w:author="Georgios KATSAROS" w:date="2016-08-25T19:27:00Z"/>
        </w:rPr>
      </w:pPr>
      <w:del w:id="56"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57" w:author="Georgios KATSAROS" w:date="2016-08-25T19:27:00Z">
        <w:r>
          <w:t xml:space="preserve">Finally we </w:t>
        </w:r>
      </w:ins>
      <w:ins w:id="58" w:author="Georgios KATSAROS" w:date="2016-08-25T19:36:00Z">
        <w:r w:rsidR="006B7755">
          <w:t>aim</w:t>
        </w:r>
      </w:ins>
      <w:ins w:id="59" w:author="Georgios KATSAROS" w:date="2016-08-25T19:27:00Z">
        <w:r>
          <w:t xml:space="preserve"> to achieve </w:t>
        </w:r>
      </w:ins>
      <w:ins w:id="60" w:author="Georgios KATSAROS" w:date="2016-08-25T19:36:00Z">
        <w:r w:rsidR="006B7755">
          <w:t>the</w:t>
        </w:r>
      </w:ins>
      <w:ins w:id="61" w:author="Georgios KATSAROS" w:date="2016-08-25T19:27:00Z">
        <w:r>
          <w:t xml:space="preserve"> high</w:t>
        </w:r>
      </w:ins>
      <w:ins w:id="62" w:author="Georgios KATSAROS" w:date="2016-08-25T19:36:00Z">
        <w:r w:rsidR="006B7755">
          <w:t>est reported</w:t>
        </w:r>
      </w:ins>
      <w:ins w:id="63" w:author="Georgios KATSAROS" w:date="2016-08-25T19:27:00Z">
        <w:r>
          <w:t xml:space="preserve"> sensitivity in the gate reflectometry setup. </w:t>
        </w:r>
      </w:ins>
      <w:ins w:id="64" w:author="Georgios KATSAROS" w:date="2016-08-25T19:28:00Z">
        <w:r>
          <w:t xml:space="preserve">The </w:t>
        </w:r>
      </w:ins>
      <w:del w:id="65" w:author="Georgios KATSAROS" w:date="2016-08-25T19:28:00Z">
        <w:r w:rsidR="00CB119C" w:rsidDel="00FA275E">
          <w:delText>G</w:delText>
        </w:r>
      </w:del>
      <w:ins w:id="66"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67" w:author="Georgios KATSAROS" w:date="2016-08-25T19:28:00Z">
        <w:r w:rsidR="00D119AB" w:rsidDel="00FA275E">
          <w:delText>directly</w:delText>
        </w:r>
        <w:r w:rsidR="00AE45B0" w:rsidDel="00FA275E">
          <w:delText xml:space="preserve"> </w:delText>
        </w:r>
      </w:del>
      <w:ins w:id="68" w:author="Georgios KATSAROS" w:date="2016-08-25T19:28:00Z">
        <w:r>
          <w:t>very closely to the hut wire</w:t>
        </w:r>
      </w:ins>
      <w:ins w:id="69" w:author="Georgios KATSAROS" w:date="2016-08-25T19:34:00Z">
        <w:r w:rsidR="006B7755">
          <w:t xml:space="preserve"> (less than 4nm – </w:t>
        </w:r>
      </w:ins>
      <w:ins w:id="70" w:author="Georgios KATSAROS" w:date="2016-08-25T19:36:00Z">
        <w:r w:rsidR="006B7755">
          <w:t xml:space="preserve">defined simply by the </w:t>
        </w:r>
      </w:ins>
      <w:ins w:id="71" w:author="Georgios KATSAROS" w:date="2016-08-25T19:34:00Z">
        <w:r w:rsidR="006B7755">
          <w:t xml:space="preserve">thickness of </w:t>
        </w:r>
      </w:ins>
      <w:ins w:id="72" w:author="Georgios KATSAROS" w:date="2016-08-25T19:36:00Z">
        <w:r w:rsidR="006B7755">
          <w:t xml:space="preserve">the </w:t>
        </w:r>
      </w:ins>
      <w:ins w:id="73" w:author="Georgios KATSAROS" w:date="2016-08-25T19:34:00Z">
        <w:r w:rsidR="006B7755">
          <w:t>dielectric)</w:t>
        </w:r>
      </w:ins>
      <w:ins w:id="74" w:author="Georgios KATSAROS" w:date="2016-08-25T19:28:00Z">
        <w:r>
          <w:t xml:space="preserve"> in which the QDs are formed.</w:t>
        </w:r>
      </w:ins>
      <w:ins w:id="75" w:author="Georgios KATSAROS" w:date="2016-08-25T19:29:00Z">
        <w:r>
          <w:t xml:space="preserve"> </w:t>
        </w:r>
      </w:ins>
      <w:del w:id="76"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77" w:author="Georgios KATSAROS" w:date="2016-08-25T19:34:00Z">
        <w:r w:rsidR="006B7755">
          <w:rPr>
            <w:b/>
          </w:rPr>
          <w:t xml:space="preserve"> and as a consequence high speed of the gate reflectometry setup</w:t>
        </w:r>
      </w:ins>
      <w:ins w:id="78" w:author="Georgios KATSAROS" w:date="2016-08-25T19:37:00Z">
        <w:r w:rsidR="006B7755">
          <w:rPr>
            <w:b/>
          </w:rPr>
          <w:t xml:space="preserve"> </w:t>
        </w:r>
        <w:r w:rsidR="006B7755">
          <w:t xml:space="preserve">as explained in </w:t>
        </w:r>
        <w:r w:rsidR="006B7755">
          <w:rPr>
            <w:i/>
          </w:rPr>
          <w:t>Research methods (or work schedule)</w:t>
        </w:r>
        <w:r w:rsidR="006B7755">
          <w:t>.</w:t>
        </w:r>
      </w:ins>
      <w:ins w:id="79" w:author="Georgios KATSAROS" w:date="2016-08-25T19:34:00Z">
        <w:r w:rsidR="006B7755">
          <w:rPr>
            <w:b/>
          </w:rPr>
          <w:t xml:space="preserve"> (</w:t>
        </w:r>
      </w:ins>
      <w:ins w:id="80" w:author="Georgios KATSAROS" w:date="2016-08-25T19:35:00Z">
        <w:r w:rsidR="006B7755">
          <w:rPr>
            <w:b/>
          </w:rPr>
          <w:t xml:space="preserve">I think </w:t>
        </w:r>
      </w:ins>
      <w:ins w:id="81" w:author="Georgios KATSAROS" w:date="2016-08-25T19:34:00Z">
        <w:r w:rsidR="006B7755">
          <w:rPr>
            <w:b/>
          </w:rPr>
          <w:t xml:space="preserve">what is missing is to mention </w:t>
        </w:r>
      </w:ins>
      <w:ins w:id="82" w:author="Georgios KATSAROS" w:date="2016-08-25T19:35:00Z">
        <w:r w:rsidR="006B7755">
          <w:rPr>
            <w:b/>
          </w:rPr>
          <w:t xml:space="preserve">somewhere when you start the explanation about the experiemtns related to the spin readout to state </w:t>
        </w:r>
      </w:ins>
      <w:ins w:id="83"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6B7755" w:rsidRDefault="00FE7FD5" w:rsidP="00FE7FD5">
      <w:pPr>
        <w:rPr>
          <w:ins w:id="84" w:author="Georgios KATSAROS" w:date="2016-08-25T19:40:00Z"/>
        </w:rPr>
      </w:pPr>
      <w:r>
        <w:t xml:space="preserve">We are collaborating with </w:t>
      </w:r>
      <w:ins w:id="85" w:author="Georgios KATSAROS" w:date="2016-08-25T19:37:00Z">
        <w:r w:rsidR="006B7755">
          <w:t xml:space="preserve">the </w:t>
        </w:r>
      </w:ins>
      <w:r>
        <w:t>spin qubit team in</w:t>
      </w:r>
      <w:ins w:id="86" w:author="Georgios KATSAROS" w:date="2016-08-25T19:37:00Z">
        <w:r w:rsidR="006B7755">
          <w:t xml:space="preserve"> the group of C. Marcus </w:t>
        </w:r>
      </w:ins>
      <w:del w:id="87"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88" w:author="Georgios KATSAROS" w:date="2016-08-25T19:37:00Z">
        <w:r w:rsidR="006B7755">
          <w:t xml:space="preserve">Actually I have been visiting them for three months end of 2015. </w:t>
        </w:r>
      </w:ins>
      <w:r>
        <w:t xml:space="preserve">Since they are </w:t>
      </w:r>
      <w:ins w:id="89" w:author="Georgios KATSAROS" w:date="2016-08-25T19:38:00Z">
        <w:r w:rsidR="006B7755">
          <w:t xml:space="preserve">a leading </w:t>
        </w:r>
      </w:ins>
      <w:del w:id="90" w:author="Georgios KATSAROS" w:date="2016-08-25T19:38:00Z">
        <w:r w:rsidDel="006B7755">
          <w:delText xml:space="preserve">mature </w:delText>
        </w:r>
      </w:del>
      <w:r>
        <w:t xml:space="preserve">group with a </w:t>
      </w:r>
      <w:del w:id="91" w:author="Georgios KATSAROS" w:date="2016-08-25T20:42:00Z">
        <w:r w:rsidDel="00802509">
          <w:delText xml:space="preserve">big </w:delText>
        </w:r>
      </w:del>
      <w:ins w:id="92" w:author="Georgios KATSAROS" w:date="2016-08-25T20:42:00Z">
        <w:r w:rsidR="00802509">
          <w:t xml:space="preserve">vast </w:t>
        </w:r>
      </w:ins>
      <w:r>
        <w:t xml:space="preserve">knowledge in instrumentation and </w:t>
      </w:r>
      <w:ins w:id="93" w:author="Georgios KATSAROS" w:date="2016-08-25T19:39:00Z">
        <w:r w:rsidR="006B7755">
          <w:t>in the physics of spin dynamics</w:t>
        </w:r>
      </w:ins>
      <w:del w:id="94" w:author="Georgios KATSAROS" w:date="2016-08-25T19:39:00Z">
        <w:r w:rsidDel="006B7755">
          <w:delText>spin qubits in overall</w:delText>
        </w:r>
      </w:del>
      <w:r>
        <w:t xml:space="preserve">, this collaboration </w:t>
      </w:r>
      <w:ins w:id="95" w:author="Georgios KATSAROS" w:date="2016-08-25T19:39:00Z">
        <w:r w:rsidR="006B7755">
          <w:t xml:space="preserve">will </w:t>
        </w:r>
      </w:ins>
      <w:r>
        <w:t>help</w:t>
      </w:r>
      <w:del w:id="96" w:author="Georgios KATSAROS" w:date="2016-08-25T19:39:00Z">
        <w:r w:rsidDel="006B7755">
          <w:delText>s</w:delText>
        </w:r>
      </w:del>
      <w:r>
        <w:t xml:space="preserve"> </w:t>
      </w:r>
      <w:del w:id="97" w:author="Georgios KATSAROS" w:date="2016-08-25T19:39:00Z">
        <w:r w:rsidDel="006B7755">
          <w:delText>us</w:delText>
        </w:r>
      </w:del>
      <w:ins w:id="98" w:author="Georgios KATSAROS" w:date="2016-08-25T19:39:00Z">
        <w:r w:rsidR="006B7755">
          <w:t>me</w:t>
        </w:r>
      </w:ins>
      <w:r>
        <w:t xml:space="preserve"> a lot in </w:t>
      </w:r>
      <w:ins w:id="99" w:author="Georgios KATSAROS" w:date="2016-08-25T19:39:00Z">
        <w:r w:rsidR="006B7755">
          <w:t xml:space="preserve">realizing the proposed project. </w:t>
        </w:r>
      </w:ins>
      <w:del w:id="100" w:author="Georgios KATSAROS" w:date="2016-08-25T19:39:00Z">
        <w:r w:rsidDel="006B7755">
          <w:delText xml:space="preserve">setting up our measurement setup. </w:delText>
        </w:r>
      </w:del>
      <w:r>
        <w:t xml:space="preserve">It would be helpful to visit them </w:t>
      </w:r>
      <w:ins w:id="101" w:author="Georgios KATSAROS" w:date="2016-08-25T19:39:00Z">
        <w:r w:rsidR="006B7755">
          <w:t xml:space="preserve">once per year to discuss with the technical and physics related questions thus I am requesting 500 Euro per year as travel expenses. </w:t>
        </w:r>
      </w:ins>
      <w:del w:id="102"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103" w:author="Georgios KATSAROS" w:date="2016-08-25T19:40:00Z">
        <w:r w:rsidR="006B7755">
          <w:t xml:space="preserve">Prof. </w:t>
        </w:r>
      </w:ins>
      <w:r w:rsidRPr="003E2388">
        <w:rPr>
          <w:b/>
        </w:rPr>
        <w:t>J.J. Zhang</w:t>
      </w:r>
      <w:r>
        <w:t xml:space="preserve"> </w:t>
      </w:r>
      <w:ins w:id="104" w:author="Georgios KATSAROS" w:date="2016-08-25T19:40:00Z">
        <w:r w:rsidR="006B7755">
          <w:t xml:space="preserve">who is working in the Chinese Academy of Science, in the Institute of Physics </w:t>
        </w:r>
      </w:ins>
      <w:r>
        <w:t xml:space="preserve">in Beijing, China. </w:t>
      </w:r>
      <w:r w:rsidR="005A3FDC">
        <w:t xml:space="preserve">He is </w:t>
      </w:r>
      <w:ins w:id="105" w:author="Georgios KATSAROS" w:date="2016-08-25T19:41:00Z">
        <w:r w:rsidR="006B7755">
          <w:t xml:space="preserve">a </w:t>
        </w:r>
      </w:ins>
      <w:r w:rsidR="005A3FDC">
        <w:t xml:space="preserve">material scientist providing us with </w:t>
      </w:r>
      <w:ins w:id="106" w:author="Georgios KATSAROS" w:date="2016-08-25T19:41:00Z">
        <w:r w:rsidR="006B7755">
          <w:t xml:space="preserve">the very high quality Ge hut wires which very few groups around the world can grow. </w:t>
        </w:r>
      </w:ins>
      <w:del w:id="107" w:author="Georgios KATSAROS" w:date="2016-08-25T19:41:00Z">
        <w:r w:rsidR="005A3FDC" w:rsidDel="006B7755">
          <w:delText xml:space="preserve">silicon germanium nanowire samples. </w:delText>
        </w:r>
      </w:del>
    </w:p>
    <w:p w:rsidR="0053730E" w:rsidRDefault="00FA065A" w:rsidP="0053730E">
      <w:ins w:id="108" w:author="Georgios KATSAROS" w:date="2016-08-25T20:00:00Z">
        <w:r>
          <w:t xml:space="preserve">Here you should include a work table, what will you do when </w:t>
        </w:r>
      </w:ins>
    </w:p>
    <w:p w:rsidR="00FF7A41" w:rsidRDefault="00FF7A41" w:rsidP="00BB6DB1">
      <w:pPr>
        <w:pStyle w:val="Heading3"/>
      </w:pPr>
      <w:r>
        <w:lastRenderedPageBreak/>
        <w:t>Contingency plan:</w:t>
      </w:r>
    </w:p>
    <w:p w:rsidR="00FF7A41" w:rsidRPr="00B37647" w:rsidRDefault="00FF7A41" w:rsidP="00FF7A41">
      <w:pPr>
        <w:rPr>
          <w:i/>
        </w:rPr>
      </w:pPr>
      <w:r>
        <w:t xml:space="preserve">In case it </w:t>
      </w:r>
      <w:del w:id="109" w:author="Georgios KATSAROS" w:date="2016-08-25T20:01:00Z">
        <w:r w:rsidDel="00FA065A">
          <w:delText>will be found</w:delText>
        </w:r>
      </w:del>
      <w:ins w:id="110" w:author="Georgios KATSAROS" w:date="2016-08-25T20:01:00Z">
        <w:r w:rsidR="00FA065A">
          <w:t>turns</w:t>
        </w:r>
      </w:ins>
      <w:r>
        <w:t xml:space="preserve"> out that the gate reflectometry technique </w:t>
      </w:r>
      <w:ins w:id="111" w:author="Georgios KATSAROS" w:date="2016-08-25T20:01:00Z">
        <w:r w:rsidR="00FA065A">
          <w:t>is not sensitive/fast enough</w:t>
        </w:r>
      </w:ins>
      <w:del w:id="112" w:author="Georgios KATSAROS" w:date="2016-08-25T20:01:00Z">
        <w:r w:rsidDel="00FA065A">
          <w:delText>does not work</w:delText>
        </w:r>
      </w:del>
      <w:r>
        <w:t xml:space="preserve"> we are going to</w:t>
      </w:r>
      <w:r w:rsidR="00BA5BF5">
        <w:t xml:space="preserve"> </w:t>
      </w:r>
      <w:del w:id="113" w:author="Georgios KATSAROS" w:date="2016-08-25T20:01:00Z">
        <w:r w:rsidR="00BA5BF5" w:rsidDel="00FA065A">
          <w:delText>try to</w:delText>
        </w:r>
        <w:r w:rsidDel="00FA065A">
          <w:delText xml:space="preserve"> </w:delText>
        </w:r>
      </w:del>
      <w:del w:id="114" w:author="Georgios KATSAROS" w:date="2016-08-25T20:02:00Z">
        <w:r w:rsidDel="00FA065A">
          <w:delText xml:space="preserve">use </w:delText>
        </w:r>
        <w:r w:rsidR="00BA5BF5" w:rsidDel="00FA065A">
          <w:delText xml:space="preserve">a </w:delText>
        </w:r>
        <w:r w:rsidDel="00FA065A">
          <w:delText xml:space="preserve">charge sensor </w:delText>
        </w:r>
      </w:del>
      <w:ins w:id="115" w:author="Georgios KATSAROS" w:date="2016-08-25T20:02:00Z">
        <w:r w:rsidR="00FA065A">
          <w:t xml:space="preserve">use </w:t>
        </w:r>
      </w:ins>
      <w:r>
        <w:t>ohmic reflectomet</w:t>
      </w:r>
      <w:r w:rsidR="00BA5BF5">
        <w:t xml:space="preserve">ry. </w:t>
      </w:r>
      <w:del w:id="116"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117" w:author="Georgios KATSAROS" w:date="2016-08-25T20:02:00Z">
        <w:r w:rsidR="00FA065A">
          <w:t xml:space="preserve">during the </w:t>
        </w:r>
      </w:ins>
      <w:del w:id="118" w:author="Georgios KATSAROS" w:date="2016-08-25T20:02:00Z">
        <w:r w:rsidR="00BB6DB1" w:rsidDel="00FA065A">
          <w:delText xml:space="preserve">to the </w:delText>
        </w:r>
      </w:del>
      <w:r w:rsidR="00BB6DB1">
        <w:t xml:space="preserve">nanofabrication process </w:t>
      </w:r>
      <w:r w:rsidR="00BA5BF5">
        <w:t xml:space="preserve">of </w:t>
      </w:r>
      <w:del w:id="119" w:author="Georgios KATSAROS" w:date="2016-08-25T20:02:00Z">
        <w:r w:rsidR="00BA5BF5" w:rsidDel="00FA065A">
          <w:delText xml:space="preserve">our </w:delText>
        </w:r>
      </w:del>
      <w:ins w:id="120" w:author="Georgios KATSAROS" w:date="2016-08-25T20:02:00Z">
        <w:r w:rsidR="00FA065A">
          <w:t xml:space="preserve">the </w:t>
        </w:r>
      </w:ins>
      <w:r w:rsidR="00BA5BF5">
        <w:t>samples</w:t>
      </w:r>
      <w:ins w:id="121" w:author="Georgios KATSAROS" w:date="2016-08-25T20:03:00Z">
        <w:r w:rsidR="00FA065A">
          <w:t>. Charge sensing has been recently demonstrated in our group for hut wires [cite Lada like Vukusic et al., unpublished data)</w:t>
        </w:r>
      </w:ins>
      <w:del w:id="122" w:author="Georgios KATSAROS" w:date="2016-08-25T20:03:00Z">
        <w:r w:rsidR="00BA5BF5" w:rsidDel="00FA065A">
          <w:delText>, similar to the approach used in [8], but replacing electrons with holes in our case.</w:delText>
        </w:r>
      </w:del>
      <w:r w:rsidR="00BA5BF5">
        <w:t xml:space="preserve"> For the charge sensor a </w:t>
      </w:r>
      <w:del w:id="123" w:author="Georgios KATSAROS" w:date="2016-08-25T20:04:00Z">
        <w:r w:rsidR="00BA5BF5" w:rsidDel="00FA065A">
          <w:delText>single hole transistor</w:delText>
        </w:r>
      </w:del>
      <w:ins w:id="124" w:author="Georgios KATSAROS" w:date="2016-08-25T20:04:00Z">
        <w:r w:rsidR="00FA065A">
          <w:t>single QD</w:t>
        </w:r>
      </w:ins>
      <w:r w:rsidR="00BA5BF5">
        <w:t xml:space="preserve"> </w:t>
      </w:r>
      <w:ins w:id="125" w:author="Georgios KATSAROS" w:date="2016-08-25T20:04:00Z">
        <w:r w:rsidR="00FA065A">
          <w:t xml:space="preserve">located very closely </w:t>
        </w:r>
      </w:ins>
      <w:ins w:id="126" w:author="Georgios KATSAROS" w:date="2016-08-25T20:05:00Z">
        <w:r w:rsidR="00FA065A">
          <w:t xml:space="preserve">and capacitively coupled </w:t>
        </w:r>
      </w:ins>
      <w:ins w:id="127" w:author="Georgios KATSAROS" w:date="2016-08-25T20:04:00Z">
        <w:r w:rsidR="00FA065A">
          <w:t xml:space="preserve">to the DQD </w:t>
        </w:r>
      </w:ins>
      <w:del w:id="128" w:author="Georgios KATSAROS" w:date="2016-08-25T20:04:00Z">
        <w:r w:rsidR="00BA5BF5" w:rsidDel="00FA065A">
          <w:delText>would be</w:delText>
        </w:r>
      </w:del>
      <w:ins w:id="129" w:author="Georgios KATSAROS" w:date="2016-08-25T20:04:00Z">
        <w:r w:rsidR="00FA065A">
          <w:t>is</w:t>
        </w:r>
      </w:ins>
      <w:r w:rsidR="00BA5BF5">
        <w:t xml:space="preserve"> </w:t>
      </w:r>
      <w:ins w:id="130" w:author="Georgios KATSAROS" w:date="2016-08-25T20:04:00Z">
        <w:r w:rsidR="00FA065A">
          <w:t xml:space="preserve">going to be used. </w:t>
        </w:r>
      </w:ins>
      <w:del w:id="131"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132" w:author="Georgios KATSAROS" w:date="2016-08-25T20:05:00Z">
        <w:r w:rsidR="00FA065A">
          <w:t xml:space="preserve">the </w:t>
        </w:r>
      </w:ins>
      <w:r w:rsidR="00491539">
        <w:t xml:space="preserve">charge configuration </w:t>
      </w:r>
      <w:ins w:id="133" w:author="Georgios KATSAROS" w:date="2016-08-25T20:05:00Z">
        <w:r w:rsidR="00FA065A">
          <w:t xml:space="preserve">will </w:t>
        </w:r>
      </w:ins>
      <w:r w:rsidR="00491539">
        <w:t>change</w:t>
      </w:r>
      <w:del w:id="134" w:author="Georgios KATSAROS" w:date="2016-08-25T20:05:00Z">
        <w:r w:rsidR="00491539" w:rsidDel="00FA065A">
          <w:delText>s</w:delText>
        </w:r>
      </w:del>
      <w:r w:rsidR="00491539">
        <w:t xml:space="preserve"> in the DQD, </w:t>
      </w:r>
      <w:ins w:id="135" w:author="Georgios KATSAROS" w:date="2016-08-25T20:05:00Z">
        <w:r w:rsidR="00FA065A">
          <w:t xml:space="preserve">the </w:t>
        </w:r>
      </w:ins>
      <w:r w:rsidR="00491539">
        <w:t xml:space="preserve">impedance of the charge sensor will change and thus </w:t>
      </w:r>
      <w:ins w:id="136" w:author="Georgios KATSAROS" w:date="2016-08-25T20:05:00Z">
        <w:r w:rsidR="00FA065A">
          <w:t xml:space="preserve">the </w:t>
        </w:r>
      </w:ins>
      <w:r w:rsidR="00491539">
        <w:t>reflected signal amplit</w:t>
      </w:r>
      <w:r w:rsidR="00B37647">
        <w:t xml:space="preserve">ude. </w:t>
      </w:r>
      <w:del w:id="137"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138"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2"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139" w:author="Georgios KATSAROS" w:date="2016-08-25T20:06:00Z"/>
          <w:b/>
        </w:rPr>
      </w:pPr>
      <w:r w:rsidRPr="00AC56ED">
        <w:rPr>
          <w:b/>
        </w:rPr>
        <w:t>Working address:</w:t>
      </w:r>
    </w:p>
    <w:p w:rsidR="00FA065A" w:rsidRDefault="00FA065A" w:rsidP="00AC56ED">
      <w:pPr>
        <w:spacing w:line="240" w:lineRule="auto"/>
        <w:rPr>
          <w:ins w:id="140" w:author="Georgios KATSAROS" w:date="2016-08-25T20:06:00Z"/>
          <w:b/>
        </w:rPr>
      </w:pPr>
    </w:p>
    <w:p w:rsidR="00FA065A" w:rsidRDefault="00FA065A" w:rsidP="00AC56ED">
      <w:pPr>
        <w:spacing w:line="240" w:lineRule="auto"/>
        <w:rPr>
          <w:ins w:id="141" w:author="Georgios KATSAROS" w:date="2016-08-25T20:07:00Z"/>
          <w:b/>
        </w:rPr>
      </w:pPr>
      <w:ins w:id="142" w:author="Georgios KATSAROS" w:date="2016-08-25T20:06:00Z">
        <w:r>
          <w:rPr>
            <w:b/>
          </w:rPr>
          <w:t xml:space="preserve">Describe your carreer path in a paragraph in such a way that it comes out that you are the best match for realizing this project </w:t>
        </w:r>
      </w:ins>
      <w:ins w:id="143" w:author="Georgios KATSAROS" w:date="2016-08-25T20:07:00Z">
        <w:r w:rsidRPr="00FA065A">
          <w:rPr>
            <w:b/>
          </w:rPr>
          <w:sym w:font="Wingdings" w:char="F04A"/>
        </w:r>
      </w:ins>
    </w:p>
    <w:p w:rsidR="000F48ED" w:rsidRDefault="000F48ED" w:rsidP="00AC56ED">
      <w:pPr>
        <w:spacing w:line="240" w:lineRule="auto"/>
        <w:rPr>
          <w:ins w:id="144" w:author="Georgios KATSAROS" w:date="2016-08-25T20:07:00Z"/>
          <w:b/>
        </w:rPr>
      </w:pPr>
    </w:p>
    <w:p w:rsidR="000F48ED" w:rsidRPr="00AC56ED" w:rsidRDefault="000F48ED" w:rsidP="00AC56ED">
      <w:pPr>
        <w:spacing w:line="240" w:lineRule="auto"/>
        <w:rPr>
          <w:b/>
        </w:rPr>
      </w:pPr>
      <w:ins w:id="145"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lastRenderedPageBreak/>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lastRenderedPageBreak/>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146" w:author="Georgios KATSAROS" w:date="2016-08-20T13:33:00Z">
            <w:rPr>
              <w:i/>
            </w:rPr>
          </w:rPrChange>
        </w:rPr>
      </w:pPr>
      <w:r w:rsidRPr="006065D9">
        <w:rPr>
          <w:lang w:val="de-AT"/>
          <w:rPrChange w:id="147" w:author="Georgios KATSAROS" w:date="2016-08-20T13:33:00Z">
            <w:rPr/>
          </w:rPrChange>
        </w:rPr>
        <w:t xml:space="preserve">Xiaobo Zhu1 el al., </w:t>
      </w:r>
      <w:r w:rsidRPr="006065D9">
        <w:rPr>
          <w:i/>
          <w:lang w:val="de-AT"/>
          <w:rPrChange w:id="148" w:author="Georgios KATSAROS" w:date="2016-08-20T13:33:00Z">
            <w:rPr>
              <w:i/>
            </w:rPr>
          </w:rPrChange>
        </w:rPr>
        <w:t>Nature</w:t>
      </w:r>
      <w:r w:rsidRPr="006065D9">
        <w:rPr>
          <w:lang w:val="de-AT"/>
          <w:rPrChange w:id="149" w:author="Georgios KATSAROS" w:date="2016-08-20T13:33:00Z">
            <w:rPr/>
          </w:rPrChange>
        </w:rPr>
        <w:t xml:space="preserve"> </w:t>
      </w:r>
      <w:r w:rsidRPr="006065D9">
        <w:rPr>
          <w:b/>
          <w:lang w:val="de-AT"/>
          <w:rPrChange w:id="150" w:author="Georgios KATSAROS" w:date="2016-08-20T13:33:00Z">
            <w:rPr>
              <w:b/>
            </w:rPr>
          </w:rPrChange>
        </w:rPr>
        <w:t>2011</w:t>
      </w:r>
      <w:r w:rsidRPr="006065D9">
        <w:rPr>
          <w:rFonts w:ascii="Arial" w:hAnsi="Arial" w:cs="Arial"/>
          <w:color w:val="333333"/>
          <w:shd w:val="clear" w:color="auto" w:fill="FFFFFF"/>
          <w:lang w:val="de-AT"/>
          <w:rPrChange w:id="151" w:author="Georgios KATSAROS" w:date="2016-08-20T13:33:00Z">
            <w:rPr>
              <w:rFonts w:ascii="Arial" w:hAnsi="Arial" w:cs="Arial"/>
              <w:color w:val="333333"/>
              <w:shd w:val="clear" w:color="auto" w:fill="FFFFFF"/>
            </w:rPr>
          </w:rPrChange>
        </w:rPr>
        <w:t xml:space="preserve"> </w:t>
      </w:r>
      <w:r w:rsidRPr="006065D9">
        <w:rPr>
          <w:lang w:val="de-AT"/>
          <w:rPrChange w:id="152"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870D23" w:rsidP="006311AF">
      <w:pPr>
        <w:pStyle w:val="ListParagraph"/>
        <w:numPr>
          <w:ilvl w:val="0"/>
          <w:numId w:val="8"/>
        </w:numPr>
        <w:rPr>
          <w:rStyle w:val="apple-converted-space"/>
          <w:i/>
        </w:rPr>
      </w:pPr>
      <w:hyperlink r:id="rId19"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0"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0"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153" w:author="Georgios KATSAROS" w:date="2016-08-20T13:33:00Z">
            <w:rPr>
              <w:i/>
            </w:rPr>
          </w:rPrChange>
        </w:rPr>
      </w:pPr>
      <w:r>
        <w:rPr>
          <w:shd w:val="clear" w:color="auto" w:fill="FFFFFF"/>
        </w:rPr>
        <w:t xml:space="preserve"> </w:t>
      </w:r>
      <w:r w:rsidRPr="006065D9">
        <w:rPr>
          <w:shd w:val="clear" w:color="auto" w:fill="FFFFFF"/>
          <w:lang w:val="de-AT"/>
          <w:rPrChange w:id="154" w:author="Georgios KATSAROS" w:date="2016-08-20T13:33:00Z">
            <w:rPr>
              <w:shd w:val="clear" w:color="auto" w:fill="FFFFFF"/>
            </w:rPr>
          </w:rPrChange>
        </w:rPr>
        <w:t>H. Watzinger et al.,</w:t>
      </w:r>
      <w:r w:rsidRPr="006065D9">
        <w:rPr>
          <w:lang w:val="de-AT"/>
          <w:rPrChange w:id="155" w:author="Georgios KATSAROS" w:date="2016-08-20T13:33:00Z">
            <w:rPr/>
          </w:rPrChange>
        </w:rPr>
        <w:t xml:space="preserve"> </w:t>
      </w:r>
      <w:r>
        <w:fldChar w:fldCharType="begin"/>
      </w:r>
      <w:r w:rsidRPr="006065D9">
        <w:rPr>
          <w:lang w:val="de-AT"/>
          <w:rPrChange w:id="156" w:author="Georgios KATSAROS" w:date="2016-08-20T13:33:00Z">
            <w:rPr/>
          </w:rPrChange>
        </w:rPr>
        <w:instrText xml:space="preserve"> HYPERLINK "https://arxiv.org/abs/1607.02977" </w:instrText>
      </w:r>
      <w:r>
        <w:fldChar w:fldCharType="separate"/>
      </w:r>
      <w:r w:rsidRPr="006065D9">
        <w:rPr>
          <w:i/>
          <w:lang w:val="de-AT"/>
          <w:rPrChange w:id="157" w:author="Georgios KATSAROS" w:date="2016-08-20T13:33:00Z">
            <w:rPr>
              <w:i/>
            </w:rPr>
          </w:rPrChange>
        </w:rPr>
        <w:t>arXiv:1607.02977</w:t>
      </w:r>
      <w:r>
        <w:rPr>
          <w:i/>
        </w:rPr>
        <w:fldChar w:fldCharType="end"/>
      </w:r>
      <w:r w:rsidRPr="006065D9">
        <w:rPr>
          <w:i/>
          <w:lang w:val="de-AT"/>
          <w:rPrChange w:id="158"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159"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160" w:author="Georgios KATSAROS" w:date="2016-08-20T13:33:00Z">
            <w:rPr>
              <w:shd w:val="clear" w:color="auto" w:fill="FFFFFF"/>
            </w:rPr>
          </w:rPrChange>
        </w:rPr>
        <w:t xml:space="preserve"> </w:t>
      </w:r>
      <w:r w:rsidRPr="006065D9">
        <w:rPr>
          <w:lang w:val="de-AT"/>
          <w:rPrChange w:id="161" w:author="Georgios KATSAROS" w:date="2016-08-20T13:33:00Z">
            <w:rPr/>
          </w:rPrChange>
        </w:rPr>
        <w:t xml:space="preserve">Gonzalez-Zalba, M. F. et al., </w:t>
      </w:r>
      <w:r w:rsidRPr="006065D9">
        <w:rPr>
          <w:i/>
          <w:lang w:val="de-AT"/>
          <w:rPrChange w:id="162"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lastRenderedPageBreak/>
        <w:t xml:space="preserve"> </w:t>
      </w:r>
      <w:hyperlink r:id="rId34"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5"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1C7C33" w:rsidRDefault="006E20BD"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003C36A6" w:rsidRPr="006E20BD">
        <w:rPr>
          <w:shd w:val="clear" w:color="auto" w:fill="FFFFFF"/>
        </w:rPr>
        <w:t xml:space="preserve">F. H. L. Koppens et al., </w:t>
      </w:r>
      <w:r w:rsidR="003C36A6" w:rsidRPr="006E20BD">
        <w:rPr>
          <w:i/>
        </w:rPr>
        <w:t>Nature</w:t>
      </w:r>
      <w:r w:rsidR="003C36A6" w:rsidRPr="003C36A6">
        <w:t> 2006 442, 766-771</w:t>
      </w:r>
    </w:p>
    <w:p w:rsidR="001C7C33" w:rsidRPr="001C7C33" w:rsidRDefault="001C7C33"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Pr="001C7C33">
        <w:t>Jan Fischer and Daniel Loss</w:t>
      </w:r>
      <w:r>
        <w:t xml:space="preserve">, </w:t>
      </w:r>
      <w:r w:rsidRPr="001C7C33">
        <w:rPr>
          <w:i/>
        </w:rPr>
        <w:t>Phys. Rev. Lett.</w:t>
      </w:r>
      <w:r w:rsidRPr="001C7C33">
        <w:t> </w:t>
      </w:r>
      <w:r>
        <w:t>2010</w:t>
      </w:r>
      <w:r>
        <w:t xml:space="preserve"> </w:t>
      </w:r>
      <w:r>
        <w:t xml:space="preserve">105, 266603 </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bookmarkStart w:id="163" w:name="_GoBack"/>
      <w:bookmarkEnd w:id="163"/>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062" w:rsidRDefault="00266062" w:rsidP="007436F6">
      <w:pPr>
        <w:spacing w:after="0" w:line="240" w:lineRule="auto"/>
      </w:pPr>
      <w:r>
        <w:separator/>
      </w:r>
    </w:p>
  </w:endnote>
  <w:endnote w:type="continuationSeparator" w:id="0">
    <w:p w:rsidR="00266062" w:rsidRDefault="00266062"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062" w:rsidRDefault="00266062" w:rsidP="007436F6">
      <w:pPr>
        <w:spacing w:after="0" w:line="240" w:lineRule="auto"/>
      </w:pPr>
      <w:r>
        <w:separator/>
      </w:r>
    </w:p>
  </w:footnote>
  <w:footnote w:type="continuationSeparator" w:id="0">
    <w:p w:rsidR="00266062" w:rsidRDefault="00266062"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C7C33"/>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66062"/>
    <w:rsid w:val="00272FE7"/>
    <w:rsid w:val="00275E67"/>
    <w:rsid w:val="002814DB"/>
    <w:rsid w:val="00286930"/>
    <w:rsid w:val="00293741"/>
    <w:rsid w:val="00294BE2"/>
    <w:rsid w:val="0029588B"/>
    <w:rsid w:val="002A4E48"/>
    <w:rsid w:val="002A6168"/>
    <w:rsid w:val="002A616B"/>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B22C6"/>
    <w:rsid w:val="003B702D"/>
    <w:rsid w:val="003C024A"/>
    <w:rsid w:val="003C0C66"/>
    <w:rsid w:val="003C36A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966DE"/>
    <w:rsid w:val="005A23A8"/>
    <w:rsid w:val="005A2A96"/>
    <w:rsid w:val="005A3F64"/>
    <w:rsid w:val="005A3FDC"/>
    <w:rsid w:val="005A6C04"/>
    <w:rsid w:val="005A7B36"/>
    <w:rsid w:val="005B6B72"/>
    <w:rsid w:val="005C16AB"/>
    <w:rsid w:val="005C2ED5"/>
    <w:rsid w:val="005C72D2"/>
    <w:rsid w:val="005D44F9"/>
    <w:rsid w:val="005D6464"/>
    <w:rsid w:val="005E2F77"/>
    <w:rsid w:val="005E64E2"/>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0A6C"/>
    <w:rsid w:val="00851F08"/>
    <w:rsid w:val="00852331"/>
    <w:rsid w:val="0085272A"/>
    <w:rsid w:val="00855CF5"/>
    <w:rsid w:val="00856250"/>
    <w:rsid w:val="008600A8"/>
    <w:rsid w:val="0086755F"/>
    <w:rsid w:val="00870D23"/>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A646F"/>
    <w:rsid w:val="009B33CE"/>
    <w:rsid w:val="009B639D"/>
    <w:rsid w:val="009C0FA8"/>
    <w:rsid w:val="009C4526"/>
    <w:rsid w:val="009C6ADE"/>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249EC"/>
    <w:rsid w:val="00C27B10"/>
    <w:rsid w:val="00C3036F"/>
    <w:rsid w:val="00C310C9"/>
    <w:rsid w:val="00C3155E"/>
    <w:rsid w:val="00C45E2C"/>
    <w:rsid w:val="00C50CB8"/>
    <w:rsid w:val="00C52FD1"/>
    <w:rsid w:val="00C543D6"/>
    <w:rsid w:val="00C544EA"/>
    <w:rsid w:val="00C5562C"/>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1B4"/>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13BC"/>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hyperlink" Target="mailto:Josip.kukucka@ist.ac.at" TargetMode="External"/><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D6A08-BE1C-44D7-8E99-54D2A012D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3749</TotalTime>
  <Pages>19</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33052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67</cp:revision>
  <dcterms:created xsi:type="dcterms:W3CDTF">2016-08-24T20:15:00Z</dcterms:created>
  <dcterms:modified xsi:type="dcterms:W3CDTF">2016-08-28T12:58:00Z</dcterms:modified>
</cp:coreProperties>
</file>