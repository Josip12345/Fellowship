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0C38A3" w:rsidP="003562C0">
      <w:pPr>
        <w:rPr>
          <w:b/>
          <w:i/>
        </w:rPr>
      </w:pPr>
      <w:r w:rsidRPr="00600F2F">
        <w:rPr>
          <w:noProof/>
        </w:rPr>
        <w:drawing>
          <wp:anchor distT="0" distB="0" distL="114300" distR="114300" simplePos="0" relativeHeight="251670528" behindDoc="0" locked="0" layoutInCell="1" allowOverlap="1" wp14:anchorId="73E336AA" wp14:editId="6EB50B85">
            <wp:simplePos x="0" y="0"/>
            <wp:positionH relativeFrom="margin">
              <wp:align>center</wp:align>
            </wp:positionH>
            <wp:positionV relativeFrom="page">
              <wp:posOffset>1279525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bookmarkStart w:id="0" w:name="_GoBack"/>
      <w:bookmarkEnd w:id="0"/>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51FC3" w:rsidRDefault="00213FA0" w:rsidP="00213FA0">
      <w:pPr>
        <w:pStyle w:val="Subtitle"/>
      </w:pPr>
      <w:r>
        <w:t>Figure 6: Simplified schematic of the overall measurement circuit</w:t>
      </w:r>
      <w:ins w:id="1" w:author="Georgios KATSAROS" w:date="2016-08-24T22:16:00Z">
        <w:r w:rsidR="00027AE5">
          <w:t xml:space="preserve"> (is there a way to rotate the figure?</w:t>
        </w:r>
      </w:ins>
    </w:p>
    <w:p w:rsidR="0004154C" w:rsidRDefault="0004154C" w:rsidP="00651FC3"/>
    <w:p w:rsidR="0042482E" w:rsidRDefault="00651FC3">
      <w:pPr>
        <w:pStyle w:val="ListParagraph"/>
        <w:rPr>
          <w:ins w:id="2" w:author="Georgios KATSAROS" w:date="2016-08-25T09:31:00Z"/>
        </w:rPr>
        <w:pPrChange w:id="3" w:author="Georgios KATSAROS" w:date="2016-08-25T09:31:00Z">
          <w:pPr/>
        </w:pPrChange>
      </w:pPr>
      <w:r>
        <w:t xml:space="preserve">For conducting the measurements several instruments </w:t>
      </w:r>
      <w:del w:id="4" w:author="Georgios KATSAROS" w:date="2016-08-25T09:29:00Z">
        <w:r w:rsidDel="0042482E">
          <w:delText xml:space="preserve">has </w:delText>
        </w:r>
      </w:del>
      <w:ins w:id="5" w:author="Georgios KATSAROS" w:date="2016-08-25T09:29:00Z">
        <w:r w:rsidR="0042482E">
          <w:t xml:space="preserve">have </w:t>
        </w:r>
      </w:ins>
      <w:r>
        <w:t xml:space="preserve">been used. </w:t>
      </w:r>
      <w:del w:id="6" w:author="Georgios KATSAROS" w:date="2016-08-25T09:32:00Z">
        <w:r w:rsidDel="0042482E">
          <w:delText xml:space="preserve">For measuring </w:delText>
        </w:r>
      </w:del>
    </w:p>
    <w:p w:rsidR="0042482E" w:rsidRDefault="0042482E">
      <w:pPr>
        <w:pStyle w:val="ListParagraph"/>
        <w:rPr>
          <w:ins w:id="7" w:author="Georgios KATSAROS" w:date="2016-08-25T09:31:00Z"/>
        </w:rPr>
        <w:pPrChange w:id="8" w:author="Georgios KATSAROS" w:date="2016-08-25T09:31:00Z">
          <w:pPr/>
        </w:pPrChange>
      </w:pPr>
    </w:p>
    <w:p w:rsidR="0042482E" w:rsidRDefault="00651FC3">
      <w:pPr>
        <w:pStyle w:val="ListParagraph"/>
        <w:numPr>
          <w:ilvl w:val="0"/>
          <w:numId w:val="21"/>
        </w:numPr>
        <w:rPr>
          <w:ins w:id="9" w:author="Georgios KATSAROS" w:date="2016-08-25T09:31:00Z"/>
        </w:rPr>
        <w:pPrChange w:id="10" w:author="Georgios KATSAROS" w:date="2016-08-25T09:31:00Z">
          <w:pPr/>
        </w:pPrChange>
      </w:pPr>
      <w:r>
        <w:t>reflectometry signal (reflection coefficient)</w:t>
      </w:r>
      <w:ins w:id="11" w:author="Georgios KATSAROS" w:date="2016-08-25T09:31:00Z">
        <w:r w:rsidR="0042482E">
          <w:t xml:space="preserve">: </w:t>
        </w:r>
      </w:ins>
      <w:r>
        <w:t xml:space="preserve"> vector network analyzer (VNA) from Rohde and Schwarz, model ZNB20</w:t>
      </w:r>
      <w:del w:id="12" w:author="Georgios KATSAROS" w:date="2016-08-25T09:31:00Z">
        <w:r w:rsidDel="0042482E">
          <w:delText xml:space="preserve">, has been used. </w:delText>
        </w:r>
      </w:del>
    </w:p>
    <w:p w:rsidR="0042482E" w:rsidRDefault="00651FC3">
      <w:pPr>
        <w:pStyle w:val="ListParagraph"/>
        <w:numPr>
          <w:ilvl w:val="0"/>
          <w:numId w:val="21"/>
        </w:numPr>
        <w:rPr>
          <w:ins w:id="13" w:author="Georgios KATSAROS" w:date="2016-08-25T09:31:00Z"/>
        </w:rPr>
        <w:pPrChange w:id="14" w:author="Georgios KATSAROS" w:date="2016-08-25T09:31:00Z">
          <w:pPr/>
        </w:pPrChange>
      </w:pPr>
      <w:del w:id="15" w:author="Georgios KATSAROS" w:date="2016-08-25T09:32:00Z">
        <w:r w:rsidDel="0042482E">
          <w:delText xml:space="preserve">For </w:delText>
        </w:r>
      </w:del>
      <w:r>
        <w:t>DC biasing of the single hole transistor</w:t>
      </w:r>
      <w:ins w:id="16" w:author="Georgios KATSAROS" w:date="2016-08-25T09:31:00Z">
        <w:r w:rsidR="0042482E">
          <w:t xml:space="preserve">: </w:t>
        </w:r>
      </w:ins>
      <w:del w:id="17" w:author="Georgios KATSAROS" w:date="2016-08-25T09:31:00Z">
        <w:r w:rsidDel="0042482E">
          <w:delText xml:space="preserve">, the </w:delText>
        </w:r>
      </w:del>
      <w:r>
        <w:t xml:space="preserve">auxiliary bias outputs of </w:t>
      </w:r>
      <w:del w:id="18" w:author="Georgios KATSAROS" w:date="2016-08-24T22:16:00Z">
        <w:r w:rsidDel="00027AE5">
          <w:delText xml:space="preserve">the </w:delText>
        </w:r>
      </w:del>
      <w:ins w:id="19" w:author="Georgios KATSAROS" w:date="2016-08-24T22:16:00Z">
        <w:r w:rsidR="00027AE5">
          <w:t xml:space="preserve">a </w:t>
        </w:r>
      </w:ins>
      <w:r>
        <w:t>Stanford Research SR830 lock</w:t>
      </w:r>
      <w:ins w:id="20" w:author="Georgios KATSAROS" w:date="2016-08-24T22:17:00Z">
        <w:r w:rsidR="00027AE5">
          <w:t>-</w:t>
        </w:r>
      </w:ins>
      <w:r>
        <w:t xml:space="preserve">in amplifier </w:t>
      </w:r>
      <w:del w:id="21" w:author="Georgios KATSAROS" w:date="2016-08-25T09:30:00Z">
        <w:r w:rsidDel="0042482E">
          <w:delText>has been</w:delText>
        </w:r>
      </w:del>
      <w:del w:id="22" w:author="Georgios KATSAROS" w:date="2016-08-25T09:31:00Z">
        <w:r w:rsidDel="0042482E">
          <w:delText xml:space="preserve"> used. </w:delText>
        </w:r>
      </w:del>
    </w:p>
    <w:p w:rsidR="0042482E" w:rsidRDefault="00651FC3">
      <w:pPr>
        <w:pStyle w:val="ListParagraph"/>
        <w:numPr>
          <w:ilvl w:val="0"/>
          <w:numId w:val="21"/>
        </w:numPr>
        <w:rPr>
          <w:ins w:id="23" w:author="Georgios KATSAROS" w:date="2016-08-25T09:32:00Z"/>
        </w:rPr>
        <w:pPrChange w:id="24" w:author="Georgios KATSAROS" w:date="2016-08-25T09:31:00Z">
          <w:pPr/>
        </w:pPrChange>
      </w:pPr>
      <w:del w:id="25" w:author="Georgios KATSAROS" w:date="2016-08-25T09:32:00Z">
        <w:r w:rsidDel="0042482E">
          <w:delText xml:space="preserve">For </w:delText>
        </w:r>
      </w:del>
      <w:r>
        <w:t>DC current measurements</w:t>
      </w:r>
      <w:ins w:id="26" w:author="Georgios KATSAROS" w:date="2016-08-25T09:32:00Z">
        <w:r w:rsidR="0042482E">
          <w:t>:</w:t>
        </w:r>
      </w:ins>
      <w:r>
        <w:t xml:space="preserve"> current amplifier from Stanford Research SR570 </w:t>
      </w:r>
      <w:del w:id="27" w:author="Georgios KATSAROS" w:date="2016-08-25T09:32:00Z">
        <w:r w:rsidDel="0042482E">
          <w:delText xml:space="preserve">has been used. </w:delText>
        </w:r>
      </w:del>
    </w:p>
    <w:p w:rsidR="0042482E" w:rsidRDefault="00651FC3">
      <w:pPr>
        <w:pStyle w:val="ListParagraph"/>
        <w:numPr>
          <w:ilvl w:val="0"/>
          <w:numId w:val="21"/>
        </w:numPr>
        <w:rPr>
          <w:ins w:id="28" w:author="Georgios KATSAROS" w:date="2016-08-25T09:33:00Z"/>
        </w:rPr>
        <w:pPrChange w:id="29" w:author="Georgios KATSAROS" w:date="2016-08-25T09:31:00Z">
          <w:pPr/>
        </w:pPrChange>
      </w:pPr>
      <w:r>
        <w:t xml:space="preserve">For attenuating </w:t>
      </w:r>
      <w:ins w:id="30" w:author="Georgios KATSAROS" w:date="2016-08-24T22:17:00Z">
        <w:r w:rsidR="00027AE5">
          <w:t xml:space="preserve">the </w:t>
        </w:r>
      </w:ins>
      <w:r>
        <w:t>RF signal sent to</w:t>
      </w:r>
      <w:r w:rsidR="00453777">
        <w:t xml:space="preserve"> the sample</w:t>
      </w:r>
      <w:ins w:id="31" w:author="Georgios KATSAROS" w:date="2016-08-25T09:32:00Z">
        <w:r w:rsidR="0042482E">
          <w:t>:</w:t>
        </w:r>
      </w:ins>
      <w:r w:rsidR="00453777">
        <w:t xml:space="preserve"> Minicircuit</w:t>
      </w:r>
      <w:del w:id="32" w:author="Georgios KATSAROS" w:date="2016-08-25T09:33:00Z">
        <w:r w:rsidR="00453777" w:rsidDel="0042482E">
          <w:delText>’s</w:delText>
        </w:r>
      </w:del>
      <w:r w:rsidR="00453777">
        <w:t xml:space="preserve"> attenuator</w:t>
      </w:r>
    </w:p>
    <w:p w:rsidR="0042482E" w:rsidRDefault="00453777">
      <w:pPr>
        <w:pStyle w:val="ListParagraph"/>
        <w:numPr>
          <w:ilvl w:val="0"/>
          <w:numId w:val="21"/>
        </w:numPr>
        <w:rPr>
          <w:ins w:id="33" w:author="Georgios KATSAROS" w:date="2016-08-25T09:33:00Z"/>
        </w:rPr>
        <w:pPrChange w:id="34" w:author="Georgios KATSAROS" w:date="2016-08-25T09:31:00Z">
          <w:pPr/>
        </w:pPrChange>
      </w:pPr>
      <w:del w:id="35" w:author="Georgios KATSAROS" w:date="2016-08-25T09:33:00Z">
        <w:r w:rsidDel="0042482E">
          <w:delText xml:space="preserve"> has been used</w:delText>
        </w:r>
        <w:r w:rsidR="00651FC3" w:rsidDel="0042482E">
          <w:delText xml:space="preserve"> and </w:delText>
        </w:r>
        <w:r w:rsidDel="0042482E">
          <w:delText>f</w:delText>
        </w:r>
      </w:del>
      <w:ins w:id="36" w:author="Georgios KATSAROS" w:date="2016-08-25T09:33:00Z">
        <w:r w:rsidR="0042482E">
          <w:t>F</w:t>
        </w:r>
      </w:ins>
      <w:r>
        <w:t xml:space="preserve">or </w:t>
      </w:r>
      <w:r w:rsidR="00651FC3">
        <w:t xml:space="preserve">amplifying </w:t>
      </w:r>
      <w:ins w:id="37" w:author="Georgios KATSAROS" w:date="2016-08-25T09:33:00Z">
        <w:r w:rsidR="0042482E">
          <w:t xml:space="preserve">the reflected from the sample </w:t>
        </w:r>
      </w:ins>
      <w:r>
        <w:t>RF signal</w:t>
      </w:r>
      <w:del w:id="38" w:author="Georgios KATSAROS" w:date="2016-08-25T09:33:00Z">
        <w:r w:rsidDel="0042482E">
          <w:delText xml:space="preserve"> reflected from the sample, </w:delText>
        </w:r>
      </w:del>
      <w:ins w:id="39" w:author="Georgios KATSAROS" w:date="2016-08-25T09:33:00Z">
        <w:r w:rsidR="0042482E">
          <w:t>:</w:t>
        </w:r>
      </w:ins>
      <w:r>
        <w:t>series of Minicircuit’s and CITLF3 low noise amplifier</w:t>
      </w:r>
      <w:del w:id="40" w:author="Georgios KATSAROS" w:date="2016-08-25T09:33:00Z">
        <w:r w:rsidDel="0042482E">
          <w:delText xml:space="preserve"> has been used.</w:delText>
        </w:r>
      </w:del>
    </w:p>
    <w:p w:rsidR="00213FA0" w:rsidRPr="00651FC3" w:rsidRDefault="00453777">
      <w:pPr>
        <w:pStyle w:val="ListParagraph"/>
        <w:numPr>
          <w:ilvl w:val="0"/>
          <w:numId w:val="21"/>
        </w:numPr>
        <w:pPrChange w:id="41" w:author="Georgios KATSAROS" w:date="2016-08-25T09:31:00Z">
          <w:pPr/>
        </w:pPrChange>
      </w:pPr>
      <w:r>
        <w:t xml:space="preserve"> Instrument control and data retrieval to the PC</w:t>
      </w:r>
      <w:ins w:id="42" w:author="Georgios KATSAROS" w:date="2016-08-25T09:34:00Z">
        <w:r w:rsidR="0042482E">
          <w:t>:</w:t>
        </w:r>
      </w:ins>
      <w:r>
        <w:t xml:space="preserve"> </w:t>
      </w:r>
      <w:del w:id="43" w:author="Georgios KATSAROS" w:date="2016-08-25T09:34:00Z">
        <w:r w:rsidDel="0042482E">
          <w:delText>has been done using</w:delText>
        </w:r>
      </w:del>
      <w:r>
        <w:t xml:space="preserve">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w:t>
      </w:r>
      <w:ins w:id="44" w:author="Georgios KATSAROS" w:date="2016-08-25T09:35:00Z">
        <w:r w:rsidR="0042482E">
          <w:t xml:space="preserve">the </w:t>
        </w:r>
      </w:ins>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ins w:id="45" w:author="Georgios KATSAROS" w:date="2016-08-25T09:35:00Z">
        <w:r w:rsidR="0042482E">
          <w:t xml:space="preserve">a </w:t>
        </w:r>
      </w:ins>
      <w:r>
        <w:t>silicon germanium nanowire</w:t>
      </w:r>
      <w:ins w:id="46" w:author="Georgios KATSAROS" w:date="2016-08-25T09:35:00Z">
        <w:r w:rsidR="0042482E">
          <w:t>-</w:t>
        </w:r>
      </w:ins>
      <w:del w:id="47" w:author="Georgios KATSAROS" w:date="2016-08-25T09:35:00Z">
        <w:r w:rsidDel="0042482E">
          <w:delText xml:space="preserve"> </w:delText>
        </w:r>
      </w:del>
      <w:r>
        <w:t>based single quantum dot</w:t>
      </w:r>
      <w:r w:rsidR="007B31E0">
        <w:t xml:space="preserve"> sample,</w:t>
      </w:r>
      <w:r>
        <w:t xml:space="preserve"> designed by H. Watzinger. </w:t>
      </w:r>
      <w:del w:id="48" w:author="Georgios KATSAROS" w:date="2016-08-25T09:35:00Z">
        <w:r w:rsidDel="0042482E">
          <w:delText>Hole spin</w:delText>
        </w:r>
      </w:del>
      <w:ins w:id="49" w:author="Georgios KATSAROS" w:date="2016-08-25T09:35:00Z">
        <w:r w:rsidR="0042482E">
          <w:t>A</w:t>
        </w:r>
      </w:ins>
      <w:r>
        <w:t xml:space="preserve"> single quantum dot </w:t>
      </w:r>
      <w:ins w:id="50" w:author="Georgios KATSAROS" w:date="2016-08-25T09:36:00Z">
        <w:r w:rsidR="0042482E">
          <w:t xml:space="preserve">which confines holes </w:t>
        </w:r>
      </w:ins>
      <w:r>
        <w:t xml:space="preserve">is formed in the nanowire beneath the gate (green). </w:t>
      </w:r>
    </w:p>
    <w:p w:rsidR="00D13F7A" w:rsidRDefault="00D13F7A" w:rsidP="00D13F7A">
      <w:r>
        <w:t xml:space="preserve">The single hole transistor (SHT) sample was fabricated by H. Watzinger and </w:t>
      </w:r>
      <w:ins w:id="51" w:author="Georgios KATSAROS" w:date="2016-08-25T09:36:00Z">
        <w:r w:rsidR="0042482E">
          <w:t xml:space="preserve">the </w:t>
        </w:r>
      </w:ins>
      <w:r>
        <w:t xml:space="preserve">nanofabrication description can be found in [10]. </w:t>
      </w:r>
    </w:p>
    <w:p w:rsidR="00600F2F" w:rsidRDefault="005E2F77" w:rsidP="005E2F77">
      <w:r>
        <w:t xml:space="preserve">Using </w:t>
      </w:r>
      <w:ins w:id="52" w:author="Georgios KATSAROS" w:date="2016-08-24T22:18:00Z">
        <w:r w:rsidR="00027AE5">
          <w:t xml:space="preserve">the </w:t>
        </w:r>
      </w:ins>
      <w:r>
        <w:t xml:space="preserve">setup described in previous chapter, </w:t>
      </w:r>
      <w:r w:rsidR="00D13F7A">
        <w:t>the SHT</w:t>
      </w:r>
      <w:r>
        <w:t xml:space="preserve"> formed as a single quantum dot in </w:t>
      </w:r>
      <w:ins w:id="53" w:author="Georgios KATSAROS" w:date="2016-08-25T09:37:00Z">
        <w:r w:rsidR="0042482E">
          <w:t xml:space="preserve">the </w:t>
        </w:r>
      </w:ins>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ins w:id="54" w:author="Georgios KATSAROS" w:date="2016-08-24T22:19:00Z">
        <w:r w:rsidR="00027AE5">
          <w:t xml:space="preserve">a </w:t>
        </w:r>
      </w:ins>
      <w:r w:rsidR="00D13F7A">
        <w:t xml:space="preserve">showing Coulomb diamond pattern, as in [10]. </w:t>
      </w:r>
      <w:ins w:id="55" w:author="Georgios KATSAROS" w:date="2016-08-25T09:37:00Z">
        <w:r w:rsidR="0042482E">
          <w:t xml:space="preserve">A </w:t>
        </w:r>
      </w:ins>
      <w:r w:rsidR="00D13F7A">
        <w:t xml:space="preserve">Comparison of </w:t>
      </w:r>
      <w:ins w:id="56" w:author="Georgios KATSAROS" w:date="2016-08-25T09:37:00Z">
        <w:r w:rsidR="0042482E">
          <w:t xml:space="preserve">the </w:t>
        </w:r>
      </w:ins>
      <w:r w:rsidR="00D13F7A">
        <w:t>DC current and ohmic reflectometry measurement</w:t>
      </w:r>
      <w:ins w:id="57" w:author="Georgios KATSAROS" w:date="2016-08-24T22:19:00Z">
        <w:r w:rsidR="00027AE5">
          <w:t>s</w:t>
        </w:r>
      </w:ins>
      <w:r w:rsidR="00D13F7A">
        <w:t xml:space="preserve"> has been done.</w:t>
      </w:r>
      <w:r w:rsidR="003958A8">
        <w:t xml:space="preserve"> </w:t>
      </w:r>
      <w:ins w:id="58" w:author="Georgios KATSAROS" w:date="2016-08-24T22:19:00Z">
        <w:r w:rsidR="00027AE5">
          <w:t xml:space="preserve">The </w:t>
        </w:r>
      </w:ins>
      <w:r w:rsidR="003958A8">
        <w:t xml:space="preserve">DC current was measured </w:t>
      </w:r>
      <w:ins w:id="59" w:author="Georgios KATSAROS" w:date="2016-08-25T09:37:00Z">
        <w:r w:rsidR="0042482E">
          <w:t xml:space="preserve">by </w:t>
        </w:r>
      </w:ins>
      <w:r w:rsidR="003958A8">
        <w:t xml:space="preserve">applying </w:t>
      </w:r>
      <w:ins w:id="60" w:author="Georgios KATSAROS" w:date="2016-08-24T22:19:00Z">
        <w:r w:rsidR="00027AE5">
          <w:t xml:space="preserve">a </w:t>
        </w:r>
      </w:ins>
      <w:r w:rsidR="003958A8">
        <w:t xml:space="preserve">bias on source and reading </w:t>
      </w:r>
      <w:ins w:id="61" w:author="Georgios KATSAROS" w:date="2016-08-24T22:20:00Z">
        <w:r w:rsidR="00027AE5">
          <w:t xml:space="preserve">the </w:t>
        </w:r>
      </w:ins>
      <w:r w:rsidR="003958A8">
        <w:t xml:space="preserve">current from drain contact (Figure 6), while </w:t>
      </w:r>
      <w:ins w:id="62" w:author="Georgios KATSAROS" w:date="2016-08-25T09:37:00Z">
        <w:r w:rsidR="0042482E">
          <w:t xml:space="preserve">for the </w:t>
        </w:r>
      </w:ins>
      <w:r w:rsidR="003958A8">
        <w:t xml:space="preserve">reflectometry </w:t>
      </w:r>
      <w:ins w:id="63" w:author="Georgios KATSAROS" w:date="2016-08-25T09:38:00Z">
        <w:r w:rsidR="0042482E">
          <w:t xml:space="preserve">measurement </w:t>
        </w:r>
      </w:ins>
      <w:ins w:id="64" w:author="Georgios KATSAROS" w:date="2016-08-24T22:20:00Z">
        <w:r w:rsidR="00027AE5">
          <w:t xml:space="preserve">the </w:t>
        </w:r>
      </w:ins>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Figure 8: Comparison of the DC current transport (left) and the ohmic reflectometry (right) me</w:t>
      </w:r>
      <w:ins w:id="65" w:author="Georgios KATSAROS" w:date="2016-08-24T22:20:00Z">
        <w:r w:rsidR="00027AE5">
          <w:t>a</w:t>
        </w:r>
      </w:ins>
      <w:r>
        <w:t xml:space="preserve">surements of the SHT charge stability measurement. </w:t>
      </w:r>
    </w:p>
    <w:p w:rsidR="00064BA8" w:rsidRDefault="0042482E" w:rsidP="00064BA8">
      <w:ins w:id="66" w:author="Georgios KATSAROS" w:date="2016-08-25T09:38:00Z">
        <w:r>
          <w:t xml:space="preserve">By </w:t>
        </w:r>
      </w:ins>
      <w:del w:id="67" w:author="Georgios KATSAROS" w:date="2016-08-25T09:38:00Z">
        <w:r w:rsidR="00363628" w:rsidDel="0042482E">
          <w:delText>P</w:delText>
        </w:r>
      </w:del>
      <w:ins w:id="68" w:author="Georgios KATSAROS" w:date="2016-08-25T09:38:00Z">
        <w:r>
          <w:t>adjusting</w:t>
        </w:r>
      </w:ins>
      <w:del w:id="69" w:author="Georgios KATSAROS" w:date="2016-08-25T09:38:00Z">
        <w:r w:rsidR="00363628" w:rsidDel="0042482E">
          <w:delText>utting</w:delText>
        </w:r>
      </w:del>
      <w:r w:rsidR="00363628">
        <w:t xml:space="preserve"> </w:t>
      </w:r>
      <w:r w:rsidR="009434A8">
        <w:t xml:space="preserve">the </w:t>
      </w:r>
      <w:r w:rsidR="00363628">
        <w:t xml:space="preserve">integration time </w:t>
      </w:r>
      <w:ins w:id="70" w:author="Georgios KATSAROS" w:date="2016-08-25T09:38:00Z">
        <w:r>
          <w:t xml:space="preserve">to be </w:t>
        </w:r>
      </w:ins>
      <w:r w:rsidR="00363628">
        <w:t xml:space="preserve">similar for both measurements, </w:t>
      </w:r>
      <w:ins w:id="71" w:author="Georgios KATSAROS" w:date="2016-08-25T09:38:00Z">
        <w:r>
          <w:t xml:space="preserve">it can be seen that </w:t>
        </w:r>
      </w:ins>
      <w:del w:id="72" w:author="Georgios KATSAROS" w:date="2016-08-25T09:39:00Z">
        <w:r w:rsidR="00363628" w:rsidDel="0042482E">
          <w:delText>Figure 8</w:delText>
        </w:r>
        <w:r w:rsidR="00064BA8" w:rsidDel="0042482E">
          <w:delText xml:space="preserve"> reveals </w:delText>
        </w:r>
        <w:r w:rsidR="00B738BF" w:rsidDel="0042482E">
          <w:delText xml:space="preserve">that </w:delText>
        </w:r>
      </w:del>
      <w:ins w:id="73" w:author="Georgios KATSAROS" w:date="2016-08-25T09:39:00Z">
        <w:r>
          <w:t xml:space="preserve">the </w:t>
        </w:r>
      </w:ins>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ins w:id="74" w:author="Georgios KATSAROS" w:date="2016-08-25T09:39:00Z">
        <w:r>
          <w:t xml:space="preserve"> (Fig. 8)</w:t>
        </w:r>
      </w:ins>
      <w:r w:rsidR="00363628">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ins w:id="75" w:author="Georgios KATSAROS" w:date="2016-08-25T10:04:00Z">
        <w:r w:rsidR="009F518E">
          <w:t xml:space="preserve"> [I changed it into the future, if you show that you have already done so much they might ask why should we give you the fellowship </w:t>
        </w:r>
        <w:r w:rsidR="009F518E">
          <w:sym w:font="Wingdings" w:char="F04A"/>
        </w:r>
        <w:r w:rsidR="009F518E">
          <w:t xml:space="preserve"> ]</w:t>
        </w:r>
      </w:ins>
    </w:p>
    <w:p w:rsidR="00BA1C89" w:rsidRDefault="00741801" w:rsidP="00741801">
      <w:r>
        <w:t xml:space="preserve">The initial measurements have been done in a liquid helium </w:t>
      </w:r>
      <w:ins w:id="76" w:author="Georgios KATSAROS" w:date="2016-08-24T22:22:00Z">
        <w:r w:rsidR="00027AE5">
          <w:t xml:space="preserve">dewar </w:t>
        </w:r>
      </w:ins>
      <w:r>
        <w:t xml:space="preserve">at </w:t>
      </w:r>
      <w:del w:id="77" w:author="Georgios KATSAROS" w:date="2016-08-24T22:22:00Z">
        <w:r w:rsidDel="00027AE5">
          <w:delText xml:space="preserve">the </w:delText>
        </w:r>
      </w:del>
      <w:r>
        <w:t>4 K temperature. Going lower in temperature</w:t>
      </w:r>
      <w:r w:rsidR="00BA1C89">
        <w:t>,</w:t>
      </w:r>
      <w:r>
        <w:t xml:space="preserve"> </w:t>
      </w:r>
      <w:r w:rsidR="00BA1C89">
        <w:t xml:space="preserve">further </w:t>
      </w:r>
      <w:r>
        <w:t>decreases</w:t>
      </w:r>
      <w:r w:rsidR="00BA1C89">
        <w:t xml:space="preserve"> </w:t>
      </w:r>
      <w:del w:id="78" w:author="Georgios KATSAROS" w:date="2016-08-24T22:23:00Z">
        <w:r w:rsidR="00BA1C89" w:rsidDel="00027AE5">
          <w:delText>an</w:delText>
        </w:r>
        <w:r w:rsidDel="00027AE5">
          <w:delText xml:space="preserve"> </w:delText>
        </w:r>
      </w:del>
      <w:ins w:id="79" w:author="Georgios KATSAROS" w:date="2016-08-24T22:23:00Z">
        <w:r w:rsidR="00027AE5">
          <w:t xml:space="preserve">the </w:t>
        </w:r>
      </w:ins>
      <w:r>
        <w:t xml:space="preserve">electron </w:t>
      </w:r>
      <w:del w:id="80" w:author="Georgios KATSAROS" w:date="2016-08-24T22:23:00Z">
        <w:r w:rsidDel="00027AE5">
          <w:delText>eff</w:delText>
        </w:r>
        <w:r w:rsidR="00BA1C89" w:rsidDel="00027AE5">
          <w:delText xml:space="preserve">ective </w:delText>
        </w:r>
      </w:del>
      <w:r w:rsidR="00BA1C89">
        <w:t>temperature needed to resolve</w:t>
      </w:r>
      <w:r>
        <w:t xml:space="preserve"> the </w:t>
      </w:r>
      <w:r w:rsidR="00BA1C89">
        <w:t xml:space="preserve">physical effects in the next experiments. </w:t>
      </w:r>
      <w:ins w:id="81" w:author="Georgios KATSAROS" w:date="2016-08-25T09:40:00Z">
        <w:r w:rsidR="007B21BC">
          <w:t>Maybe here you can write that for lower temperature you expect sharper coulomb peaks, thus higher sensitivity. I think what is missing in the previous section is to speak what is the sensitivity of your setup. I kind of remember you had done this in Linz right?</w:t>
        </w:r>
      </w:ins>
    </w:p>
    <w:p w:rsidR="00BA1C89" w:rsidRDefault="00B77BAA" w:rsidP="00741801">
      <w:ins w:id="82" w:author="Georgios KATSAROS" w:date="2016-08-25T09:44:00Z">
        <w:r>
          <w:t xml:space="preserve">The first generation of the used setup and pcb board aimed to verify that indeed we have the knowhow to perform RF reflectometry measurements. </w:t>
        </w:r>
      </w:ins>
      <w:ins w:id="83" w:author="Georgios KATSAROS" w:date="2016-08-25T09:45:00Z">
        <w:r>
          <w:t xml:space="preserve">The second generation of the reflectometry setup will be installed in </w:t>
        </w:r>
      </w:ins>
      <w:del w:id="84" w:author="Georgios KATSAROS" w:date="2016-08-25T09:46:00Z">
        <w:r w:rsidR="00BA1C89" w:rsidDel="00B77BAA">
          <w:delText xml:space="preserve">Our group has changed the laboratory environment which is now placed at IST Austria. New lab is equipped with </w:delText>
        </w:r>
      </w:del>
      <w:r w:rsidR="00BA1C89">
        <w:t xml:space="preserve">dilution fridges allowing us to achieve temperatures down to 10 mK. </w:t>
      </w:r>
    </w:p>
    <w:p w:rsidR="00BA1C89" w:rsidRDefault="00BA1C89" w:rsidP="00741801">
      <w:r>
        <w:t xml:space="preserve">For the purpose of measuring several samples and </w:t>
      </w:r>
      <w:ins w:id="85" w:author="Georgios KATSAROS" w:date="2016-08-25T09:46:00Z">
        <w:r w:rsidR="00B77BAA">
          <w:t xml:space="preserve">due to the </w:t>
        </w:r>
      </w:ins>
      <w:r>
        <w:t xml:space="preserve">necessity for </w:t>
      </w:r>
      <w:del w:id="86" w:author="Georgios KATSAROS" w:date="2016-08-25T09:46:00Z">
        <w:r w:rsidDel="00B77BAA">
          <w:delText xml:space="preserve">the </w:delText>
        </w:r>
      </w:del>
      <w:ins w:id="87" w:author="Georgios KATSAROS" w:date="2016-08-25T09:46:00Z">
        <w:r w:rsidR="00B77BAA">
          <w:t xml:space="preserve">a </w:t>
        </w:r>
      </w:ins>
      <w:r>
        <w:t xml:space="preserve">higher number of RF lines dictated by </w:t>
      </w:r>
      <w:del w:id="88" w:author="Georgios KATSAROS" w:date="2016-08-25T09:46:00Z">
        <w:r w:rsidDel="00B77BAA">
          <w:delText xml:space="preserve">next </w:delText>
        </w:r>
      </w:del>
      <w:r>
        <w:t xml:space="preserve">experiments of spin manipulation, </w:t>
      </w:r>
      <w:del w:id="89" w:author="Georgios KATSAROS" w:date="2016-08-25T09:46:00Z">
        <w:r w:rsidR="00DA6C9B" w:rsidDel="00B77BAA">
          <w:delText>the</w:delText>
        </w:r>
      </w:del>
      <w:ins w:id="90" w:author="Georgios KATSAROS" w:date="2016-08-25T09:46:00Z">
        <w:r w:rsidR="00B77BAA">
          <w:t>a</w:t>
        </w:r>
      </w:ins>
      <w:r w:rsidR="00DA6C9B">
        <w:t xml:space="preserve"> new PCB</w:t>
      </w:r>
      <w:r w:rsidR="00BC095B">
        <w:t xml:space="preserve"> w</w:t>
      </w:r>
      <w:ins w:id="91" w:author="Georgios KATSAROS" w:date="2016-08-25T09:46:00Z">
        <w:r w:rsidR="00B77BAA">
          <w:t xml:space="preserve">ill be </w:t>
        </w:r>
      </w:ins>
      <w:del w:id="92" w:author="Georgios KATSAROS" w:date="2016-08-25T09:46:00Z">
        <w:r w:rsidR="00BC095B" w:rsidDel="00B77BAA">
          <w:delText xml:space="preserve">as </w:delText>
        </w:r>
      </w:del>
      <w:r w:rsidR="00BC095B">
        <w:t>designed</w:t>
      </w:r>
      <w:r w:rsidR="009031E2">
        <w:t xml:space="preserve"> (</w:t>
      </w:r>
      <w:ins w:id="93" w:author="Georgios KATSAROS" w:date="2016-08-25T09:46:00Z">
        <w:r w:rsidR="00B77BAA">
          <w:t>do not show it</w:t>
        </w:r>
      </w:ins>
      <w:del w:id="94" w:author="Georgios KATSAROS" w:date="2016-08-25T09:46:00Z">
        <w:r w:rsidR="009031E2" w:rsidDel="00B77BAA">
          <w:delText>Figure 9</w:delText>
        </w:r>
      </w:del>
      <w:r w:rsidR="009031E2">
        <w:t>)</w:t>
      </w:r>
      <w:r w:rsidR="00BC095B">
        <w:t>.</w:t>
      </w:r>
      <w:r w:rsidR="00DA6C9B">
        <w:t xml:space="preserve"> </w:t>
      </w:r>
      <w:ins w:id="95" w:author="Georgios KATSAROS" w:date="2016-08-25T09:46:00Z">
        <w:r w:rsidR="00B77BAA">
          <w:t xml:space="preserve">The </w:t>
        </w:r>
      </w:ins>
      <w:del w:id="96" w:author="Georgios KATSAROS" w:date="2016-08-25T09:46:00Z">
        <w:r w:rsidR="009031E2" w:rsidDel="00B77BAA">
          <w:delText>N</w:delText>
        </w:r>
      </w:del>
      <w:ins w:id="97" w:author="Georgios KATSAROS" w:date="2016-08-25T09:46:00Z">
        <w:r w:rsidR="00B77BAA">
          <w:t>n</w:t>
        </w:r>
      </w:ins>
      <w:r w:rsidR="009031E2">
        <w:t xml:space="preserve">ew design </w:t>
      </w:r>
      <w:ins w:id="98" w:author="Georgios KATSAROS" w:date="2016-08-25T09:46:00Z">
        <w:r w:rsidR="00B77BAA">
          <w:t xml:space="preserve">will </w:t>
        </w:r>
      </w:ins>
      <w:r w:rsidR="00DA6C9B">
        <w:t>a</w:t>
      </w:r>
      <w:r w:rsidR="009031E2">
        <w:t>llow</w:t>
      </w:r>
      <w:del w:id="99" w:author="Georgios KATSAROS" w:date="2016-08-25T09:47:00Z">
        <w:r w:rsidR="009031E2" w:rsidDel="00B77BAA">
          <w:delText>s</w:delText>
        </w:r>
      </w:del>
      <w:r w:rsidR="00DA6C9B">
        <w:t xml:space="preserve"> frequency multiplexing of four different reflectometry resonant circuits enabling </w:t>
      </w:r>
      <w:ins w:id="100" w:author="Georgios KATSAROS" w:date="2016-08-25T09:52:00Z">
        <w:r w:rsidR="000906A3">
          <w:t xml:space="preserve">the </w:t>
        </w:r>
      </w:ins>
      <w:r w:rsidR="00DA6C9B">
        <w:t xml:space="preserve">measurement of four samples </w:t>
      </w:r>
      <w:ins w:id="101" w:author="Georgios KATSAROS" w:date="2016-08-25T09:53:00Z">
        <w:r w:rsidR="000906A3">
          <w:t>by using just one RF line (</w:t>
        </w:r>
      </w:ins>
      <w:r w:rsidR="00DA6C9B">
        <w:t>at once</w:t>
      </w:r>
      <w:ins w:id="102" w:author="Georgios KATSAROS" w:date="2016-08-25T09:53:00Z">
        <w:r w:rsidR="000906A3">
          <w:t>, is this true? With the UHF we can measure two in parallel but not all the 4 or am I wrong?)</w:t>
        </w:r>
      </w:ins>
      <w:r w:rsidR="00DA6C9B">
        <w:t xml:space="preserve">. </w:t>
      </w:r>
      <w:r w:rsidR="00BC095B">
        <w:t xml:space="preserve"> </w:t>
      </w:r>
      <w:ins w:id="103" w:author="Georgios KATSAROS" w:date="2016-08-25T09:54:00Z">
        <w:r w:rsidR="000906A3">
          <w:t xml:space="preserve">We will install in the dilution fridge insert a similar reflectometry system like the one used in the 4K dip-stick. </w:t>
        </w:r>
      </w:ins>
      <w:del w:id="104" w:author="Georgios KATSAROS" w:date="2016-08-25T09:57:00Z">
        <w:r w:rsidR="00BC095B" w:rsidDel="000906A3">
          <w:delText>Also, new type of</w:delText>
        </w:r>
        <w:r w:rsidR="00DA6C9B" w:rsidDel="000906A3">
          <w:delText xml:space="preserve"> the</w:delText>
        </w:r>
        <w:r w:rsidR="00BC095B" w:rsidDel="000906A3">
          <w:delText xml:space="preserve"> PCB holder</w:delText>
        </w:r>
        <w:r w:rsidR="00DA6C9B" w:rsidDel="000906A3">
          <w:delText xml:space="preserve"> (dilution fridge insert)</w:delText>
        </w:r>
        <w:r w:rsidR="00BC095B" w:rsidDel="000906A3">
          <w:delText xml:space="preserve">, replacement for the previously used Plexiglas stick was manufactured by dilution fridge company and equipped with coax cables, attenuators, </w:delText>
        </w:r>
        <w:r w:rsidR="007A4BFA" w:rsidDel="000906A3">
          <w:delText xml:space="preserve">cryogenic amplifier, </w:delText>
        </w:r>
        <w:r w:rsidR="00BC095B" w:rsidDel="000906A3">
          <w:delText xml:space="preserve">directional coupler by our electronic </w:delText>
        </w:r>
        <w:r w:rsidR="00DA6C9B" w:rsidDel="000906A3">
          <w:delText>technician Thomas Adletzberger</w:delText>
        </w:r>
        <w:r w:rsidR="007A4BFA" w:rsidDel="000906A3">
          <w:delText xml:space="preserve"> to reproduce the reflectometry system mounted on the Plexiglas stick and upgrade. </w:delText>
        </w:r>
      </w:del>
      <w:ins w:id="105" w:author="Georgios KATSAROS" w:date="2016-08-25T09:57:00Z">
        <w:r w:rsidR="000906A3">
          <w:t xml:space="preserve">However there will be several improvements. </w:t>
        </w:r>
      </w:ins>
      <w:ins w:id="106" w:author="Georgios KATSAROS" w:date="2016-08-25T09:58:00Z">
        <w:r w:rsidR="000906A3">
          <w:t xml:space="preserve">There will be an </w:t>
        </w:r>
      </w:ins>
      <w:del w:id="107" w:author="Georgios KATSAROS" w:date="2016-08-25T09:58:00Z">
        <w:r w:rsidR="007A4BFA" w:rsidDel="000906A3">
          <w:delText>U</w:delText>
        </w:r>
      </w:del>
      <w:ins w:id="108" w:author="Georgios KATSAROS" w:date="2016-08-25T09:58:00Z">
        <w:r w:rsidR="000906A3">
          <w:t>u</w:t>
        </w:r>
      </w:ins>
      <w:r w:rsidR="007A4BFA">
        <w:t xml:space="preserve">pgrade </w:t>
      </w:r>
      <w:del w:id="109" w:author="Georgios KATSAROS" w:date="2016-08-25T10:01:00Z">
        <w:r w:rsidR="007A4BFA" w:rsidDel="003B22C6">
          <w:delText>is done is</w:delText>
        </w:r>
      </w:del>
      <w:ins w:id="110" w:author="Georgios KATSAROS" w:date="2016-08-25T10:01:00Z">
        <w:r w:rsidR="003B22C6">
          <w:t>in</w:t>
        </w:r>
      </w:ins>
      <w:r w:rsidR="007A4BFA">
        <w:t xml:space="preserve"> terms of using lower thermal conducting stainless steel and superconducting niobium titanium coaxial cables</w:t>
      </w:r>
      <w:r w:rsidR="002A6168">
        <w:t xml:space="preserve">, attenuators, </w:t>
      </w:r>
      <w:ins w:id="111" w:author="Georgios KATSAROS" w:date="2016-08-25T10:01:00Z">
        <w:r w:rsidR="009F518E">
          <w:t xml:space="preserve">and </w:t>
        </w:r>
      </w:ins>
      <w:r w:rsidR="002A6168">
        <w:t xml:space="preserve">additional DC filtering of all </w:t>
      </w:r>
      <w:ins w:id="112" w:author="Georgios KATSAROS" w:date="2016-08-25T10:01:00Z">
        <w:r w:rsidR="009F518E">
          <w:t xml:space="preserve">the </w:t>
        </w:r>
      </w:ins>
      <w:r w:rsidR="002A6168">
        <w:t xml:space="preserve">DC wires. </w:t>
      </w:r>
      <w:ins w:id="113" w:author="Georgios KATSAROS" w:date="2016-08-25T10:01:00Z">
        <w:r w:rsidR="009F518E">
          <w:t xml:space="preserve">In addition, </w:t>
        </w:r>
      </w:ins>
      <w:ins w:id="114" w:author="Georgios KATSAROS" w:date="2016-08-25T10:02:00Z">
        <w:r w:rsidR="009F518E">
          <w:t xml:space="preserve">a </w:t>
        </w:r>
      </w:ins>
      <w:del w:id="115" w:author="Georgios KATSAROS" w:date="2016-08-25T10:02:00Z">
        <w:r w:rsidR="002A6168" w:rsidDel="009F518E">
          <w:delText>N</w:delText>
        </w:r>
      </w:del>
      <w:ins w:id="116" w:author="Georgios KATSAROS" w:date="2016-08-25T10:02:00Z">
        <w:r w:rsidR="009F518E">
          <w:t>N</w:t>
        </w:r>
      </w:ins>
      <w:r w:rsidR="002A6168">
        <w:t xml:space="preserve">iobium titanium </w:t>
      </w:r>
      <w:ins w:id="117" w:author="Georgios KATSAROS" w:date="2016-08-25T10:02:00Z">
        <w:r w:rsidR="009F518E">
          <w:t xml:space="preserve">superconducting </w:t>
        </w:r>
      </w:ins>
      <w:r w:rsidR="002A6168">
        <w:t>cable</w:t>
      </w:r>
      <w:del w:id="118" w:author="Georgios KATSAROS" w:date="2016-08-25T10:02:00Z">
        <w:r w:rsidR="002A6168" w:rsidDel="009F518E">
          <w:delText>s</w:delText>
        </w:r>
      </w:del>
      <w:r w:rsidR="002A6168">
        <w:t xml:space="preserve"> </w:t>
      </w:r>
      <w:ins w:id="119" w:author="Georgios KATSAROS" w:date="2016-08-25T10:02:00Z">
        <w:r w:rsidR="009F518E">
          <w:t xml:space="preserve">is going to be </w:t>
        </w:r>
      </w:ins>
      <w:del w:id="120" w:author="Georgios KATSAROS" w:date="2016-08-25T10:02:00Z">
        <w:r w:rsidR="002A6168" w:rsidDel="009F518E">
          <w:delText xml:space="preserve">are </w:delText>
        </w:r>
      </w:del>
      <w:r w:rsidR="002A6168">
        <w:t xml:space="preserve">used between the input of the cryogenic amplifier and sample stage because of </w:t>
      </w:r>
      <w:ins w:id="121" w:author="Georgios KATSAROS" w:date="2016-08-25T10:02:00Z">
        <w:r w:rsidR="009F518E">
          <w:t>its</w:t>
        </w:r>
      </w:ins>
      <w:del w:id="122" w:author="Georgios KATSAROS" w:date="2016-08-25T10:02:00Z">
        <w:r w:rsidR="002A6168" w:rsidDel="009F518E">
          <w:delText>their</w:delText>
        </w:r>
      </w:del>
      <w:r w:rsidR="002A6168">
        <w:t xml:space="preserve"> very low thermal conduction, to avoid heating of the </w:t>
      </w:r>
      <w:del w:id="123" w:author="Georgios KATSAROS" w:date="2016-08-25T10:03:00Z">
        <w:r w:rsidR="002A6168" w:rsidDel="009F518E">
          <w:delText xml:space="preserve">sample </w:delText>
        </w:r>
      </w:del>
      <w:ins w:id="124" w:author="Georgios KATSAROS" w:date="2016-08-25T10:03:00Z">
        <w:r w:rsidR="009F518E">
          <w:t xml:space="preserve">mixing chamber </w:t>
        </w:r>
      </w:ins>
      <w:r w:rsidR="002A6168">
        <w:t xml:space="preserve">stage of the fridge which has cooling power </w:t>
      </w:r>
      <w:del w:id="125" w:author="Georgios KATSAROS" w:date="2016-08-25T10:03:00Z">
        <w:r w:rsidR="002A6168" w:rsidDel="009F518E">
          <w:delText xml:space="preserve">in </w:delText>
        </w:r>
      </w:del>
      <w:ins w:id="126" w:author="Georgios KATSAROS" w:date="2016-08-25T10:03:00Z">
        <w:r w:rsidR="009F518E">
          <w:t xml:space="preserve">of a few </w:t>
        </w:r>
      </w:ins>
      <w:r w:rsidR="002A6168">
        <w:t>tens of uW</w:t>
      </w:r>
      <w:ins w:id="127" w:author="Georgios KATSAROS" w:date="2016-08-25T10:03:00Z">
        <w:r w:rsidR="009F518E">
          <w:t xml:space="preserve"> in the insert</w:t>
        </w:r>
      </w:ins>
      <w:r w:rsidR="002A6168">
        <w:t xml:space="preserve">.  </w:t>
      </w:r>
      <w:r w:rsidR="00DA6C9B">
        <w:t xml:space="preserve"> </w:t>
      </w:r>
      <w:r w:rsidR="002A6168">
        <w:t xml:space="preserve"> </w:t>
      </w:r>
    </w:p>
    <w:p w:rsidR="007B31E0" w:rsidRPr="00741801" w:rsidRDefault="00BA1C89" w:rsidP="00741801">
      <w:r>
        <w:lastRenderedPageBreak/>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ins w:id="128" w:author="Georgios KATSAROS" w:date="2016-08-25T10:04:00Z">
        <w:r w:rsidR="009F518E">
          <w:t>( I would delete this picture)</w:t>
        </w:r>
      </w:ins>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9F518E" w:rsidP="0065656C">
      <w:ins w:id="129" w:author="Georgios KATSAROS" w:date="2016-08-25T10:05:00Z">
        <w:r>
          <w:t xml:space="preserve">The </w:t>
        </w:r>
      </w:ins>
      <w:del w:id="130" w:author="Georgios KATSAROS" w:date="2016-08-25T10:05:00Z">
        <w:r w:rsidR="0065656C" w:rsidDel="009F518E">
          <w:delText>V</w:delText>
        </w:r>
      </w:del>
      <w:ins w:id="131" w:author="Georgios KATSAROS" w:date="2016-08-25T10:05:00Z">
        <w:r>
          <w:t>v</w:t>
        </w:r>
      </w:ins>
      <w:r w:rsidR="0065656C">
        <w:t xml:space="preserve">ector network analyzer </w:t>
      </w:r>
      <w:ins w:id="132" w:author="Georgios KATSAROS" w:date="2016-08-25T10:05:00Z">
        <w:r>
          <w:t xml:space="preserve">which was </w:t>
        </w:r>
      </w:ins>
      <w:r w:rsidR="0065656C">
        <w:t xml:space="preserve">used so far for the measurements </w:t>
      </w:r>
      <w:del w:id="133" w:author="Georgios KATSAROS" w:date="2016-08-25T10:05:00Z">
        <w:r w:rsidR="0065656C" w:rsidDel="009F518E">
          <w:delText>is</w:delText>
        </w:r>
      </w:del>
      <w:ins w:id="134" w:author="Georgios KATSAROS" w:date="2016-08-25T10:05:00Z">
        <w:r>
          <w:t xml:space="preserve">will be </w:t>
        </w:r>
      </w:ins>
      <w:del w:id="135" w:author="Georgios KATSAROS" w:date="2016-08-25T10:05:00Z">
        <w:r w:rsidR="0065656C" w:rsidDel="009F518E">
          <w:delText xml:space="preserve"> </w:delText>
        </w:r>
      </w:del>
      <w:r w:rsidR="0065656C">
        <w:t xml:space="preserve">replaced with </w:t>
      </w:r>
      <w:ins w:id="136"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w:t>
      </w:r>
      <w:ins w:id="137" w:author="Georgios KATSAROS" w:date="2016-08-25T10:05:00Z">
        <w:r>
          <w:t>(</w:t>
        </w:r>
      </w:ins>
      <w:r w:rsidR="0065656C">
        <w:t xml:space="preserve">For the spin relaxation time and spin manipulation measurement arbitrary waveform microsecond pulses with </w:t>
      </w:r>
      <w:r w:rsidR="004A00C1">
        <w:t xml:space="preserve">a </w:t>
      </w:r>
      <w:r w:rsidR="0065656C">
        <w:t xml:space="preserve">nanosecond rise time are needed. Those are generated using </w:t>
      </w:r>
      <w:del w:id="138" w:author="Georgios KATSAROS" w:date="2016-08-24T22:25:00Z">
        <w:r w:rsidR="004A00C1" w:rsidDel="00027AE5">
          <w:delText xml:space="preserve">the </w:delText>
        </w:r>
      </w:del>
      <w:ins w:id="139" w:author="Georgios KATSAROS" w:date="2016-08-24T22:25:00Z">
        <w:r w:rsidR="00027AE5">
          <w:t xml:space="preserve">a </w:t>
        </w:r>
      </w:ins>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140" w:author="Georgios KATSAROS" w:date="2016-08-25T10:05:00Z">
        <w:r>
          <w:t>This part should go below when you describe the experiments)</w:t>
        </w:r>
      </w:ins>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Del="009F518E" w:rsidRDefault="00025028" w:rsidP="00B00503">
      <w:pPr>
        <w:rPr>
          <w:del w:id="141" w:author="Georgios KATSAROS" w:date="2016-08-25T10:06:00Z"/>
          <w:b/>
        </w:rPr>
      </w:pPr>
      <w:del w:id="142" w:author="Georgios KATSAROS" w:date="2016-08-25T10:06:00Z">
        <w:r w:rsidRPr="00B00503" w:rsidDel="009F518E">
          <w:rPr>
            <w:b/>
            <w:i/>
          </w:rPr>
          <w:lastRenderedPageBreak/>
          <w:delText>TO DO:</w:delText>
        </w:r>
      </w:del>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ins w:id="143" w:author="Georgios KATSAROS" w:date="2016-08-25T10:06:00Z">
        <w:r>
          <w:t>As in the ohmic reflectrometry also for t</w:t>
        </w:r>
      </w:ins>
      <w:ins w:id="144" w:author="Georgios KATSAROS" w:date="2016-08-24T22:25:00Z">
        <w:r w:rsidR="00027AE5">
          <w:t xml:space="preserve">he </w:t>
        </w:r>
      </w:ins>
      <w:del w:id="145" w:author="Georgios KATSAROS" w:date="2016-08-24T22:25:00Z">
        <w:r w:rsidR="00255505" w:rsidDel="00027AE5">
          <w:delText>G</w:delText>
        </w:r>
      </w:del>
      <w:ins w:id="146" w:author="Georgios KATSAROS" w:date="2016-08-24T22:25:00Z">
        <w:r w:rsidR="00027AE5">
          <w:t>g</w:t>
        </w:r>
      </w:ins>
      <w:r w:rsidR="00260340">
        <w:t>ate reflectometry</w:t>
      </w:r>
      <w:r w:rsidR="00255505">
        <w:t xml:space="preserve"> </w:t>
      </w:r>
      <w:ins w:id="147" w:author="Georgios KATSAROS" w:date="2016-08-25T10:06:00Z">
        <w:r>
          <w:t xml:space="preserve">the </w:t>
        </w:r>
      </w:ins>
      <w:r w:rsidR="00255505">
        <w:t>readout parameters are</w:t>
      </w:r>
      <w:r w:rsidR="00260340">
        <w:t xml:space="preserve"> </w:t>
      </w:r>
      <w:ins w:id="148" w:author="Georgios KATSAROS" w:date="2016-08-25T10:06:00Z">
        <w:r>
          <w:t xml:space="preserve">the </w:t>
        </w:r>
      </w:ins>
      <w:r w:rsidR="00260340">
        <w:t>phase shift</w:t>
      </w:r>
      <w:r w:rsidR="00255505">
        <w:t xml:space="preserve"> ∆</w:t>
      </w:r>
      <w:r w:rsidR="00255505">
        <w:rPr>
          <w:rFonts w:ascii="Gulim" w:eastAsia="Gulim" w:hAnsi="Gulim" w:hint="eastAsia"/>
        </w:rPr>
        <w:t>φ</w:t>
      </w:r>
      <w:r w:rsidR="00255505">
        <w:t xml:space="preserve"> and </w:t>
      </w:r>
      <w:ins w:id="149" w:author="Georgios KATSAROS" w:date="2016-08-25T10:06:00Z">
        <w:r>
          <w:t xml:space="preserve">the </w:t>
        </w:r>
      </w:ins>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ins w:id="150" w:author="Georgios KATSAROS" w:date="2016-08-25T10:07:00Z">
        <w:r>
          <w:t xml:space="preserve">the </w:t>
        </w:r>
      </w:ins>
      <w:r w:rsidR="00260340">
        <w:t>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151" w:author="Georgios KATSAROS" w:date="2016-08-24T22:26:00Z">
        <w:r w:rsidR="006D4427">
          <w:rPr>
            <w:rFonts w:eastAsiaTheme="minorEastAsia"/>
          </w:rPr>
          <w:t xml:space="preserve">Is there an intuitive argument why it scales with the the square of alpha?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 xml:space="preserve">Since </w:t>
      </w:r>
      <w:ins w:id="152" w:author="Georgios KATSAROS" w:date="2016-08-25T10:07:00Z">
        <w:r>
          <w:t xml:space="preserve">the </w:t>
        </w:r>
      </w:ins>
      <w:r w:rsidR="00CE4A72">
        <w:t xml:space="preserve">gate electrode and </w:t>
      </w:r>
      <w:ins w:id="153" w:author="Georgios KATSAROS" w:date="2016-08-25T10:07:00Z">
        <w:r>
          <w:t xml:space="preserve">the </w:t>
        </w:r>
      </w:ins>
      <w:r w:rsidR="00CE4A72">
        <w:t>nanowire</w:t>
      </w:r>
      <w:ins w:id="154" w:author="Georgios KATSAROS" w:date="2016-08-25T10:07:00Z">
        <w:r>
          <w:t xml:space="preserve"> separated by a thin </w:t>
        </w:r>
      </w:ins>
      <w:del w:id="155" w:author="Georgios KATSAROS" w:date="2016-08-25T10:07:00Z">
        <w:r w:rsidR="00CE4A72" w:rsidDel="009F518E">
          <w:delText xml:space="preserve">, with </w:delText>
        </w:r>
      </w:del>
      <w:r w:rsidR="00CE4A72">
        <w:t>dielectric</w:t>
      </w:r>
      <w:del w:id="156" w:author="Georgios KATSAROS" w:date="2016-08-25T10:07:00Z">
        <w:r w:rsidR="00CE4A72" w:rsidDel="009F518E">
          <w:delText xml:space="preserve"> layer in between,</w:delText>
        </w:r>
      </w:del>
      <w:r w:rsidR="00CE4A72">
        <w:t xml:space="preserve"> form</w:t>
      </w:r>
      <w:del w:id="157" w:author="Georgios KATSAROS" w:date="2016-08-25T10:08:00Z">
        <w:r w:rsidR="00CE4A72" w:rsidDel="009F518E">
          <w:delText>ing</w:delText>
        </w:r>
      </w:del>
      <w:r w:rsidR="00CE4A72">
        <w:t xml:space="preserve"> approximately </w:t>
      </w:r>
      <w:ins w:id="158" w:author="Georgios KATSAROS" w:date="2016-08-25T10:08:00Z">
        <w:r>
          <w:t xml:space="preserve">a </w:t>
        </w:r>
      </w:ins>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ins w:id="159" w:author="Georgios KATSAROS" w:date="2016-08-25T10:12:00Z">
        <w:r w:rsidR="005966DE">
          <w:rPr>
            <w:rFonts w:eastAsiaTheme="minorEastAsia"/>
            <w:color w:val="252525"/>
            <w:shd w:val="clear" w:color="auto" w:fill="F9F9F9"/>
          </w:rPr>
          <w:t>(since… what is happening?)</w:t>
        </w:r>
      </w:ins>
      <w:r w:rsidR="00CE4A72" w:rsidRPr="008D5CDA">
        <w:t xml:space="preserve">. </w:t>
      </w:r>
      <w:r w:rsidR="008D5CDA" w:rsidRPr="008D5CDA">
        <w:t>Using gate reflectometry in gate defined DQD in GaAs J.I. Colless et</w:t>
      </w:r>
      <w:r w:rsidR="00AC4D90">
        <w:t xml:space="preserve"> al</w:t>
      </w:r>
      <w:ins w:id="160" w:author="Georgios KATSAROS" w:date="2016-08-25T10:13:00Z">
        <w:r w:rsidR="005966DE">
          <w:t>.</w:t>
        </w:r>
      </w:ins>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ins w:id="161" w:author="Georgios KATSAROS" w:date="2016-08-25T10:13:00Z">
        <w:r w:rsidR="005966DE">
          <w:t xml:space="preserve"> (compary it with ohmic reflectometry)</w:t>
        </w:r>
      </w:ins>
      <w:r w:rsidR="00AC4D90">
        <w:t>. In our system using</w:t>
      </w:r>
      <w:r w:rsidR="00286930">
        <w:t xml:space="preserve"> </w:t>
      </w:r>
      <w:del w:id="162" w:author="Georgios KATSAROS" w:date="2016-08-25T10:13:00Z">
        <w:r w:rsidR="00286930" w:rsidDel="005966DE">
          <w:delText>the</w:delText>
        </w:r>
        <w:r w:rsidR="00AC4D90" w:rsidDel="005966DE">
          <w:delText xml:space="preserve"> </w:delText>
        </w:r>
      </w:del>
      <w:r w:rsidR="00AC4D90" w:rsidRPr="00AC4D90">
        <w:t>HfO</w:t>
      </w:r>
      <w:r w:rsidR="00AC4D90">
        <w:rPr>
          <w:vertAlign w:val="subscript"/>
        </w:rPr>
        <w:t xml:space="preserve">2 </w:t>
      </w:r>
      <w:r w:rsidR="00AC4D90">
        <w:t xml:space="preserve">as </w:t>
      </w:r>
      <w:r w:rsidR="00286930">
        <w:t xml:space="preserve">a </w:t>
      </w:r>
      <w:r w:rsidR="00AC4D90">
        <w:t>dielectric</w:t>
      </w:r>
      <w:ins w:id="163" w:author="Georgios KATSAROS" w:date="2016-08-25T10:13:00Z">
        <w:r w:rsidR="005966DE">
          <w:t>,</w:t>
        </w:r>
      </w:ins>
      <w:r w:rsidR="00AC4D90">
        <w:t xml:space="preserve"> which has ε</w:t>
      </w:r>
      <w:r w:rsidR="00AC4D90">
        <w:rPr>
          <w:vertAlign w:val="subscript"/>
        </w:rPr>
        <w:t>roxide</w:t>
      </w:r>
      <w:r w:rsidR="00AC4D90">
        <w:t xml:space="preserve"> = 24</w:t>
      </w:r>
      <w:ins w:id="164" w:author="Georgios KATSAROS" w:date="2016-08-25T10:14:00Z">
        <w:r w:rsidR="005966DE">
          <w:t>,</w:t>
        </w:r>
      </w:ins>
      <w:r w:rsidR="00AC4D90">
        <w:t xml:space="preserve"> we can </w:t>
      </w:r>
      <w:ins w:id="165" w:author="Georgios KATSAROS" w:date="2016-08-25T10:14:00Z">
        <w:r w:rsidR="005966DE">
          <w:t xml:space="preserve">have a film of 4nm </w:t>
        </w:r>
      </w:ins>
      <w:del w:id="166" w:author="Georgios KATSAROS" w:date="2016-08-25T10:14:00Z">
        <w:r w:rsidR="00AC4D90" w:rsidDel="005966DE">
          <w:delText xml:space="preserve">go down to 4 nm </w:delText>
        </w:r>
      </w:del>
      <w:r w:rsidR="00AC4D90">
        <w:t xml:space="preserve">in thickness, so we expect to have </w:t>
      </w:r>
      <w:ins w:id="167" w:author="Georgios KATSAROS" w:date="2016-08-25T10:14:00Z">
        <w:r w:rsidR="005966DE">
          <w:t xml:space="preserve">a </w:t>
        </w:r>
      </w:ins>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ins w:id="168" w:author="Georgios KATSAROS" w:date="2016-08-25T10:14:00Z">
        <w:r w:rsidR="005966DE">
          <w:t xml:space="preserve">that reported in </w:t>
        </w:r>
      </w:ins>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169" w:author="Georgios KATSAROS" w:date="2016-08-24T22:28:00Z">
        <w:r w:rsidR="006D4427">
          <w:rPr>
            <w:i/>
          </w:rPr>
          <w:t>Nice Idea</w:t>
        </w:r>
      </w:ins>
      <w:r w:rsidRPr="00024D67">
        <w:rPr>
          <w:i/>
        </w:rPr>
        <w:t xml:space="preserve">) </w:t>
      </w:r>
    </w:p>
    <w:p w:rsidR="00425DF3" w:rsidRDefault="00425DF3" w:rsidP="00CE4A72">
      <w:r>
        <w:t>From the equation for ∆</w:t>
      </w:r>
      <w:r>
        <w:rPr>
          <w:rFonts w:ascii="Gulim" w:eastAsia="Gulim" w:hAnsi="Gulim" w:hint="eastAsia"/>
        </w:rPr>
        <w:t>φ</w:t>
      </w:r>
      <w:r>
        <w:t>, i</w:t>
      </w:r>
      <w:r w:rsidR="00024D67">
        <w:t xml:space="preserve">t seems that the </w:t>
      </w:r>
      <w:del w:id="170" w:author="Georgios KATSAROS" w:date="2016-08-25T10:26:00Z">
        <w:r w:rsidR="00024D67" w:rsidDel="001C12E4">
          <w:delText xml:space="preserve">roadmap </w:delText>
        </w:r>
      </w:del>
      <w:ins w:id="171" w:author="Georgios KATSAROS" w:date="2016-08-25T10:26:00Z">
        <w:r w:rsidR="001C12E4">
          <w:t xml:space="preserve">strategy </w:t>
        </w:r>
      </w:ins>
      <w:r w:rsidR="00024D67">
        <w:t xml:space="preserve">for getting </w:t>
      </w:r>
      <w:ins w:id="172" w:author="Georgios KATSAROS" w:date="2016-08-25T10:15:00Z">
        <w:r w:rsidR="005966DE">
          <w:t xml:space="preserve">a </w:t>
        </w:r>
      </w:ins>
      <w:r w:rsidR="00024D67">
        <w:t>sensitive gate reflectometry</w:t>
      </w:r>
      <w:ins w:id="173" w:author="Georgios KATSAROS" w:date="2016-08-25T10:15:00Z">
        <w:r w:rsidR="005966DE">
          <w:t xml:space="preserve"> setup </w:t>
        </w:r>
      </w:ins>
      <w:ins w:id="174" w:author="Georgios KATSAROS" w:date="2016-08-25T10:26:00Z">
        <w:r w:rsidR="001C12E4">
          <w:t xml:space="preserve">involves two things. </w:t>
        </w:r>
      </w:ins>
      <w:del w:id="175" w:author="Georgios KATSAROS" w:date="2016-08-25T10:15:00Z">
        <w:r w:rsidDel="005966DE">
          <w:delText>,</w:delText>
        </w:r>
      </w:del>
      <w:del w:id="176" w:author="Georgios KATSAROS" w:date="2016-08-25T10:26:00Z">
        <w:r w:rsidR="00024D67" w:rsidDel="001C12E4">
          <w:delText xml:space="preserve"> f</w:delText>
        </w:r>
      </w:del>
      <w:ins w:id="177" w:author="Georgios KATSAROS" w:date="2016-08-25T10:27:00Z">
        <w:r w:rsidR="001C12E4">
          <w:t>F</w:t>
        </w:r>
      </w:ins>
      <w:r w:rsidR="00024D67">
        <w:t xml:space="preserve">irstly </w:t>
      </w:r>
      <w:del w:id="178" w:author="Georgios KATSAROS" w:date="2016-08-25T10:15:00Z">
        <w:r w:rsidR="00024D67" w:rsidDel="005966DE">
          <w:delText xml:space="preserve">is </w:delText>
        </w:r>
      </w:del>
      <w:r w:rsidR="00024D67">
        <w:t xml:space="preserve">to reduce </w:t>
      </w:r>
      <w:r>
        <w:t xml:space="preserve">the </w:t>
      </w:r>
      <w:r w:rsidR="00024D67">
        <w:t>parasitic capacitance as much as possib</w:t>
      </w:r>
      <w:r>
        <w:t>le by engineering the sample holder, as described in the “Readout circuit” chapter. Secondly, to tune</w:t>
      </w:r>
      <w:ins w:id="179" w:author="Georgios KATSAROS" w:date="2016-08-25T10:27:00Z">
        <w:r w:rsidR="001C12E4">
          <w:t xml:space="preserve"> the reflectometry</w:t>
        </w:r>
      </w:ins>
      <w:r>
        <w:t xml:space="preserve"> to the good matching condition by changing the inductor values in the resonant circuit</w:t>
      </w:r>
      <w:ins w:id="180" w:author="Georgios KATSAROS" w:date="2016-08-24T22:28:00Z">
        <w:r w:rsidR="006D4427">
          <w:t xml:space="preserve"> (</w:t>
        </w:r>
      </w:ins>
      <w:ins w:id="181" w:author="Georgios KATSAROS" w:date="2016-08-25T10:26:00Z">
        <w:r w:rsidR="00EA04DC">
          <w:t>should we speak about the quality factor of the dip?)</w:t>
        </w:r>
      </w:ins>
      <w:r>
        <w:t>.</w:t>
      </w:r>
    </w:p>
    <w:p w:rsidR="00024D67" w:rsidRPr="00024D67" w:rsidRDefault="001C12E4" w:rsidP="00CE4A72">
      <w:pPr>
        <w:rPr>
          <w:rFonts w:eastAsiaTheme="minorEastAsia"/>
        </w:rPr>
      </w:pPr>
      <w:ins w:id="182" w:author="Georgios KATSAROS" w:date="2016-08-25T10:28:00Z">
        <w:r>
          <w:rPr>
            <w:b/>
          </w:rPr>
          <w:t xml:space="preserve">The </w:t>
        </w:r>
        <w:r w:rsidRPr="009136E6">
          <w:rPr>
            <w:b/>
          </w:rPr>
          <w:t xml:space="preserve">first generation of the gate reflectometry setup </w:t>
        </w:r>
        <w:r>
          <w:rPr>
            <w:b/>
          </w:rPr>
          <w:t xml:space="preserve">will emerge from the </w:t>
        </w:r>
      </w:ins>
      <w:del w:id="183" w:author="Georgios KATSAROS" w:date="2016-08-25T10:28:00Z">
        <w:r w:rsidR="00024D67" w:rsidRPr="009136E6" w:rsidDel="001C12E4">
          <w:rPr>
            <w:b/>
          </w:rPr>
          <w:delText>S</w:delText>
        </w:r>
      </w:del>
      <w:ins w:id="184" w:author="Georgios KATSAROS" w:date="2016-08-25T10:28:00Z">
        <w:r>
          <w:rPr>
            <w:b/>
          </w:rPr>
          <w:t>s</w:t>
        </w:r>
      </w:ins>
      <w:r w:rsidR="00024D67" w:rsidRPr="009136E6">
        <w:rPr>
          <w:b/>
        </w:rPr>
        <w:t>econd generation of the ohmic reflectometry</w:t>
      </w:r>
      <w:r w:rsidR="00024D67">
        <w:t xml:space="preserve"> </w:t>
      </w:r>
      <w:del w:id="185" w:author="Georgios KATSAROS" w:date="2016-08-25T10:28:00Z">
        <w:r w:rsidR="00024D67" w:rsidDel="001C12E4">
          <w:delText>setup would be</w:delText>
        </w:r>
        <w:r w:rsidR="00425DF3" w:rsidDel="001C12E4">
          <w:delText xml:space="preserve"> than</w:delText>
        </w:r>
        <w:r w:rsidR="00024D67" w:rsidDel="001C12E4">
          <w:delText xml:space="preserve"> adopted to the </w:delText>
        </w:r>
        <w:r w:rsidR="00024D67" w:rsidRPr="009136E6" w:rsidDel="001C12E4">
          <w:rPr>
            <w:b/>
          </w:rPr>
          <w:delText>first generation of the gate reflectometry setup</w:delText>
        </w:r>
        <w:r w:rsidR="00024D67" w:rsidDel="001C12E4">
          <w:delText xml:space="preserve"> </w:delText>
        </w:r>
      </w:del>
      <w:r w:rsidR="00024D67">
        <w:t xml:space="preserve">by </w:t>
      </w:r>
      <w:r w:rsidR="00024D67" w:rsidRPr="009136E6">
        <w:rPr>
          <w:b/>
        </w:rPr>
        <w:t>changing inductor value</w:t>
      </w:r>
      <w:r w:rsidR="00425DF3" w:rsidRPr="009136E6">
        <w:rPr>
          <w:b/>
        </w:rPr>
        <w:t>s</w:t>
      </w:r>
      <w:del w:id="186" w:author="Georgios KATSAROS" w:date="2016-08-25T10:28:00Z">
        <w:r w:rsidR="00425DF3" w:rsidDel="001C12E4">
          <w:delText>,</w:delText>
        </w:r>
      </w:del>
      <w:r w:rsidR="00425DF3">
        <w:t xml:space="preserve"> and by trying </w:t>
      </w:r>
      <w:del w:id="187" w:author="Georgios KATSAROS" w:date="2016-08-25T10:29:00Z">
        <w:r w:rsidR="00425DF3" w:rsidDel="001C12E4">
          <w:delText xml:space="preserve">different </w:delText>
        </w:r>
      </w:del>
      <w:r w:rsidR="00425DF3">
        <w:t xml:space="preserve">inductors </w:t>
      </w:r>
      <w:del w:id="188" w:author="Georgios KATSAROS" w:date="2016-08-25T10:29:00Z">
        <w:r w:rsidR="00425DF3" w:rsidDel="001C12E4">
          <w:delText xml:space="preserve">by means </w:delText>
        </w:r>
      </w:del>
      <w:r w:rsidR="00425DF3">
        <w:t xml:space="preserve">of </w:t>
      </w:r>
      <w:ins w:id="189" w:author="Georgios KATSAROS" w:date="2016-08-25T10:29:00Z">
        <w:r>
          <w:t xml:space="preserve">different </w:t>
        </w:r>
      </w:ins>
      <w:r w:rsidR="00425DF3">
        <w:t xml:space="preserve">core material and size in order to reduce inductor losses.  </w:t>
      </w:r>
    </w:p>
    <w:p w:rsidR="004917E7" w:rsidDel="001C12E4" w:rsidRDefault="004917E7" w:rsidP="008867C7">
      <w:pPr>
        <w:rPr>
          <w:del w:id="190" w:author="Georgios KATSAROS" w:date="2016-08-25T10:29:00Z"/>
          <w:rFonts w:eastAsiaTheme="minorEastAsia"/>
        </w:rPr>
      </w:pPr>
    </w:p>
    <w:p w:rsidR="004917E7" w:rsidDel="001C12E4" w:rsidRDefault="004917E7" w:rsidP="008867C7">
      <w:pPr>
        <w:rPr>
          <w:del w:id="191" w:author="Georgios KATSAROS" w:date="2016-08-25T10:29:00Z"/>
          <w:rFonts w:eastAsiaTheme="minorEastAsia"/>
        </w:rPr>
      </w:pPr>
    </w:p>
    <w:p w:rsidR="008867C7" w:rsidDel="001C12E4" w:rsidRDefault="008867C7" w:rsidP="008867C7">
      <w:pPr>
        <w:rPr>
          <w:del w:id="192" w:author="Georgios KATSAROS" w:date="2016-08-25T10:29:00Z"/>
          <w:rFonts w:eastAsiaTheme="minorEastAsia"/>
        </w:rPr>
      </w:pPr>
    </w:p>
    <w:p w:rsidR="004A2491" w:rsidRPr="008867C7" w:rsidDel="001C12E4" w:rsidRDefault="004A2491" w:rsidP="008867C7">
      <w:pPr>
        <w:rPr>
          <w:del w:id="193" w:author="Georgios KATSAROS" w:date="2016-08-25T10:29:00Z"/>
        </w:rPr>
      </w:pPr>
    </w:p>
    <w:p w:rsidR="00AB3B6B" w:rsidRPr="00AB3B6B" w:rsidDel="001C12E4" w:rsidRDefault="00AB3B6B" w:rsidP="00AB3B6B">
      <w:pPr>
        <w:rPr>
          <w:del w:id="19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del w:id="195" w:author="Georgios KATSAROS" w:date="2016-08-25T10:33:00Z">
        <w:r w:rsidDel="006E0B0C">
          <w:delText>of the</w:delText>
        </w:r>
      </w:del>
      <w:ins w:id="196" w:author="Georgios KATSAROS" w:date="2016-08-25T10:33:00Z">
        <w:r w:rsidR="006E0B0C">
          <w:t>for</w:t>
        </w:r>
      </w:ins>
      <w:r>
        <w:t xml:space="preserve"> signal loss in </w:t>
      </w:r>
      <w:del w:id="197" w:author="Georgios KATSAROS" w:date="2016-08-25T10:32:00Z">
        <w:r w:rsidDel="006E0B0C">
          <w:delText xml:space="preserve">the </w:delText>
        </w:r>
      </w:del>
      <w:ins w:id="198" w:author="Georgios KATSAROS" w:date="2016-08-25T10:32:00Z">
        <w:r w:rsidR="006E0B0C">
          <w:t xml:space="preserve">a </w:t>
        </w:r>
      </w:ins>
      <w:r>
        <w:t xml:space="preserve">gate reflectometry system: inductor losses, PCB dielectric losses, losses in PCB RF transmission lines, losses caused by the </w:t>
      </w:r>
      <w:r w:rsidR="00315E2B">
        <w:t xml:space="preserve">geometric </w:t>
      </w:r>
      <w:r>
        <w:t>parasitic capacitance [12]</w:t>
      </w:r>
      <w:r w:rsidR="0037501E">
        <w:t>.</w:t>
      </w:r>
      <w:ins w:id="199" w:author="Georgios KATSAROS" w:date="2016-08-25T10:54:00Z">
        <w:r w:rsidR="0004013B">
          <w:t xml:space="preserve"> (you should follow bellow the same order)</w:t>
        </w:r>
      </w:ins>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ins w:id="200" w:author="Georgios KATSAROS" w:date="2016-08-25T10:33:00Z">
        <w:r w:rsidR="006E0B0C">
          <w:rPr>
            <w:i/>
          </w:rPr>
          <w:t xml:space="preserve"> (what we should write is what exactly is sonnet going to simulate, what quantity)</w:t>
        </w:r>
      </w:ins>
    </w:p>
    <w:p w:rsidR="00315E2B" w:rsidRDefault="00315E2B" w:rsidP="008E2449">
      <w:r>
        <w:t>The RF lines transm</w:t>
      </w:r>
      <w:r w:rsidR="00E05506">
        <w:t>ission losses come probably</w:t>
      </w:r>
      <w:r>
        <w:t xml:space="preserve"> </w:t>
      </w:r>
      <w:del w:id="201" w:author="Georgios KATSAROS" w:date="2016-08-25T10:47:00Z">
        <w:r w:rsidDel="0004013B">
          <w:delText xml:space="preserve">mainly </w:delText>
        </w:r>
      </w:del>
      <w:r>
        <w:t xml:space="preserve">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ins w:id="202" w:author="Georgios KATSAROS" w:date="2016-08-25T10:35:00Z">
        <w:r w:rsidR="006E0B0C">
          <w:t xml:space="preserve">the </w:t>
        </w:r>
      </w:ins>
      <w:r w:rsidR="00E05506" w:rsidRPr="00E05506">
        <w:rPr>
          <w:b/>
        </w:rPr>
        <w:t>optimum configuration of the PCB RF lines</w:t>
      </w:r>
      <w:r w:rsidR="00E05506">
        <w:t xml:space="preserve"> could be achieved </w:t>
      </w:r>
      <w:ins w:id="203" w:author="Georgios KATSAROS" w:date="2016-08-25T10:35:00Z">
        <w:r w:rsidR="006E0B0C">
          <w:t xml:space="preserve">by </w:t>
        </w:r>
      </w:ins>
      <w:r w:rsidR="00E05506">
        <w:t xml:space="preserve">using </w:t>
      </w:r>
      <w:ins w:id="204" w:author="Georgios KATSAROS" w:date="2016-08-25T10:35:00Z">
        <w:r w:rsidR="006E0B0C">
          <w:t xml:space="preserve">the </w:t>
        </w:r>
      </w:ins>
      <w:r w:rsidR="00E05506">
        <w:t xml:space="preserve">Sonnet software for simulating </w:t>
      </w:r>
      <w:ins w:id="205" w:author="Georgios KATSAROS" w:date="2016-08-25T10:35:00Z">
        <w:r w:rsidR="006E0B0C">
          <w:t xml:space="preserve">the </w:t>
        </w:r>
      </w:ins>
      <w:r w:rsidR="00E05506">
        <w:t>RF line scattering parameters.</w:t>
      </w:r>
    </w:p>
    <w:p w:rsidR="00E05506" w:rsidRDefault="0004013B" w:rsidP="008E2449">
      <w:ins w:id="206" w:author="Georgios KATSAROS" w:date="2016-08-25T10:48:00Z">
        <w:r>
          <w:t xml:space="preserve">The </w:t>
        </w:r>
      </w:ins>
      <w:del w:id="207" w:author="Georgios KATSAROS" w:date="2016-08-25T10:48:00Z">
        <w:r w:rsidR="00911251" w:rsidDel="0004013B">
          <w:delText>I</w:delText>
        </w:r>
      </w:del>
      <w:ins w:id="208" w:author="Georgios KATSAROS" w:date="2016-08-25T10:48:00Z">
        <w:r>
          <w:t>i</w:t>
        </w:r>
      </w:ins>
      <w:r w:rsidR="00911251">
        <w:t xml:space="preserve">nductor losses </w:t>
      </w:r>
      <w:ins w:id="209" w:author="Georgios KATSAROS" w:date="2016-08-25T10:48:00Z">
        <w:r>
          <w:t xml:space="preserve">come from the </w:t>
        </w:r>
      </w:ins>
      <w:del w:id="210" w:author="Georgios KATSAROS" w:date="2016-08-25T10:48:00Z">
        <w:r w:rsidR="00911251" w:rsidDel="0004013B">
          <w:delText xml:space="preserve">are </w:delText>
        </w:r>
      </w:del>
      <w:r w:rsidR="00911251">
        <w:t>dissipation on</w:t>
      </w:r>
      <w:r w:rsidR="00E05506">
        <w:t xml:space="preserve"> the o</w:t>
      </w:r>
      <w:r w:rsidR="00911251">
        <w:t>hmic resistance of the wire wound and core losses due to hysteresis</w:t>
      </w:r>
      <w:ins w:id="211" w:author="Georgios KATSAROS" w:date="2016-08-25T10:49:00Z">
        <w:r>
          <w:t xml:space="preserve"> (of what?)</w:t>
        </w:r>
      </w:ins>
      <w:r w:rsidR="00911251">
        <w:t xml:space="preserve"> and eddy currents</w:t>
      </w:r>
      <w:ins w:id="212" w:author="Georgios KATSAROS" w:date="2016-08-25T10:49:00Z">
        <w:r>
          <w:t xml:space="preserve"> (the second part of the sentence is not so clear to me)</w:t>
        </w:r>
      </w:ins>
      <w:r w:rsidR="00911251">
        <w:t xml:space="preserve">. </w:t>
      </w:r>
      <w:ins w:id="213" w:author="Georgios KATSAROS" w:date="2016-08-25T10:49:00Z">
        <w:r>
          <w:t xml:space="preserve">The </w:t>
        </w:r>
      </w:ins>
      <w:del w:id="214" w:author="Georgios KATSAROS" w:date="2016-08-25T10:49:00Z">
        <w:r w:rsidR="00911251" w:rsidDel="0004013B">
          <w:delText>O</w:delText>
        </w:r>
      </w:del>
      <w:ins w:id="215" w:author="Georgios KATSAROS" w:date="2016-08-25T10:49:00Z">
        <w:r>
          <w:t>o</w:t>
        </w:r>
      </w:ins>
      <w:r w:rsidR="00911251">
        <w:t xml:space="preserve">verall loss can be represented </w:t>
      </w:r>
      <w:ins w:id="216" w:author="Georgios KATSAROS" w:date="2016-08-25T10:49:00Z">
        <w:r>
          <w:t xml:space="preserve">by adding next to the inductor </w:t>
        </w:r>
      </w:ins>
      <w:ins w:id="217" w:author="Georgios KATSAROS" w:date="2016-08-25T10:50:00Z">
        <w:r>
          <w:t>a</w:t>
        </w:r>
      </w:ins>
      <w:ins w:id="218" w:author="Georgios KATSAROS" w:date="2016-08-25T10:49:00Z">
        <w:r>
          <w:t xml:space="preserve"> series resistance</w:t>
        </w:r>
      </w:ins>
      <w:ins w:id="219" w:author="Georgios KATSAROS" w:date="2016-08-25T10:50:00Z">
        <w:r>
          <w:t xml:space="preserve"> (is this what you want to say?)</w:t>
        </w:r>
      </w:ins>
      <w:del w:id="220" w:author="Georgios KATSAROS" w:date="2016-08-25T10:50:00Z">
        <w:r w:rsidR="00911251" w:rsidDel="0004013B">
          <w:delText>as the inductor equivalent series resistance</w:delText>
        </w:r>
        <w:r w:rsidR="005A23A8" w:rsidDel="0004013B">
          <w:delText>.</w:delText>
        </w:r>
      </w:del>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w:t>
      </w:r>
      <w:del w:id="221" w:author="Georgios KATSAROS" w:date="2016-08-25T10:54:00Z">
        <w:r w:rsidR="005A23A8" w:rsidDel="0004013B">
          <w:delText xml:space="preserve">could </w:delText>
        </w:r>
      </w:del>
      <w:ins w:id="222" w:author="Georgios KATSAROS" w:date="2016-08-25T10:54:00Z">
        <w:r>
          <w:t xml:space="preserve">will </w:t>
        </w:r>
      </w:ins>
      <w:r w:rsidR="005A23A8">
        <w:t xml:space="preserve">be conducted.  </w:t>
      </w:r>
      <w:r w:rsidR="00911251">
        <w:t xml:space="preserve"> </w:t>
      </w:r>
    </w:p>
    <w:p w:rsidR="0074069F" w:rsidRDefault="0074069F" w:rsidP="008E2449">
      <w:r>
        <w:t xml:space="preserve">Losses in the PCB dielectric </w:t>
      </w:r>
      <w:del w:id="223" w:author="Georgios KATSAROS" w:date="2016-08-25T10:54:00Z">
        <w:r w:rsidDel="0004013B">
          <w:delText xml:space="preserve">could </w:delText>
        </w:r>
      </w:del>
      <w:ins w:id="224" w:author="Georgios KATSAROS" w:date="2016-08-25T10:54:00Z">
        <w:r w:rsidR="0004013B">
          <w:t xml:space="preserve">will </w:t>
        </w:r>
      </w:ins>
      <w:r>
        <w:t>be addressed by using dielectric with lower dielectric loss then currently used FR4, e.g. some of the Rogers Corporation laminates.</w:t>
      </w:r>
    </w:p>
    <w:p w:rsidR="00FF7C3A" w:rsidRDefault="00FF7C3A" w:rsidP="00FF7C3A">
      <w:pPr>
        <w:pStyle w:val="Heading4"/>
        <w:rPr>
          <w:ins w:id="225"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6E0B0C">
      <w:pPr>
        <w:pPrChange w:id="226" w:author="Georgios KATSAROS" w:date="2016-08-25T10:37:00Z">
          <w:pPr>
            <w:pStyle w:val="Heading4"/>
          </w:pPr>
        </w:pPrChange>
      </w:pPr>
      <w:ins w:id="227" w:author="Georgios KATSAROS" w:date="2016-08-25T10:37:00Z">
        <w:r>
          <w:t xml:space="preserve">Start with a smooth transition like: once the gate reflectometry setup will be properly working I will focus on performing spin manipulation experiments. </w:t>
        </w:r>
      </w:ins>
      <w:ins w:id="228" w:author="Georgios KATSAROS" w:date="2016-08-25T10:38:00Z">
        <w:r>
          <w:t>During my PhD I will focus on the LD spin qubit in a double dot device.</w:t>
        </w:r>
      </w:ins>
      <w:ins w:id="229" w:author="Georgios KATSAROS" w:date="2016-08-25T11:09:00Z">
        <w:r w:rsidR="00B65963">
          <w:t xml:space="preserve"> </w:t>
        </w:r>
      </w:ins>
    </w:p>
    <w:p w:rsidR="0033444E" w:rsidRPr="0073362E" w:rsidRDefault="0033444E" w:rsidP="0033444E">
      <w:pPr>
        <w:rPr>
          <w:i/>
        </w:rPr>
      </w:pPr>
      <w:r w:rsidRPr="0073362E">
        <w:rPr>
          <w:i/>
        </w:rPr>
        <w:lastRenderedPageBreak/>
        <w:t>(Explained for the spin ½ double dot qubit</w:t>
      </w:r>
      <w:ins w:id="230"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231"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232" w:author="Georgios KATSAROS" w:date="2016-08-25T11:02:00Z">
        <w:r w:rsidR="00B65963">
          <w:t xml:space="preserve"> (I guess it is the Elzerman paper which we should cite] but for a double QD (DQD) configuration</w:t>
        </w:r>
      </w:ins>
      <w:r>
        <w:t>.</w:t>
      </w:r>
      <w:ins w:id="233" w:author="Georgios KATSAROS" w:date="2016-08-25T11:02:00Z">
        <w:r w:rsidR="00B65963">
          <w:t xml:space="preserve"> The DQD </w:t>
        </w:r>
      </w:ins>
      <w:ins w:id="234" w:author="Georgios KATSAROS" w:date="2016-08-25T11:03:00Z">
        <w:r w:rsidR="00B65963">
          <w:t>will be tuned to a the (0,1)-(1,1)</w:t>
        </w:r>
      </w:ins>
      <w:ins w:id="235"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236"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237"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238"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239"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240" w:author="Georgios KATSAROS" w:date="2016-08-25T11:13:00Z">
        <w:r w:rsidDel="006643D4">
          <w:delText>The s</w:delText>
        </w:r>
      </w:del>
      <w:ins w:id="241" w:author="Georgios KATSAROS" w:date="2016-08-25T11:13:00Z">
        <w:r w:rsidR="006643D4">
          <w:t>S</w:t>
        </w:r>
      </w:ins>
      <w:r w:rsidR="00D30B87">
        <w:t>pin manipulation measurement</w:t>
      </w:r>
      <w:r w:rsidR="0018270F">
        <w:t>s</w:t>
      </w:r>
    </w:p>
    <w:p w:rsidR="00FF0ABE" w:rsidRDefault="00FF0ABE" w:rsidP="00FF0ABE">
      <w:r>
        <w:t>Quantum gate operation</w:t>
      </w:r>
      <w:ins w:id="242" w:author="Georgios KATSAROS" w:date="2016-08-25T11:07:00Z">
        <w:r w:rsidR="00B65963">
          <w:t>s</w:t>
        </w:r>
      </w:ins>
      <w:r>
        <w:t xml:space="preserve"> </w:t>
      </w:r>
      <w:del w:id="243" w:author="Georgios KATSAROS" w:date="2016-08-25T11:07:00Z">
        <w:r w:rsidDel="00B65963">
          <w:delText xml:space="preserve">in </w:delText>
        </w:r>
      </w:del>
      <w:ins w:id="244" w:author="Georgios KATSAROS" w:date="2016-08-25T11:07:00Z">
        <w:r w:rsidR="00B65963">
          <w:t xml:space="preserve">for </w:t>
        </w:r>
      </w:ins>
      <w:r>
        <w:t>a spin qubit</w:t>
      </w:r>
      <w:ins w:id="245" w:author="Georgios KATSAROS" w:date="2016-08-25T11:07:00Z">
        <w:r w:rsidR="00B65963">
          <w:t xml:space="preserve"> system implies</w:t>
        </w:r>
      </w:ins>
      <w:del w:id="246" w:author="Georgios KATSAROS" w:date="2016-08-25T11:08:00Z">
        <w:r w:rsidDel="00B65963">
          <w:delText xml:space="preserve"> </w:delText>
        </w:r>
        <w:r w:rsidR="001B1922" w:rsidDel="00B65963">
          <w:delText>assumes</w:delText>
        </w:r>
      </w:del>
      <w:r w:rsidR="001B1922">
        <w:t xml:space="preserve"> spin manipulation. Basically </w:t>
      </w:r>
      <w:del w:id="247" w:author="Georgios KATSAROS" w:date="2016-08-25T11:08:00Z">
        <w:r w:rsidR="001B1922" w:rsidDel="00B65963">
          <w:delText xml:space="preserve">those </w:delText>
        </w:r>
      </w:del>
      <w:ins w:id="248" w:author="Georgios KATSAROS" w:date="2016-08-25T11:08:00Z">
        <w:r w:rsidR="00B65963">
          <w:t xml:space="preserve">such </w:t>
        </w:r>
      </w:ins>
      <w:r w:rsidR="001B1922">
        <w:t>manipulation</w:t>
      </w:r>
      <w:ins w:id="249"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ins w:id="250" w:author="Georgios KATSAROS" w:date="2016-08-25T11:13:00Z">
        <w:r>
          <w:t xml:space="preserve">The spin-up and spin-down states form the basis of the hole spin qubit and they are located on the north and south pole of the </w:t>
        </w:r>
      </w:ins>
      <w:del w:id="251"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lastRenderedPageBreak/>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252" w:author="Georgios KATSAROS" w:date="2016-08-25T11:16:00Z">
        <w:r w:rsidR="00642FD4">
          <w:t xml:space="preserve">The </w:t>
        </w:r>
      </w:ins>
      <w:del w:id="253" w:author="Georgios KATSAROS" w:date="2016-08-25T11:16:00Z">
        <w:r w:rsidR="00FF0ABE" w:rsidDel="00642FD4">
          <w:delText>S</w:delText>
        </w:r>
      </w:del>
      <w:ins w:id="254" w:author="Georgios KATSAROS" w:date="2016-08-25T11:16:00Z">
        <w:r w:rsidR="00642FD4">
          <w:t>s</w:t>
        </w:r>
      </w:ins>
      <w:r w:rsidR="00FF0ABE">
        <w:t>pin vector prec</w:t>
      </w:r>
      <w:r w:rsidR="001B1922">
        <w:t xml:space="preserve">esses </w:t>
      </w:r>
      <w:del w:id="255" w:author="Georgios KATSAROS" w:date="2016-08-25T11:16:00Z">
        <w:r w:rsidR="001B1922" w:rsidDel="00642FD4">
          <w:delText xml:space="preserve">in the Bloch sphere </w:delText>
        </w:r>
      </w:del>
      <w:r w:rsidR="001B1922">
        <w:t xml:space="preserve">around the </w:t>
      </w:r>
      <w:del w:id="256"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257"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258"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259" w:author="Georgios KATSAROS" w:date="2016-08-25T11:17:00Z">
        <w:r w:rsidR="00642FD4">
          <w:rPr>
            <w:rFonts w:eastAsiaTheme="minorEastAsia"/>
          </w:rPr>
          <w:t>s</w:t>
        </w:r>
      </w:ins>
      <w:r w:rsidR="001B1922">
        <w:rPr>
          <w:rFonts w:eastAsiaTheme="minorEastAsia"/>
        </w:rPr>
        <w:t xml:space="preserve"> to be apply perpendicular to the static one and its frequency need</w:t>
      </w:r>
      <w:ins w:id="260" w:author="Georgios KATSAROS" w:date="2016-08-25T11:17:00Z">
        <w:r w:rsidR="00642FD4">
          <w:rPr>
            <w:rFonts w:eastAsiaTheme="minorEastAsia"/>
          </w:rPr>
          <w:t>s</w:t>
        </w:r>
      </w:ins>
      <w:r w:rsidR="001B1922">
        <w:rPr>
          <w:rFonts w:eastAsiaTheme="minorEastAsia"/>
        </w:rPr>
        <w:t xml:space="preserve"> to match </w:t>
      </w:r>
      <w:ins w:id="261" w:author="Georgios KATSAROS" w:date="2016-08-25T11:17:00Z">
        <w:r w:rsidR="00642FD4">
          <w:rPr>
            <w:rFonts w:eastAsiaTheme="minorEastAsia"/>
          </w:rPr>
          <w:t xml:space="preserve">the </w:t>
        </w:r>
      </w:ins>
      <w:r w:rsidR="001B1922">
        <w:rPr>
          <w:rFonts w:eastAsiaTheme="minorEastAsia"/>
        </w:rPr>
        <w:t xml:space="preserve">Larmor frequency. </w:t>
      </w:r>
      <w:ins w:id="262" w:author="Georgios KATSAROS" w:date="2016-08-25T11:17:00Z">
        <w:r w:rsidR="00A2123E">
          <w:rPr>
            <w:rFonts w:eastAsiaTheme="minorEastAsia"/>
          </w:rPr>
          <w:t xml:space="preserve">An intuitive </w:t>
        </w:r>
      </w:ins>
      <w:ins w:id="263" w:author="Georgios KATSAROS" w:date="2016-08-25T11:18:00Z">
        <w:r w:rsidR="00A2123E">
          <w:rPr>
            <w:rFonts w:eastAsiaTheme="minorEastAsia"/>
          </w:rPr>
          <w:t>understanding</w:t>
        </w:r>
      </w:ins>
      <w:ins w:id="264" w:author="Georgios KATSAROS" w:date="2016-08-25T11:17:00Z">
        <w:r w:rsidR="00A2123E">
          <w:rPr>
            <w:rFonts w:eastAsiaTheme="minorEastAsia"/>
          </w:rPr>
          <w:t xml:space="preserve"> </w:t>
        </w:r>
      </w:ins>
      <w:ins w:id="265"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266"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267" w:author="Georgios KATSAROS" w:date="2016-08-25T11:19:00Z">
        <w:r w:rsidR="00A2123E">
          <w:rPr>
            <w:rFonts w:eastAsiaTheme="minorEastAsia"/>
          </w:rPr>
          <w:t>The child</w:t>
        </w:r>
      </w:ins>
      <w:ins w:id="268" w:author="Georgios KATSAROS" w:date="2016-08-25T11:21:00Z">
        <w:r w:rsidR="00983845">
          <w:rPr>
            <w:rFonts w:eastAsiaTheme="minorEastAsia"/>
          </w:rPr>
          <w:t>-swing system</w:t>
        </w:r>
      </w:ins>
      <w:ins w:id="269" w:author="Georgios KATSAROS" w:date="2016-08-25T11:19:00Z">
        <w:r w:rsidR="00A2123E">
          <w:rPr>
            <w:rFonts w:eastAsiaTheme="minorEastAsia"/>
          </w:rPr>
          <w:t xml:space="preserve"> </w:t>
        </w:r>
      </w:ins>
      <w:del w:id="270"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271" w:author="Georgios KATSAROS" w:date="2016-08-25T11:22:00Z">
        <w:r w:rsidR="00983845">
          <w:rPr>
            <w:rFonts w:eastAsiaTheme="minorEastAsia"/>
          </w:rPr>
          <w:t>its natural</w:t>
        </w:r>
      </w:ins>
      <w:del w:id="272" w:author="Georgios KATSAROS" w:date="2016-08-25T11:19:00Z">
        <w:r w:rsidR="003763F4" w:rsidDel="00A2123E">
          <w:rPr>
            <w:rFonts w:eastAsiaTheme="minorEastAsia"/>
          </w:rPr>
          <w:delText>its natural</w:delText>
        </w:r>
      </w:del>
      <w:ins w:id="273"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274"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275"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276" w:author="Georgios KATSAROS" w:date="2016-08-25T11:20:00Z">
        <w:r w:rsidR="00A2123E">
          <w:rPr>
            <w:rFonts w:eastAsiaTheme="minorEastAsia"/>
          </w:rPr>
          <w:t xml:space="preserve">the </w:t>
        </w:r>
      </w:ins>
      <w:r w:rsidR="003763F4">
        <w:rPr>
          <w:rFonts w:eastAsiaTheme="minorEastAsia"/>
        </w:rPr>
        <w:t xml:space="preserve">swing will flip. In this comparison </w:t>
      </w:r>
      <w:del w:id="277" w:author="Georgios KATSAROS" w:date="2016-08-25T11:22:00Z">
        <w:r w:rsidR="003763F4" w:rsidDel="00983845">
          <w:rPr>
            <w:rFonts w:eastAsiaTheme="minorEastAsia"/>
          </w:rPr>
          <w:delText xml:space="preserve">a </w:delText>
        </w:r>
      </w:del>
      <w:ins w:id="278" w:author="Georgios KATSAROS" w:date="2016-08-25T11:22:00Z">
        <w:r w:rsidR="00983845">
          <w:rPr>
            <w:rFonts w:eastAsiaTheme="minorEastAsia"/>
          </w:rPr>
          <w:t xml:space="preserve">the </w:t>
        </w:r>
      </w:ins>
      <w:r w:rsidR="003763F4">
        <w:rPr>
          <w:rFonts w:eastAsiaTheme="minorEastAsia"/>
        </w:rPr>
        <w:t xml:space="preserve">natural frequency of a </w:t>
      </w:r>
      <w:ins w:id="279" w:author="Georgios KATSAROS" w:date="2016-08-25T11:22:00Z">
        <w:r w:rsidR="00983845">
          <w:rPr>
            <w:rFonts w:eastAsiaTheme="minorEastAsia"/>
          </w:rPr>
          <w:t>child-</w:t>
        </w:r>
      </w:ins>
      <w:del w:id="280" w:author="Georgios KATSAROS" w:date="2016-08-25T11:22:00Z">
        <w:r w:rsidR="003763F4" w:rsidDel="00983845">
          <w:rPr>
            <w:rFonts w:eastAsiaTheme="minorEastAsia"/>
          </w:rPr>
          <w:delText xml:space="preserve">kid </w:delText>
        </w:r>
      </w:del>
      <w:r w:rsidR="003763F4">
        <w:rPr>
          <w:rFonts w:eastAsiaTheme="minorEastAsia"/>
        </w:rPr>
        <w:t xml:space="preserve">swing </w:t>
      </w:r>
      <w:ins w:id="281" w:author="Georgios KATSAROS" w:date="2016-08-25T11:22:00Z">
        <w:r w:rsidR="00983845">
          <w:rPr>
            <w:rFonts w:eastAsiaTheme="minorEastAsia"/>
          </w:rPr>
          <w:t xml:space="preserve">system </w:t>
        </w:r>
      </w:ins>
      <w:r w:rsidR="003763F4">
        <w:rPr>
          <w:rFonts w:eastAsiaTheme="minorEastAsia"/>
        </w:rPr>
        <w:t>correspond</w:t>
      </w:r>
      <w:ins w:id="282" w:author="Georgios KATSAROS" w:date="2016-08-25T11:22:00Z">
        <w:r w:rsidR="00983845">
          <w:rPr>
            <w:rFonts w:eastAsiaTheme="minorEastAsia"/>
          </w:rPr>
          <w:t>s</w:t>
        </w:r>
      </w:ins>
      <w:r w:rsidR="003763F4">
        <w:rPr>
          <w:rFonts w:eastAsiaTheme="minorEastAsia"/>
        </w:rPr>
        <w:t xml:space="preserve"> to </w:t>
      </w:r>
      <w:del w:id="283" w:author="Georgios KATSAROS" w:date="2016-08-25T11:22:00Z">
        <w:r w:rsidR="003763F4" w:rsidDel="00983845">
          <w:rPr>
            <w:rFonts w:eastAsiaTheme="minorEastAsia"/>
          </w:rPr>
          <w:delText>a</w:delText>
        </w:r>
      </w:del>
      <w:ins w:id="284" w:author="Georgios KATSAROS" w:date="2016-08-25T11:22:00Z">
        <w:r w:rsidR="00983845">
          <w:rPr>
            <w:rFonts w:eastAsiaTheme="minorEastAsia"/>
          </w:rPr>
          <w:t>the</w:t>
        </w:r>
      </w:ins>
      <w:r w:rsidR="003763F4">
        <w:rPr>
          <w:rFonts w:eastAsiaTheme="minorEastAsia"/>
        </w:rPr>
        <w:t xml:space="preserve"> Larmor frequency and </w:t>
      </w:r>
      <w:del w:id="285" w:author="Georgios KATSAROS" w:date="2016-08-25T11:22:00Z">
        <w:r w:rsidR="003763F4" w:rsidDel="00983845">
          <w:rPr>
            <w:rFonts w:eastAsiaTheme="minorEastAsia"/>
          </w:rPr>
          <w:delText>a</w:delText>
        </w:r>
      </w:del>
      <w:ins w:id="286" w:author="Georgios KATSAROS" w:date="2016-08-25T11:22:00Z">
        <w:r w:rsidR="00983845">
          <w:rPr>
            <w:rFonts w:eastAsiaTheme="minorEastAsia"/>
          </w:rPr>
          <w:t>the</w:t>
        </w:r>
      </w:ins>
      <w:r w:rsidR="003763F4">
        <w:rPr>
          <w:rFonts w:eastAsiaTheme="minorEastAsia"/>
        </w:rPr>
        <w:t xml:space="preserve"> frequency of </w:t>
      </w:r>
      <w:ins w:id="287"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288" w:author="Georgios KATSAROS" w:date="2016-08-25T11:23:00Z">
        <w:r>
          <w:t xml:space="preserve">However, an </w:t>
        </w:r>
      </w:ins>
      <w:del w:id="289" w:author="Georgios KATSAROS" w:date="2016-08-25T11:23:00Z">
        <w:r w:rsidR="00625A0B" w:rsidDel="00B61872">
          <w:delText>O</w:delText>
        </w:r>
      </w:del>
      <w:ins w:id="290" w:author="Georgios KATSAROS" w:date="2016-08-25T11:23:00Z">
        <w:r>
          <w:t>o</w:t>
        </w:r>
      </w:ins>
      <w:r w:rsidR="00BC63AF">
        <w:t>scillatory magn</w:t>
      </w:r>
      <w:r w:rsidR="000726DD">
        <w:t>etic field is hard to implement,</w:t>
      </w:r>
      <w:r w:rsidR="00BC63AF">
        <w:t xml:space="preserve"> </w:t>
      </w:r>
      <w:r w:rsidR="000726DD">
        <w:t>from the fabrication standpoint</w:t>
      </w:r>
      <w:ins w:id="291" w:author="Georgios KATSAROS" w:date="2016-08-25T11:23:00Z">
        <w:r>
          <w:t>, since it adds more steps and thus the risk of failure</w:t>
        </w:r>
      </w:ins>
      <w:del w:id="292" w:author="Georgios KATSAROS" w:date="2016-08-25T11:23:00Z">
        <w:r w:rsidR="00625A0B" w:rsidDel="00B61872">
          <w:delText>.</w:delText>
        </w:r>
      </w:del>
      <w:r w:rsidR="000726DD">
        <w:t xml:space="preserve"> </w:t>
      </w:r>
      <w:r w:rsidR="00F812BB">
        <w:t xml:space="preserve">One way to avoid this problem is to apply static </w:t>
      </w:r>
      <w:ins w:id="293" w:author="Georgios KATSAROS" w:date="2016-08-25T11:23:00Z">
        <w:r>
          <w:t xml:space="preserve">a </w:t>
        </w:r>
      </w:ins>
      <w:r w:rsidR="00F812BB">
        <w:t xml:space="preserve">instead of </w:t>
      </w:r>
      <w:ins w:id="294"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295" w:author="Georgios KATSAROS" w:date="2016-08-25T11:24:00Z">
        <w:r>
          <w:t xml:space="preserve">The </w:t>
        </w:r>
      </w:ins>
      <w:del w:id="296" w:author="Georgios KATSAROS" w:date="2016-08-25T11:24:00Z">
        <w:r w:rsidR="003C3873" w:rsidDel="00B61872">
          <w:delText>O</w:delText>
        </w:r>
      </w:del>
      <w:ins w:id="297" w:author="Georgios KATSAROS" w:date="2016-08-25T11:24:00Z">
        <w:r>
          <w:t>o</w:t>
        </w:r>
      </w:ins>
      <w:r w:rsidR="003C3873">
        <w:t xml:space="preserve">scillatory electric field </w:t>
      </w:r>
      <w:ins w:id="298" w:author="Georgios KATSAROS" w:date="2016-08-25T11:24:00Z">
        <w:r>
          <w:t xml:space="preserve">can </w:t>
        </w:r>
      </w:ins>
      <w:del w:id="299" w:author="Georgios KATSAROS" w:date="2016-08-25T11:24:00Z">
        <w:r w:rsidR="003C3873" w:rsidDel="00B61872">
          <w:delText>than</w:delText>
        </w:r>
        <w:r w:rsidR="000726DD" w:rsidDel="00B61872">
          <w:delText xml:space="preserve"> </w:delText>
        </w:r>
      </w:del>
      <w:r w:rsidR="00F812BB">
        <w:t>modulate</w:t>
      </w:r>
      <w:del w:id="300" w:author="Georgios KATSAROS" w:date="2016-08-25T11:24:00Z">
        <w:r w:rsidR="00F812BB" w:rsidDel="00B61872">
          <w:delText>s</w:delText>
        </w:r>
      </w:del>
      <w:r w:rsidR="00F812BB">
        <w:t xml:space="preserve"> </w:t>
      </w:r>
      <w:r w:rsidR="003C3873">
        <w:t xml:space="preserve">the hole g factor giving </w:t>
      </w:r>
      <w:ins w:id="301" w:author="Georgios KATSAROS" w:date="2016-08-25T11:25:00Z">
        <w:r>
          <w:t xml:space="preserve">thus an </w:t>
        </w:r>
      </w:ins>
      <w:r w:rsidR="003C3873">
        <w:t>equivalent</w:t>
      </w:r>
      <w:r w:rsidR="000726DD">
        <w:t xml:space="preserve"> </w:t>
      </w:r>
      <w:ins w:id="302" w:author="Georgios KATSAROS" w:date="2016-08-25T11:25:00Z">
        <w:r>
          <w:t xml:space="preserve">to the first case </w:t>
        </w:r>
      </w:ins>
      <w:r w:rsidR="000726DD">
        <w:t>oscillatory magnetic field</w:t>
      </w:r>
      <w:del w:id="303"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304" w:author="Georgios KATSAROS" w:date="2016-08-25T11:25:00Z">
        <w:r w:rsidDel="00B61872">
          <w:delText xml:space="preserve">generating </w:delText>
        </w:r>
      </w:del>
      <w:ins w:id="305" w:author="Georgios KATSAROS" w:date="2016-08-25T11:25:00Z">
        <w:r w:rsidR="00B61872">
          <w:t xml:space="preserve">generating such </w:t>
        </w:r>
      </w:ins>
      <w:r w:rsidR="001374AA">
        <w:t>high frequency</w:t>
      </w:r>
      <w:r w:rsidR="00E921B3">
        <w:t xml:space="preserve"> signal</w:t>
      </w:r>
      <w:ins w:id="306"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307" w:author="Georgios KATSAROS" w:date="2016-08-24T22:36:00Z">
        <w:r w:rsidR="00AD6572">
          <w:t xml:space="preserve"> write what frequencies we are aiming at</w:t>
        </w:r>
      </w:ins>
      <w:r w:rsidR="00241783">
        <w:t>)</w:t>
      </w:r>
      <w:r w:rsidR="001374AA">
        <w:t xml:space="preserve">. For this purpose </w:t>
      </w:r>
      <w:ins w:id="308"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ins w:id="309"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310"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311" w:author="Georgios KATSAROS" w:date="2016-08-25T11:40:00Z">
            <w:rPr>
              <w:vertAlign w:val="superscript"/>
            </w:rPr>
          </w:rPrChange>
        </w:rPr>
        <w:pPrChange w:id="312" w:author="Georgios KATSAROS" w:date="2016-08-25T11:40:00Z">
          <w:pPr>
            <w:pStyle w:val="Heading4"/>
          </w:pPr>
        </w:pPrChange>
      </w:pPr>
      <w:ins w:id="313" w:author="Georgios KATSAROS" w:date="2016-08-25T11:40:00Z">
        <w:r>
          <w:t xml:space="preserve">First you should write sth about coherent manipulation. </w:t>
        </w:r>
      </w:ins>
      <w:ins w:id="314" w:author="Georgios KATSAROS" w:date="2016-08-25T11:41:00Z">
        <w:r>
          <w:t xml:space="preserve">What do you need to do in order to verify it? Rabi. </w:t>
        </w:r>
      </w:ins>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315" w:author="Georgios KATSAROS" w:date="2016-08-25T11:41:00Z">
        <w:r w:rsidR="00FD6886" w:rsidDel="00683249">
          <w:delText>the</w:delText>
        </w:r>
        <w:r w:rsidDel="00683249">
          <w:delText xml:space="preserve"> EDSR</w:delText>
        </w:r>
      </w:del>
      <w:ins w:id="316" w:author="Georgios KATSAROS" w:date="2016-08-25T11:41:00Z">
        <w:r w:rsidR="00683249">
          <w:t>a</w:t>
        </w:r>
      </w:ins>
      <w:r w:rsidR="002D43A4">
        <w:t xml:space="preserve"> </w:t>
      </w:r>
      <w:r w:rsidR="002D43A4" w:rsidRPr="002D43A4">
        <w:rPr>
          <w:sz w:val="18"/>
        </w:rPr>
        <w:t>∏</w:t>
      </w:r>
      <w:r w:rsidR="002D43A4">
        <w:t>/2</w:t>
      </w:r>
      <w:r w:rsidR="002E0869">
        <w:t xml:space="preserve"> (90⁰</w:t>
      </w:r>
      <w:ins w:id="317"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318" w:author="Georgios KATSAROS" w:date="2016-08-25T11:49:00Z">
        <w:r w:rsidR="00E36205" w:rsidDel="00397875">
          <w:delText xml:space="preserve">axes </w:delText>
        </w:r>
      </w:del>
      <w:ins w:id="319"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320"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321"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322"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lastRenderedPageBreak/>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323" w:author="Georgios KATSAROS" w:date="2016-08-25T11:51:00Z">
        <w:r w:rsidR="00096EBE" w:rsidDel="00397875">
          <w:delText xml:space="preserve">axes </w:delText>
        </w:r>
      </w:del>
      <w:ins w:id="324" w:author="Georgios KATSAROS" w:date="2016-08-25T11:51:00Z">
        <w:r w:rsidR="00397875">
          <w:t xml:space="preserve">axis </w:t>
        </w:r>
      </w:ins>
      <w:r w:rsidR="00096EBE">
        <w:t>for</w:t>
      </w:r>
      <w:r w:rsidR="004B1812">
        <w:t xml:space="preserve"> the</w:t>
      </w:r>
      <w:r w:rsidR="00096EBE">
        <w:t xml:space="preserve"> readout</w:t>
      </w:r>
      <w:ins w:id="325" w:author="Georgios KATSAROS" w:date="2016-08-25T11:51:00Z">
        <w:r w:rsidR="00397875">
          <w:t xml:space="preserve"> (you should write that it will bring it to the opposite pole if no</w:t>
        </w:r>
      </w:ins>
      <w:ins w:id="326"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327" w:author="Georgios KATSAROS" w:date="2016-08-25T11:48:00Z">
        <w:r w:rsidR="00E36205" w:rsidDel="00397875">
          <w:delText>its</w:delText>
        </w:r>
        <w:r w:rsidR="00F250CC" w:rsidDel="00397875">
          <w:delText xml:space="preserve"> </w:delText>
        </w:r>
      </w:del>
      <w:ins w:id="328" w:author="Georgios KATSAROS" w:date="2016-08-25T11:48:00Z">
        <w:r w:rsidR="00397875">
          <w:t xml:space="preserve">the </w:t>
        </w:r>
      </w:ins>
      <w:r w:rsidR="00F250CC">
        <w:t>exponentially decaying envelope</w:t>
      </w:r>
      <w:r w:rsidR="004B1812">
        <w:t xml:space="preserve"> </w:t>
      </w:r>
      <w:ins w:id="329"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330"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331" w:author="Georgios KATSAROS" w:date="2016-08-25T20:29:00Z">
        <w:r>
          <w:t xml:space="preserve">Coherence can be extended by the so called Hahn echo </w:t>
        </w:r>
      </w:ins>
      <w:ins w:id="332" w:author="Georgios KATSAROS" w:date="2016-08-25T20:30:00Z">
        <w:r>
          <w:t xml:space="preserve">technique which can partially cancel dephasing originating for example from </w:t>
        </w:r>
      </w:ins>
      <w:ins w:id="333" w:author="Georgios KATSAROS" w:date="2016-08-25T20:36:00Z">
        <w:r>
          <w:t xml:space="preserve">slow varying </w:t>
        </w:r>
      </w:ins>
      <w:ins w:id="334" w:author="Georgios KATSAROS" w:date="2016-08-25T20:31:00Z">
        <w:r>
          <w:t xml:space="preserve">nuclear magnetic field or applied field inhomogeneities. </w:t>
        </w:r>
      </w:ins>
      <w:del w:id="335" w:author="Georgios KATSAROS" w:date="2016-08-25T20:31:00Z">
        <w:r w:rsidR="00067A20" w:rsidDel="00567C9C">
          <w:delText>To ex</w:delText>
        </w:r>
      </w:del>
      <w:del w:id="336" w:author="Georgios KATSAROS" w:date="2016-08-25T11:58:00Z">
        <w:r w:rsidR="00067A20" w:rsidDel="00397875">
          <w:delText>c</w:delText>
        </w:r>
      </w:del>
      <w:del w:id="337"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338" w:author="Georgios KATSAROS" w:date="2016-08-25T11:58:00Z">
        <w:r w:rsidR="00715B18">
          <w:t xml:space="preserve">the </w:t>
        </w:r>
      </w:ins>
      <w:r w:rsidR="007D670C">
        <w:t>x ax</w:t>
      </w:r>
      <w:ins w:id="339" w:author="Georgios KATSAROS" w:date="2016-08-25T11:58:00Z">
        <w:r w:rsidR="00715B18">
          <w:t>i</w:t>
        </w:r>
      </w:ins>
      <w:del w:id="340" w:author="Georgios KATSAROS" w:date="2016-08-25T11:58:00Z">
        <w:r w:rsidR="007D670C" w:rsidDel="00715B18">
          <w:delText>e</w:delText>
        </w:r>
      </w:del>
      <w:r w:rsidR="007D670C">
        <w:t xml:space="preserve">s </w:t>
      </w:r>
      <w:ins w:id="341" w:author="Georgios KATSAROS" w:date="2016-08-25T11:58:00Z">
        <w:r w:rsidR="00715B18">
          <w:t xml:space="preserve">the </w:t>
        </w:r>
      </w:ins>
      <w:r w:rsidR="007D670C">
        <w:t xml:space="preserve">spin vector lays in the xy plane. Because of the dephasing sources </w:t>
      </w:r>
      <w:ins w:id="342" w:author="Georgios KATSAROS" w:date="2016-08-25T11:58:00Z">
        <w:r w:rsidR="00715B18">
          <w:t xml:space="preserve">the </w:t>
        </w:r>
      </w:ins>
      <w:r w:rsidR="007D670C">
        <w:t xml:space="preserve">spin </w:t>
      </w:r>
      <w:ins w:id="343" w:author="Georgios KATSAROS" w:date="2016-08-25T11:59:00Z">
        <w:r w:rsidR="00715B18">
          <w:t xml:space="preserve">will </w:t>
        </w:r>
      </w:ins>
      <w:r w:rsidR="007D670C">
        <w:t>dephase</w:t>
      </w:r>
      <w:del w:id="344"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345" w:author="Georgios KATSAROS" w:date="2016-08-25T11:59:00Z">
        <w:r w:rsidR="002E0869" w:rsidDel="00715B18">
          <w:delText>the</w:delText>
        </w:r>
        <w:r w:rsidR="007D670C" w:rsidDel="00715B18">
          <w:delText xml:space="preserve"> </w:delText>
        </w:r>
      </w:del>
      <w:ins w:id="346"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347" w:author="Georgios KATSAROS" w:date="2016-08-25T11:59:00Z">
        <w:r w:rsidR="007D670C" w:rsidDel="00715B18">
          <w:delText xml:space="preserve">axes </w:delText>
        </w:r>
      </w:del>
      <w:ins w:id="348"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349" w:author="Georgios KATSAROS" w:date="2016-08-25T11:59:00Z">
        <w:r w:rsidR="007D670C" w:rsidDel="00715B18">
          <w:delText>axes</w:delText>
        </w:r>
      </w:del>
      <w:ins w:id="350" w:author="Georgios KATSAROS" w:date="2016-08-25T11:59:00Z">
        <w:r w:rsidR="00715B18">
          <w:t>axis</w:t>
        </w:r>
      </w:ins>
      <w:r w:rsidR="007D670C">
        <w:t xml:space="preserve">. </w:t>
      </w:r>
      <w:r w:rsidR="002E0869">
        <w:t>The s</w:t>
      </w:r>
      <w:r w:rsidR="007D670C">
        <w:t xml:space="preserve">pin is then left to dephase for the same time, but since </w:t>
      </w:r>
      <w:ins w:id="351"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352"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353" w:author="Georgios KATSAROS" w:date="2016-08-25T11:59:00Z">
        <w:r w:rsidR="00715B18">
          <w:t xml:space="preserve">so-called </w:t>
        </w:r>
      </w:ins>
      <w:r w:rsidR="007D670C">
        <w:t>spin refocusing.</w:t>
      </w:r>
      <w:r w:rsidR="00375FC9">
        <w:t xml:space="preserve"> After that by </w:t>
      </w:r>
      <w:del w:id="354" w:author="Georgios KATSAROS" w:date="2016-08-25T11:59:00Z">
        <w:r w:rsidR="00375FC9" w:rsidDel="00715B18">
          <w:delText xml:space="preserve">the </w:delText>
        </w:r>
      </w:del>
      <w:ins w:id="355"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356"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357"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358"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359" w:author="Georgios KATSAROS" w:date="2016-08-25T20:37:00Z">
        <w:r>
          <w:t xml:space="preserve">In order to extend further the coherence time we am to use the a </w:t>
        </w:r>
      </w:ins>
      <w:del w:id="360" w:author="Georgios KATSAROS" w:date="2016-08-25T20:37:00Z">
        <w:r w:rsidR="002E0D24" w:rsidDel="00567C9C">
          <w:delText xml:space="preserve">The </w:delText>
        </w:r>
      </w:del>
      <w:r w:rsidR="002E0D24">
        <w:t xml:space="preserve">sequence of </w:t>
      </w:r>
      <w:del w:id="361"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362"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363" w:author="Georgios KATSAROS" w:date="2016-08-25T20:38:00Z">
        <w:r w:rsidR="00F56E7F" w:rsidDel="00567C9C">
          <w:delText xml:space="preserve">axes </w:delText>
        </w:r>
      </w:del>
      <w:ins w:id="364"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365" w:author="Georgios KATSAROS" w:date="2016-08-25T20:38:00Z">
        <w:r w:rsidR="002E0D24" w:rsidDel="00567C9C">
          <w:delText xml:space="preserve">the </w:delText>
        </w:r>
      </w:del>
      <w:ins w:id="366"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367" w:author="Georgios KATSAROS" w:date="2016-08-25T20:39:00Z">
        <w:r>
          <w:rPr>
            <w:rFonts w:ascii="Calibri" w:hAnsi="Calibri" w:cs="Arial"/>
            <w:i/>
            <w:color w:val="252525"/>
            <w:sz w:val="21"/>
            <w:szCs w:val="21"/>
            <w:shd w:val="clear" w:color="auto" w:fill="FFFFFF"/>
          </w:rPr>
          <w:t xml:space="preserve">- like the echo </w:t>
        </w:r>
      </w:ins>
      <w:ins w:id="368" w:author="Georgios KATSAROS" w:date="2016-08-25T20:40:00Z">
        <w:r>
          <w:rPr>
            <w:rFonts w:ascii="Calibri" w:hAnsi="Calibri" w:cs="Arial"/>
            <w:i/>
            <w:color w:val="252525"/>
            <w:sz w:val="21"/>
            <w:szCs w:val="21"/>
            <w:shd w:val="clear" w:color="auto" w:fill="FFFFFF"/>
          </w:rPr>
          <w:t>you change tau</w:t>
        </w:r>
      </w:ins>
      <w:ins w:id="369"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370" w:author="Georgios KATSAROS" w:date="2016-08-25T20:43:00Z">
        <w:r w:rsidR="00802509">
          <w:t xml:space="preserve"> (explain why)</w:t>
        </w:r>
      </w:ins>
      <w:r w:rsidR="002E0D24">
        <w:t xml:space="preserve">, </w:t>
      </w:r>
      <w:del w:id="371"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372"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373"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374" w:author="Georgios KATSAROS" w:date="2016-08-25T20:46:00Z">
        <w:r w:rsidR="00802509">
          <w:t>,</w:t>
        </w:r>
      </w:ins>
      <w:r w:rsidR="002E0D24">
        <w:t xml:space="preserve"> </w:t>
      </w:r>
      <w:del w:id="375" w:author="Georgios KATSAROS" w:date="2016-08-25T20:46:00Z">
        <w:r w:rsidR="002E0D24" w:rsidDel="00802509">
          <w:delText xml:space="preserve">and </w:delText>
        </w:r>
      </w:del>
      <w:r w:rsidR="002E0D24">
        <w:t xml:space="preserve">the noise spectrum can be extracted </w:t>
      </w:r>
      <w:ins w:id="376"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0121E5" w:rsidP="009D17AE">
      <w:ins w:id="377" w:author="Georgios KATSAROS" w:date="2016-08-25T19:19:00Z">
        <w:r>
          <w:t>There has been a huge interest in the past few years in the realiz</w:t>
        </w:r>
      </w:ins>
      <w:ins w:id="378" w:author="Georgios KATSAROS" w:date="2016-08-25T19:24:00Z">
        <w:r w:rsidR="00FA275E">
          <w:t>ation</w:t>
        </w:r>
      </w:ins>
      <w:ins w:id="379" w:author="Georgios KATSAROS" w:date="2016-08-25T19:19:00Z">
        <w:r>
          <w:t xml:space="preserve"> of electron spin qubits in Silicon. </w:t>
        </w:r>
      </w:ins>
      <w:r w:rsidR="00204BEF">
        <w:t xml:space="preserve">In </w:t>
      </w:r>
      <w:ins w:id="380" w:author="Georgios KATSAROS" w:date="2016-08-25T12:08:00Z">
        <w:r w:rsidR="00447890">
          <w:t xml:space="preserve">this project a hole spin qubit in </w:t>
        </w:r>
        <w:r w:rsidR="00127DD8">
          <w:t xml:space="preserve">a DQD formed in a </w:t>
        </w:r>
      </w:ins>
      <w:ins w:id="381" w:author="Georgios KATSAROS" w:date="2016-08-25T19:21:00Z">
        <w:r w:rsidR="00FA275E">
          <w:t xml:space="preserve">Ge </w:t>
        </w:r>
      </w:ins>
      <w:ins w:id="382" w:author="Georgios KATSAROS" w:date="2016-08-25T12:08:00Z">
        <w:r w:rsidR="00127DD8">
          <w:t>hut wire will be</w:t>
        </w:r>
      </w:ins>
      <w:ins w:id="383" w:author="Georgios KATSAROS" w:date="2016-08-25T19:18:00Z">
        <w:r>
          <w:t xml:space="preserve"> studied. Despite the interesting electronic properties of this type on nanostructure nothing is known about the spin properties of the confined holes. </w:t>
        </w:r>
      </w:ins>
      <w:del w:id="384"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385"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386" w:author="Georgios KATSAROS" w:date="2016-08-25T19:22:00Z">
        <w:r w:rsidR="00FA275E">
          <w:t>Due to the low hyperfine interaction and the heavy hole character of the wavefunction very long dephasing times are expexted [cite Hannes and Fischer PRL]</w:t>
        </w:r>
      </w:ins>
      <w:del w:id="387"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388" w:author="Georgios KATSAROS" w:date="2016-08-25T19:23:00Z">
        <w:r w:rsidR="00FA275E">
          <w:t xml:space="preserve">In addition, </w:t>
        </w:r>
      </w:ins>
      <w:del w:id="389" w:author="Georgios KATSAROS" w:date="2016-08-25T19:23:00Z">
        <w:r w:rsidR="000E1B4D" w:rsidDel="00FA275E">
          <w:delText>E</w:delText>
        </w:r>
      </w:del>
      <w:ins w:id="390"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391"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392" w:author="Georgios KATSAROS" w:date="2016-08-25T19:23:00Z">
        <w:r w:rsidR="00614BB9" w:rsidDel="00FA275E">
          <w:delText xml:space="preserve">heavy </w:delText>
        </w:r>
      </w:del>
      <w:r w:rsidR="00614BB9">
        <w:t xml:space="preserve">holes in </w:t>
      </w:r>
      <w:r w:rsidR="00A51B2E">
        <w:t>Ge</w:t>
      </w:r>
      <w:ins w:id="393" w:author="Georgios KATSAROS" w:date="2016-08-25T19:23:00Z">
        <w:r w:rsidR="00FA275E">
          <w:t>. This should</w:t>
        </w:r>
      </w:ins>
      <w:del w:id="394"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395"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396" w:author="Georgios KATSAROS" w:date="2016-08-25T19:24:00Z">
        <w:r w:rsidR="00FA275E">
          <w:t xml:space="preserve">the </w:t>
        </w:r>
      </w:ins>
      <w:r w:rsidR="000E1B4D">
        <w:t>necessity fo</w:t>
      </w:r>
      <w:r w:rsidR="00007E8F">
        <w:t xml:space="preserve">r </w:t>
      </w:r>
      <w:ins w:id="397" w:author="Georgios KATSAROS" w:date="2016-08-25T19:24:00Z">
        <w:r w:rsidR="00FA275E">
          <w:t xml:space="preserve">an </w:t>
        </w:r>
      </w:ins>
      <w:r w:rsidR="00007E8F">
        <w:t xml:space="preserve">oscillatory magnetic field. </w:t>
      </w:r>
      <w:ins w:id="398" w:author="Georgios KATSAROS" w:date="2016-08-25T19:25:00Z">
        <w:r w:rsidR="00FA275E">
          <w:t xml:space="preserve">Such a manipulation by means of oscillatory electric fields in combination with the gate reflectometry will </w:t>
        </w:r>
      </w:ins>
      <w:del w:id="399" w:author="Georgios KATSAROS" w:date="2016-08-25T19:25:00Z">
        <w:r w:rsidR="00007E8F" w:rsidDel="00FA275E">
          <w:delText xml:space="preserve">This means </w:delText>
        </w:r>
      </w:del>
      <w:ins w:id="400" w:author="Georgios KATSAROS" w:date="2016-08-25T19:26:00Z">
        <w:r w:rsidR="00FA275E">
          <w:t xml:space="preserve">dramatically </w:t>
        </w:r>
      </w:ins>
      <w:r w:rsidR="000E1B4D">
        <w:t>reduc</w:t>
      </w:r>
      <w:ins w:id="401" w:author="Georgios KATSAROS" w:date="2016-08-25T19:25:00Z">
        <w:r w:rsidR="00FA275E">
          <w:t>e</w:t>
        </w:r>
      </w:ins>
      <w:del w:id="402" w:author="Georgios KATSAROS" w:date="2016-08-25T19:25:00Z">
        <w:r w:rsidR="000E1B4D" w:rsidDel="00FA275E">
          <w:delText>ing</w:delText>
        </w:r>
      </w:del>
      <w:ins w:id="403" w:author="Georgios KATSAROS" w:date="2016-08-25T19:25:00Z">
        <w:r w:rsidR="00FA275E">
          <w:t xml:space="preserve"> the</w:t>
        </w:r>
      </w:ins>
      <w:r w:rsidR="000E1B4D">
        <w:t xml:space="preserve"> fabrication complexity</w:t>
      </w:r>
      <w:r w:rsidR="00614BB9">
        <w:t xml:space="preserve"> </w:t>
      </w:r>
      <w:ins w:id="404" w:author="Georgios KATSAROS" w:date="2016-08-25T19:26:00Z">
        <w:r w:rsidR="00FA275E">
          <w:t xml:space="preserve">since no extra structure (charge sensor, stripline) </w:t>
        </w:r>
      </w:ins>
      <w:del w:id="405"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406"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407" w:author="Georgios KATSAROS" w:date="2016-08-25T19:26:00Z">
        <w:r w:rsidR="00FA275E">
          <w:t xml:space="preserve">Thus this </w:t>
        </w:r>
      </w:ins>
      <w:r w:rsidR="00BD2F3A">
        <w:t xml:space="preserve"> approach has high chances of </w:t>
      </w:r>
      <w:r w:rsidR="00BD2F3A" w:rsidRPr="00614BB9">
        <w:rPr>
          <w:b/>
        </w:rPr>
        <w:t xml:space="preserve">addressing </w:t>
      </w:r>
      <w:ins w:id="408" w:author="Georgios KATSAROS" w:date="2016-08-25T19:26:00Z">
        <w:r w:rsidR="00FA275E">
          <w:rPr>
            <w:b/>
          </w:rPr>
          <w:t xml:space="preserve">the </w:t>
        </w:r>
      </w:ins>
      <w:ins w:id="409" w:author="Georgios KATSAROS" w:date="2016-08-25T19:27:00Z">
        <w:r w:rsidR="00FA275E">
          <w:rPr>
            <w:b/>
          </w:rPr>
          <w:t>challenge</w:t>
        </w:r>
      </w:ins>
      <w:ins w:id="410" w:author="Georgios KATSAROS" w:date="2016-08-25T19:26:00Z">
        <w:r w:rsidR="00FA275E">
          <w:rPr>
            <w:b/>
          </w:rPr>
          <w:t xml:space="preserve"> of </w:t>
        </w:r>
      </w:ins>
      <w:r w:rsidR="00BD2F3A" w:rsidRPr="00614BB9">
        <w:rPr>
          <w:b/>
        </w:rPr>
        <w:t>scalability</w:t>
      </w:r>
      <w:del w:id="411"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412" w:author="Georgios KATSAROS" w:date="2016-08-25T19:27:00Z"/>
        </w:rPr>
      </w:pPr>
      <w:del w:id="413"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414" w:author="Georgios KATSAROS" w:date="2016-08-25T19:27:00Z">
        <w:r>
          <w:t xml:space="preserve">Finally we </w:t>
        </w:r>
      </w:ins>
      <w:ins w:id="415" w:author="Georgios KATSAROS" w:date="2016-08-25T19:36:00Z">
        <w:r w:rsidR="006B7755">
          <w:t>aim</w:t>
        </w:r>
      </w:ins>
      <w:ins w:id="416" w:author="Georgios KATSAROS" w:date="2016-08-25T19:27:00Z">
        <w:r>
          <w:t xml:space="preserve"> to achieve </w:t>
        </w:r>
      </w:ins>
      <w:ins w:id="417" w:author="Georgios KATSAROS" w:date="2016-08-25T19:36:00Z">
        <w:r w:rsidR="006B7755">
          <w:t>the</w:t>
        </w:r>
      </w:ins>
      <w:ins w:id="418" w:author="Georgios KATSAROS" w:date="2016-08-25T19:27:00Z">
        <w:r>
          <w:t xml:space="preserve"> high</w:t>
        </w:r>
      </w:ins>
      <w:ins w:id="419" w:author="Georgios KATSAROS" w:date="2016-08-25T19:36:00Z">
        <w:r w:rsidR="006B7755">
          <w:t>est reported</w:t>
        </w:r>
      </w:ins>
      <w:ins w:id="420" w:author="Georgios KATSAROS" w:date="2016-08-25T19:27:00Z">
        <w:r>
          <w:t xml:space="preserve"> sensitivity in the gate reflectometry setup. </w:t>
        </w:r>
      </w:ins>
      <w:ins w:id="421" w:author="Georgios KATSAROS" w:date="2016-08-25T19:28:00Z">
        <w:r>
          <w:t xml:space="preserve">The </w:t>
        </w:r>
      </w:ins>
      <w:del w:id="422" w:author="Georgios KATSAROS" w:date="2016-08-25T19:28:00Z">
        <w:r w:rsidR="00CB119C" w:rsidDel="00FA275E">
          <w:delText>G</w:delText>
        </w:r>
      </w:del>
      <w:ins w:id="423"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424" w:author="Georgios KATSAROS" w:date="2016-08-25T19:28:00Z">
        <w:r w:rsidR="00D119AB" w:rsidDel="00FA275E">
          <w:delText>directly</w:delText>
        </w:r>
        <w:r w:rsidR="00AE45B0" w:rsidDel="00FA275E">
          <w:delText xml:space="preserve"> </w:delText>
        </w:r>
      </w:del>
      <w:ins w:id="425" w:author="Georgios KATSAROS" w:date="2016-08-25T19:28:00Z">
        <w:r>
          <w:t>very closely to the hut wire</w:t>
        </w:r>
      </w:ins>
      <w:ins w:id="426" w:author="Georgios KATSAROS" w:date="2016-08-25T19:34:00Z">
        <w:r w:rsidR="006B7755">
          <w:t xml:space="preserve"> (less than 4nm – </w:t>
        </w:r>
      </w:ins>
      <w:ins w:id="427" w:author="Georgios KATSAROS" w:date="2016-08-25T19:36:00Z">
        <w:r w:rsidR="006B7755">
          <w:t xml:space="preserve">defined simply by the </w:t>
        </w:r>
      </w:ins>
      <w:ins w:id="428" w:author="Georgios KATSAROS" w:date="2016-08-25T19:34:00Z">
        <w:r w:rsidR="006B7755">
          <w:t xml:space="preserve">thickness of </w:t>
        </w:r>
      </w:ins>
      <w:ins w:id="429" w:author="Georgios KATSAROS" w:date="2016-08-25T19:36:00Z">
        <w:r w:rsidR="006B7755">
          <w:t xml:space="preserve">the </w:t>
        </w:r>
      </w:ins>
      <w:ins w:id="430" w:author="Georgios KATSAROS" w:date="2016-08-25T19:34:00Z">
        <w:r w:rsidR="006B7755">
          <w:t>dielectric)</w:t>
        </w:r>
      </w:ins>
      <w:ins w:id="431" w:author="Georgios KATSAROS" w:date="2016-08-25T19:28:00Z">
        <w:r>
          <w:t xml:space="preserve"> in which the QDs are formed.</w:t>
        </w:r>
      </w:ins>
      <w:ins w:id="432" w:author="Georgios KATSAROS" w:date="2016-08-25T19:29:00Z">
        <w:r>
          <w:t xml:space="preserve"> </w:t>
        </w:r>
      </w:ins>
      <w:del w:id="433"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434" w:author="Georgios KATSAROS" w:date="2016-08-25T19:34:00Z">
        <w:r w:rsidR="006B7755">
          <w:rPr>
            <w:b/>
          </w:rPr>
          <w:t xml:space="preserve"> and as a consequence high speed of the gate reflectometry setup</w:t>
        </w:r>
      </w:ins>
      <w:ins w:id="435" w:author="Georgios KATSAROS" w:date="2016-08-25T19:37:00Z">
        <w:r w:rsidR="006B7755">
          <w:rPr>
            <w:b/>
          </w:rPr>
          <w:t xml:space="preserve"> </w:t>
        </w:r>
        <w:r w:rsidR="006B7755">
          <w:t xml:space="preserve">as explained in </w:t>
        </w:r>
        <w:r w:rsidR="006B7755">
          <w:rPr>
            <w:i/>
          </w:rPr>
          <w:t>Research methods (or work schedule)</w:t>
        </w:r>
        <w:r w:rsidR="006B7755">
          <w:t>.</w:t>
        </w:r>
      </w:ins>
      <w:ins w:id="436" w:author="Georgios KATSAROS" w:date="2016-08-25T19:34:00Z">
        <w:r w:rsidR="006B7755">
          <w:rPr>
            <w:b/>
          </w:rPr>
          <w:t xml:space="preserve"> (</w:t>
        </w:r>
      </w:ins>
      <w:ins w:id="437" w:author="Georgios KATSAROS" w:date="2016-08-25T19:35:00Z">
        <w:r w:rsidR="006B7755">
          <w:rPr>
            <w:b/>
          </w:rPr>
          <w:t xml:space="preserve">I think </w:t>
        </w:r>
      </w:ins>
      <w:ins w:id="438" w:author="Georgios KATSAROS" w:date="2016-08-25T19:34:00Z">
        <w:r w:rsidR="006B7755">
          <w:rPr>
            <w:b/>
          </w:rPr>
          <w:t xml:space="preserve">what is missing is to mention </w:t>
        </w:r>
      </w:ins>
      <w:ins w:id="439" w:author="Georgios KATSAROS" w:date="2016-08-25T19:35:00Z">
        <w:r w:rsidR="006B7755">
          <w:rPr>
            <w:b/>
          </w:rPr>
          <w:t xml:space="preserve">somewhere when you start the explanation about the experiemtns related to the spin readout to state </w:t>
        </w:r>
      </w:ins>
      <w:ins w:id="440"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6B7755" w:rsidRDefault="00FE7FD5" w:rsidP="00FE7FD5">
      <w:pPr>
        <w:rPr>
          <w:ins w:id="441" w:author="Georgios KATSAROS" w:date="2016-08-25T19:40:00Z"/>
        </w:rPr>
      </w:pPr>
      <w:r>
        <w:t xml:space="preserve">We are collaborating with </w:t>
      </w:r>
      <w:ins w:id="442" w:author="Georgios KATSAROS" w:date="2016-08-25T19:37:00Z">
        <w:r w:rsidR="006B7755">
          <w:t xml:space="preserve">the </w:t>
        </w:r>
      </w:ins>
      <w:r>
        <w:t>spin qubit team in</w:t>
      </w:r>
      <w:ins w:id="443" w:author="Georgios KATSAROS" w:date="2016-08-25T19:37:00Z">
        <w:r w:rsidR="006B7755">
          <w:t xml:space="preserve"> the group of C. Marcus </w:t>
        </w:r>
      </w:ins>
      <w:del w:id="444"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445" w:author="Georgios KATSAROS" w:date="2016-08-25T19:37:00Z">
        <w:r w:rsidR="006B7755">
          <w:t xml:space="preserve">Actually I have been visiting them for three months end of 2015. </w:t>
        </w:r>
      </w:ins>
      <w:r>
        <w:t xml:space="preserve">Since they are </w:t>
      </w:r>
      <w:ins w:id="446" w:author="Georgios KATSAROS" w:date="2016-08-25T19:38:00Z">
        <w:r w:rsidR="006B7755">
          <w:t xml:space="preserve">a leading </w:t>
        </w:r>
      </w:ins>
      <w:del w:id="447" w:author="Georgios KATSAROS" w:date="2016-08-25T19:38:00Z">
        <w:r w:rsidDel="006B7755">
          <w:delText xml:space="preserve">mature </w:delText>
        </w:r>
      </w:del>
      <w:r>
        <w:t xml:space="preserve">group with a </w:t>
      </w:r>
      <w:del w:id="448" w:author="Georgios KATSAROS" w:date="2016-08-25T20:42:00Z">
        <w:r w:rsidDel="00802509">
          <w:delText xml:space="preserve">big </w:delText>
        </w:r>
      </w:del>
      <w:ins w:id="449" w:author="Georgios KATSAROS" w:date="2016-08-25T20:42:00Z">
        <w:r w:rsidR="00802509">
          <w:t xml:space="preserve">vast </w:t>
        </w:r>
      </w:ins>
      <w:r>
        <w:t xml:space="preserve">knowledge in instrumentation and </w:t>
      </w:r>
      <w:ins w:id="450" w:author="Georgios KATSAROS" w:date="2016-08-25T19:39:00Z">
        <w:r w:rsidR="006B7755">
          <w:t>in the physics of spin dynamics</w:t>
        </w:r>
      </w:ins>
      <w:del w:id="451" w:author="Georgios KATSAROS" w:date="2016-08-25T19:39:00Z">
        <w:r w:rsidDel="006B7755">
          <w:delText>spin qubits in overall</w:delText>
        </w:r>
      </w:del>
      <w:r>
        <w:t xml:space="preserve">, this collaboration </w:t>
      </w:r>
      <w:ins w:id="452" w:author="Georgios KATSAROS" w:date="2016-08-25T19:39:00Z">
        <w:r w:rsidR="006B7755">
          <w:t xml:space="preserve">will </w:t>
        </w:r>
      </w:ins>
      <w:r>
        <w:t>help</w:t>
      </w:r>
      <w:del w:id="453" w:author="Georgios KATSAROS" w:date="2016-08-25T19:39:00Z">
        <w:r w:rsidDel="006B7755">
          <w:delText>s</w:delText>
        </w:r>
      </w:del>
      <w:r>
        <w:t xml:space="preserve"> </w:t>
      </w:r>
      <w:del w:id="454" w:author="Georgios KATSAROS" w:date="2016-08-25T19:39:00Z">
        <w:r w:rsidDel="006B7755">
          <w:delText>us</w:delText>
        </w:r>
      </w:del>
      <w:ins w:id="455" w:author="Georgios KATSAROS" w:date="2016-08-25T19:39:00Z">
        <w:r w:rsidR="006B7755">
          <w:t>me</w:t>
        </w:r>
      </w:ins>
      <w:r>
        <w:t xml:space="preserve"> a lot in </w:t>
      </w:r>
      <w:ins w:id="456" w:author="Georgios KATSAROS" w:date="2016-08-25T19:39:00Z">
        <w:r w:rsidR="006B7755">
          <w:t xml:space="preserve">realizing the proposed project. </w:t>
        </w:r>
      </w:ins>
      <w:del w:id="457" w:author="Georgios KATSAROS" w:date="2016-08-25T19:39:00Z">
        <w:r w:rsidDel="006B7755">
          <w:delText xml:space="preserve">setting up our measurement setup. </w:delText>
        </w:r>
      </w:del>
      <w:r>
        <w:t xml:space="preserve">It would be helpful to visit them </w:t>
      </w:r>
      <w:ins w:id="458" w:author="Georgios KATSAROS" w:date="2016-08-25T19:39:00Z">
        <w:r w:rsidR="006B7755">
          <w:t xml:space="preserve">once per year to discuss with the technical and physics related questions thus I am requesting 500 Euro per year as travel expenses. </w:t>
        </w:r>
      </w:ins>
      <w:del w:id="459"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460" w:author="Georgios KATSAROS" w:date="2016-08-25T19:40:00Z">
        <w:r w:rsidR="006B7755">
          <w:t xml:space="preserve">Prof. </w:t>
        </w:r>
      </w:ins>
      <w:r w:rsidRPr="003E2388">
        <w:rPr>
          <w:b/>
        </w:rPr>
        <w:t>J.J. Zhang</w:t>
      </w:r>
      <w:r>
        <w:t xml:space="preserve"> </w:t>
      </w:r>
      <w:ins w:id="461" w:author="Georgios KATSAROS" w:date="2016-08-25T19:40:00Z">
        <w:r w:rsidR="006B7755">
          <w:t xml:space="preserve">who is working in the Chinese Academy of Science, in the Institute of Physics </w:t>
        </w:r>
      </w:ins>
      <w:r>
        <w:t xml:space="preserve">in Beijing, China. </w:t>
      </w:r>
      <w:r w:rsidR="005A3FDC">
        <w:t xml:space="preserve">He is </w:t>
      </w:r>
      <w:ins w:id="462" w:author="Georgios KATSAROS" w:date="2016-08-25T19:41:00Z">
        <w:r w:rsidR="006B7755">
          <w:t xml:space="preserve">a </w:t>
        </w:r>
      </w:ins>
      <w:r w:rsidR="005A3FDC">
        <w:t xml:space="preserve">material scientist providing us with </w:t>
      </w:r>
      <w:ins w:id="463" w:author="Georgios KATSAROS" w:date="2016-08-25T19:41:00Z">
        <w:r w:rsidR="006B7755">
          <w:t xml:space="preserve">the very high quality Ge hut wires which very few groups around the world can grow. </w:t>
        </w:r>
      </w:ins>
      <w:del w:id="464" w:author="Georgios KATSAROS" w:date="2016-08-25T19:41:00Z">
        <w:r w:rsidR="005A3FDC" w:rsidDel="006B7755">
          <w:delText xml:space="preserve">silicon germanium nanowire samples. </w:delText>
        </w:r>
      </w:del>
    </w:p>
    <w:p w:rsidR="0053730E" w:rsidRDefault="00FA065A" w:rsidP="0053730E">
      <w:ins w:id="465"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466" w:author="Georgios KATSAROS" w:date="2016-08-25T20:01:00Z">
        <w:r w:rsidDel="00FA065A">
          <w:delText>will be found</w:delText>
        </w:r>
      </w:del>
      <w:ins w:id="467" w:author="Georgios KATSAROS" w:date="2016-08-25T20:01:00Z">
        <w:r w:rsidR="00FA065A">
          <w:t>turns</w:t>
        </w:r>
      </w:ins>
      <w:r>
        <w:t xml:space="preserve"> out that the gate reflectometry technique </w:t>
      </w:r>
      <w:ins w:id="468" w:author="Georgios KATSAROS" w:date="2016-08-25T20:01:00Z">
        <w:r w:rsidR="00FA065A">
          <w:t>is not sensitive/fast enough</w:t>
        </w:r>
      </w:ins>
      <w:del w:id="469" w:author="Georgios KATSAROS" w:date="2016-08-25T20:01:00Z">
        <w:r w:rsidDel="00FA065A">
          <w:delText>does not work</w:delText>
        </w:r>
      </w:del>
      <w:r>
        <w:t xml:space="preserve"> we are going to</w:t>
      </w:r>
      <w:r w:rsidR="00BA5BF5">
        <w:t xml:space="preserve"> </w:t>
      </w:r>
      <w:del w:id="470" w:author="Georgios KATSAROS" w:date="2016-08-25T20:01:00Z">
        <w:r w:rsidR="00BA5BF5" w:rsidDel="00FA065A">
          <w:delText>try to</w:delText>
        </w:r>
        <w:r w:rsidDel="00FA065A">
          <w:delText xml:space="preserve"> </w:delText>
        </w:r>
      </w:del>
      <w:del w:id="471" w:author="Georgios KATSAROS" w:date="2016-08-25T20:02:00Z">
        <w:r w:rsidDel="00FA065A">
          <w:delText xml:space="preserve">use </w:delText>
        </w:r>
        <w:r w:rsidR="00BA5BF5" w:rsidDel="00FA065A">
          <w:delText xml:space="preserve">a </w:delText>
        </w:r>
        <w:r w:rsidDel="00FA065A">
          <w:delText xml:space="preserve">charge sensor </w:delText>
        </w:r>
      </w:del>
      <w:ins w:id="472" w:author="Georgios KATSAROS" w:date="2016-08-25T20:02:00Z">
        <w:r w:rsidR="00FA065A">
          <w:t xml:space="preserve">use </w:t>
        </w:r>
      </w:ins>
      <w:r>
        <w:t>ohmic reflectomet</w:t>
      </w:r>
      <w:r w:rsidR="00BA5BF5">
        <w:t xml:space="preserve">ry. </w:t>
      </w:r>
      <w:del w:id="473"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474" w:author="Georgios KATSAROS" w:date="2016-08-25T20:02:00Z">
        <w:r w:rsidR="00FA065A">
          <w:t xml:space="preserve">during the </w:t>
        </w:r>
      </w:ins>
      <w:del w:id="475" w:author="Georgios KATSAROS" w:date="2016-08-25T20:02:00Z">
        <w:r w:rsidR="00BB6DB1" w:rsidDel="00FA065A">
          <w:delText xml:space="preserve">to the </w:delText>
        </w:r>
      </w:del>
      <w:r w:rsidR="00BB6DB1">
        <w:t xml:space="preserve">nanofabrication process </w:t>
      </w:r>
      <w:r w:rsidR="00BA5BF5">
        <w:t xml:space="preserve">of </w:t>
      </w:r>
      <w:del w:id="476" w:author="Georgios KATSAROS" w:date="2016-08-25T20:02:00Z">
        <w:r w:rsidR="00BA5BF5" w:rsidDel="00FA065A">
          <w:delText xml:space="preserve">our </w:delText>
        </w:r>
      </w:del>
      <w:ins w:id="477" w:author="Georgios KATSAROS" w:date="2016-08-25T20:02:00Z">
        <w:r w:rsidR="00FA065A">
          <w:t xml:space="preserve">the </w:t>
        </w:r>
      </w:ins>
      <w:r w:rsidR="00BA5BF5">
        <w:t>samples</w:t>
      </w:r>
      <w:ins w:id="478" w:author="Georgios KATSAROS" w:date="2016-08-25T20:03:00Z">
        <w:r w:rsidR="00FA065A">
          <w:t>. Charge sensing has been recently demonstrated in our group for hut wires [cite Lada like Vukusic et al., unpublished data)</w:t>
        </w:r>
      </w:ins>
      <w:del w:id="479" w:author="Georgios KATSAROS" w:date="2016-08-25T20:03:00Z">
        <w:r w:rsidR="00BA5BF5" w:rsidDel="00FA065A">
          <w:delText>, similar to the approach used in [8], but replacing electrons with holes in our case.</w:delText>
        </w:r>
      </w:del>
      <w:r w:rsidR="00BA5BF5">
        <w:t xml:space="preserve"> For the charge sensor a </w:t>
      </w:r>
      <w:del w:id="480" w:author="Georgios KATSAROS" w:date="2016-08-25T20:04:00Z">
        <w:r w:rsidR="00BA5BF5" w:rsidDel="00FA065A">
          <w:delText>single hole transistor</w:delText>
        </w:r>
      </w:del>
      <w:ins w:id="481" w:author="Georgios KATSAROS" w:date="2016-08-25T20:04:00Z">
        <w:r w:rsidR="00FA065A">
          <w:t>single QD</w:t>
        </w:r>
      </w:ins>
      <w:r w:rsidR="00BA5BF5">
        <w:t xml:space="preserve"> </w:t>
      </w:r>
      <w:ins w:id="482" w:author="Georgios KATSAROS" w:date="2016-08-25T20:04:00Z">
        <w:r w:rsidR="00FA065A">
          <w:t xml:space="preserve">located very closely </w:t>
        </w:r>
      </w:ins>
      <w:ins w:id="483" w:author="Georgios KATSAROS" w:date="2016-08-25T20:05:00Z">
        <w:r w:rsidR="00FA065A">
          <w:t xml:space="preserve">and capacitively coupled </w:t>
        </w:r>
      </w:ins>
      <w:ins w:id="484" w:author="Georgios KATSAROS" w:date="2016-08-25T20:04:00Z">
        <w:r w:rsidR="00FA065A">
          <w:t xml:space="preserve">to the DQD </w:t>
        </w:r>
      </w:ins>
      <w:del w:id="485" w:author="Georgios KATSAROS" w:date="2016-08-25T20:04:00Z">
        <w:r w:rsidR="00BA5BF5" w:rsidDel="00FA065A">
          <w:delText>would be</w:delText>
        </w:r>
      </w:del>
      <w:ins w:id="486" w:author="Georgios KATSAROS" w:date="2016-08-25T20:04:00Z">
        <w:r w:rsidR="00FA065A">
          <w:t>is</w:t>
        </w:r>
      </w:ins>
      <w:r w:rsidR="00BA5BF5">
        <w:t xml:space="preserve"> </w:t>
      </w:r>
      <w:ins w:id="487" w:author="Georgios KATSAROS" w:date="2016-08-25T20:04:00Z">
        <w:r w:rsidR="00FA065A">
          <w:t xml:space="preserve">going to be used. </w:t>
        </w:r>
      </w:ins>
      <w:del w:id="488"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489" w:author="Georgios KATSAROS" w:date="2016-08-25T20:05:00Z">
        <w:r w:rsidR="00FA065A">
          <w:t xml:space="preserve">the </w:t>
        </w:r>
      </w:ins>
      <w:r w:rsidR="00491539">
        <w:t xml:space="preserve">charge configuration </w:t>
      </w:r>
      <w:ins w:id="490" w:author="Georgios KATSAROS" w:date="2016-08-25T20:05:00Z">
        <w:r w:rsidR="00FA065A">
          <w:t xml:space="preserve">will </w:t>
        </w:r>
      </w:ins>
      <w:r w:rsidR="00491539">
        <w:t>change</w:t>
      </w:r>
      <w:del w:id="491" w:author="Georgios KATSAROS" w:date="2016-08-25T20:05:00Z">
        <w:r w:rsidR="00491539" w:rsidDel="00FA065A">
          <w:delText>s</w:delText>
        </w:r>
      </w:del>
      <w:r w:rsidR="00491539">
        <w:t xml:space="preserve"> in the DQD, </w:t>
      </w:r>
      <w:ins w:id="492" w:author="Georgios KATSAROS" w:date="2016-08-25T20:05:00Z">
        <w:r w:rsidR="00FA065A">
          <w:t xml:space="preserve">the </w:t>
        </w:r>
      </w:ins>
      <w:r w:rsidR="00491539">
        <w:t xml:space="preserve">impedance of the charge sensor will change and thus </w:t>
      </w:r>
      <w:ins w:id="493" w:author="Georgios KATSAROS" w:date="2016-08-25T20:05:00Z">
        <w:r w:rsidR="00FA065A">
          <w:t xml:space="preserve">the </w:t>
        </w:r>
      </w:ins>
      <w:r w:rsidR="00491539">
        <w:t>reflected signal amplit</w:t>
      </w:r>
      <w:r w:rsidR="00B37647">
        <w:t xml:space="preserve">ude. </w:t>
      </w:r>
      <w:del w:id="494"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95"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lastRenderedPageBreak/>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96" w:author="Georgios KATSAROS" w:date="2016-08-25T20:06:00Z"/>
          <w:b/>
        </w:rPr>
      </w:pPr>
      <w:r w:rsidRPr="00AC56ED">
        <w:rPr>
          <w:b/>
        </w:rPr>
        <w:t>Working address:</w:t>
      </w:r>
    </w:p>
    <w:p w:rsidR="00FA065A" w:rsidRDefault="00FA065A" w:rsidP="00AC56ED">
      <w:pPr>
        <w:spacing w:line="240" w:lineRule="auto"/>
        <w:rPr>
          <w:ins w:id="497" w:author="Georgios KATSAROS" w:date="2016-08-25T20:06:00Z"/>
          <w:b/>
        </w:rPr>
      </w:pPr>
    </w:p>
    <w:p w:rsidR="00FA065A" w:rsidRDefault="00FA065A" w:rsidP="00AC56ED">
      <w:pPr>
        <w:spacing w:line="240" w:lineRule="auto"/>
        <w:rPr>
          <w:ins w:id="498" w:author="Georgios KATSAROS" w:date="2016-08-25T20:07:00Z"/>
          <w:b/>
        </w:rPr>
      </w:pPr>
      <w:ins w:id="499" w:author="Georgios KATSAROS" w:date="2016-08-25T20:06:00Z">
        <w:r>
          <w:rPr>
            <w:b/>
          </w:rPr>
          <w:t xml:space="preserve">Describe your carreer path in a paragraph in such a way that it comes out that you are the best match for realizing this project </w:t>
        </w:r>
      </w:ins>
      <w:ins w:id="500" w:author="Georgios KATSAROS" w:date="2016-08-25T20:07:00Z">
        <w:r w:rsidRPr="00FA065A">
          <w:rPr>
            <w:b/>
          </w:rPr>
          <w:sym w:font="Wingdings" w:char="F04A"/>
        </w:r>
      </w:ins>
    </w:p>
    <w:p w:rsidR="000F48ED" w:rsidRDefault="000F48ED" w:rsidP="00AC56ED">
      <w:pPr>
        <w:spacing w:line="240" w:lineRule="auto"/>
        <w:rPr>
          <w:ins w:id="501" w:author="Georgios KATSAROS" w:date="2016-08-25T20:07:00Z"/>
          <w:b/>
        </w:rPr>
      </w:pPr>
    </w:p>
    <w:p w:rsidR="000F48ED" w:rsidRPr="00AC56ED" w:rsidRDefault="000F48ED" w:rsidP="00AC56ED">
      <w:pPr>
        <w:spacing w:line="240" w:lineRule="auto"/>
        <w:rPr>
          <w:b/>
        </w:rPr>
      </w:pPr>
      <w:ins w:id="502"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503" w:author="Georgios KATSAROS" w:date="2016-08-20T13:33:00Z">
            <w:rPr>
              <w:i/>
            </w:rPr>
          </w:rPrChange>
        </w:rPr>
      </w:pPr>
      <w:r w:rsidRPr="006065D9">
        <w:rPr>
          <w:lang w:val="de-AT"/>
          <w:rPrChange w:id="504" w:author="Georgios KATSAROS" w:date="2016-08-20T13:33:00Z">
            <w:rPr/>
          </w:rPrChange>
        </w:rPr>
        <w:t xml:space="preserve">Xiaobo Zhu1 el al., </w:t>
      </w:r>
      <w:r w:rsidRPr="006065D9">
        <w:rPr>
          <w:i/>
          <w:lang w:val="de-AT"/>
          <w:rPrChange w:id="505" w:author="Georgios KATSAROS" w:date="2016-08-20T13:33:00Z">
            <w:rPr>
              <w:i/>
            </w:rPr>
          </w:rPrChange>
        </w:rPr>
        <w:t>Nature</w:t>
      </w:r>
      <w:r w:rsidRPr="006065D9">
        <w:rPr>
          <w:lang w:val="de-AT"/>
          <w:rPrChange w:id="506" w:author="Georgios KATSAROS" w:date="2016-08-20T13:33:00Z">
            <w:rPr/>
          </w:rPrChange>
        </w:rPr>
        <w:t xml:space="preserve"> </w:t>
      </w:r>
      <w:r w:rsidRPr="006065D9">
        <w:rPr>
          <w:b/>
          <w:lang w:val="de-AT"/>
          <w:rPrChange w:id="507" w:author="Georgios KATSAROS" w:date="2016-08-20T13:33:00Z">
            <w:rPr>
              <w:b/>
            </w:rPr>
          </w:rPrChange>
        </w:rPr>
        <w:t>2011</w:t>
      </w:r>
      <w:r w:rsidRPr="006065D9">
        <w:rPr>
          <w:rFonts w:ascii="Arial" w:hAnsi="Arial" w:cs="Arial"/>
          <w:color w:val="333333"/>
          <w:shd w:val="clear" w:color="auto" w:fill="FFFFFF"/>
          <w:lang w:val="de-AT"/>
          <w:rPrChange w:id="508" w:author="Georgios KATSAROS" w:date="2016-08-20T13:33:00Z">
            <w:rPr>
              <w:rFonts w:ascii="Arial" w:hAnsi="Arial" w:cs="Arial"/>
              <w:color w:val="333333"/>
              <w:shd w:val="clear" w:color="auto" w:fill="FFFFFF"/>
            </w:rPr>
          </w:rPrChange>
        </w:rPr>
        <w:t xml:space="preserve"> </w:t>
      </w:r>
      <w:r w:rsidRPr="006065D9">
        <w:rPr>
          <w:lang w:val="de-AT"/>
          <w:rPrChange w:id="509"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9" w:history="1">
        <w:r w:rsidRPr="00FA1753">
          <w:rPr>
            <w:i/>
          </w:rPr>
          <w:t>arXiv:quant-ph/0002077v3</w:t>
        </w:r>
      </w:hyperlink>
    </w:p>
    <w:p w:rsidR="007D24E4" w:rsidRPr="007D24E4" w:rsidRDefault="00FE0DD7" w:rsidP="007D24E4">
      <w:pPr>
        <w:pStyle w:val="ListParagraph"/>
        <w:numPr>
          <w:ilvl w:val="0"/>
          <w:numId w:val="8"/>
        </w:numPr>
        <w:rPr>
          <w:rStyle w:val="apple-converted-space"/>
          <w:i/>
        </w:rPr>
      </w:pPr>
      <w:hyperlink r:id="rId20"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1"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510" w:author="Georgios KATSAROS" w:date="2016-08-20T13:33:00Z">
            <w:rPr>
              <w:i/>
            </w:rPr>
          </w:rPrChange>
        </w:rPr>
      </w:pPr>
      <w:r>
        <w:rPr>
          <w:shd w:val="clear" w:color="auto" w:fill="FFFFFF"/>
        </w:rPr>
        <w:t xml:space="preserve"> </w:t>
      </w:r>
      <w:r w:rsidR="00C75AF7" w:rsidRPr="006065D9">
        <w:rPr>
          <w:shd w:val="clear" w:color="auto" w:fill="FFFFFF"/>
          <w:lang w:val="de-AT"/>
          <w:rPrChange w:id="511" w:author="Georgios KATSAROS" w:date="2016-08-20T13:33:00Z">
            <w:rPr>
              <w:shd w:val="clear" w:color="auto" w:fill="FFFFFF"/>
            </w:rPr>
          </w:rPrChange>
        </w:rPr>
        <w:t>H. Watzinger et al.,</w:t>
      </w:r>
      <w:r w:rsidR="00C75AF7" w:rsidRPr="006065D9">
        <w:rPr>
          <w:lang w:val="de-AT"/>
          <w:rPrChange w:id="512" w:author="Georgios KATSAROS" w:date="2016-08-20T13:33:00Z">
            <w:rPr/>
          </w:rPrChange>
        </w:rPr>
        <w:t xml:space="preserve"> </w:t>
      </w:r>
      <w:r w:rsidR="00837E71">
        <w:fldChar w:fldCharType="begin"/>
      </w:r>
      <w:r w:rsidR="00837E71" w:rsidRPr="006065D9">
        <w:rPr>
          <w:lang w:val="de-AT"/>
          <w:rPrChange w:id="513" w:author="Georgios KATSAROS" w:date="2016-08-20T13:33:00Z">
            <w:rPr/>
          </w:rPrChange>
        </w:rPr>
        <w:instrText xml:space="preserve"> HYPERLINK "https://arxiv.org/abs/1607.02977" </w:instrText>
      </w:r>
      <w:r w:rsidR="00837E71">
        <w:fldChar w:fldCharType="separate"/>
      </w:r>
      <w:r w:rsidR="00C75AF7" w:rsidRPr="006065D9">
        <w:rPr>
          <w:i/>
          <w:lang w:val="de-AT"/>
          <w:rPrChange w:id="514" w:author="Georgios KATSAROS" w:date="2016-08-20T13:33:00Z">
            <w:rPr>
              <w:i/>
            </w:rPr>
          </w:rPrChange>
        </w:rPr>
        <w:t>arXiv:1607.02977</w:t>
      </w:r>
      <w:r w:rsidR="00837E71">
        <w:rPr>
          <w:i/>
        </w:rPr>
        <w:fldChar w:fldCharType="end"/>
      </w:r>
      <w:r w:rsidR="00D5323A" w:rsidRPr="006065D9">
        <w:rPr>
          <w:i/>
          <w:lang w:val="de-AT"/>
          <w:rPrChange w:id="515"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516"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517" w:author="Georgios KATSAROS" w:date="2016-08-20T13:33:00Z">
            <w:rPr>
              <w:shd w:val="clear" w:color="auto" w:fill="FFFFFF"/>
            </w:rPr>
          </w:rPrChange>
        </w:rPr>
        <w:t xml:space="preserve"> </w:t>
      </w:r>
      <w:r w:rsidRPr="006065D9">
        <w:rPr>
          <w:lang w:val="de-AT"/>
          <w:rPrChange w:id="518" w:author="Georgios KATSAROS" w:date="2016-08-20T13:33:00Z">
            <w:rPr/>
          </w:rPrChange>
        </w:rPr>
        <w:t xml:space="preserve">Gonzalez-Zalba, M. F. et al., </w:t>
      </w:r>
      <w:r w:rsidRPr="006065D9">
        <w:rPr>
          <w:i/>
          <w:lang w:val="de-AT"/>
          <w:rPrChange w:id="51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DD7" w:rsidRDefault="00FE0DD7" w:rsidP="007436F6">
      <w:pPr>
        <w:spacing w:after="0" w:line="240" w:lineRule="auto"/>
      </w:pPr>
      <w:r>
        <w:separator/>
      </w:r>
    </w:p>
  </w:endnote>
  <w:endnote w:type="continuationSeparator" w:id="0">
    <w:p w:rsidR="00FE0DD7" w:rsidRDefault="00FE0DD7"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DD7" w:rsidRDefault="00FE0DD7" w:rsidP="007436F6">
      <w:pPr>
        <w:spacing w:after="0" w:line="240" w:lineRule="auto"/>
      </w:pPr>
      <w:r>
        <w:separator/>
      </w:r>
    </w:p>
  </w:footnote>
  <w:footnote w:type="continuationSeparator" w:id="0">
    <w:p w:rsidR="00FE0DD7" w:rsidRDefault="00FE0DD7"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2FD4"/>
    <w:rsid w:val="00651FC3"/>
    <w:rsid w:val="00652C53"/>
    <w:rsid w:val="00652CB2"/>
    <w:rsid w:val="00654870"/>
    <w:rsid w:val="00655F7C"/>
    <w:rsid w:val="0065656C"/>
    <w:rsid w:val="00662B77"/>
    <w:rsid w:val="006643D4"/>
    <w:rsid w:val="00671BA0"/>
    <w:rsid w:val="006768CC"/>
    <w:rsid w:val="00683249"/>
    <w:rsid w:val="00690A9C"/>
    <w:rsid w:val="006932B5"/>
    <w:rsid w:val="006B4BDC"/>
    <w:rsid w:val="006B5390"/>
    <w:rsid w:val="006B7755"/>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670C"/>
    <w:rsid w:val="007E3178"/>
    <w:rsid w:val="007E48A5"/>
    <w:rsid w:val="007F2BBB"/>
    <w:rsid w:val="007F36EB"/>
    <w:rsid w:val="00802509"/>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518E"/>
    <w:rsid w:val="00A11815"/>
    <w:rsid w:val="00A13125"/>
    <w:rsid w:val="00A2123E"/>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B313-96FA-4587-833F-E86DCC793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20</Pages>
  <Words>5227</Words>
  <Characters>29799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29</cp:revision>
  <dcterms:created xsi:type="dcterms:W3CDTF">2016-08-24T20:15:00Z</dcterms:created>
  <dcterms:modified xsi:type="dcterms:W3CDTF">2016-08-26T14:17:00Z</dcterms:modified>
</cp:coreProperties>
</file>