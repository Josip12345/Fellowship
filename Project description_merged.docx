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w:t>
      </w:r>
      <w:ins w:id="0" w:author="Georgios KATSAROS" w:date="2016-08-30T23:26:00Z">
        <w:r>
          <w:t xml:space="preserve">In </w:t>
        </w:r>
      </w:ins>
      <w:r w:rsidR="00953F1E">
        <w:t>1998</w:t>
      </w:r>
      <w:ins w:id="1" w:author="Georgios KATSAROS" w:date="2016-08-30T23:26:00Z">
        <w:r>
          <w:t xml:space="preserve">.. </w:t>
        </w:r>
      </w:ins>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ins w:id="2" w:author="Georgios KATSAROS" w:date="2016-08-27T00:23:00Z">
        <w:r w:rsidR="00457EBC">
          <w:t xml:space="preserve"> </w:t>
        </w:r>
      </w:ins>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C30F2">
        <w:t xml:space="preserve">as long as possible </w:t>
      </w:r>
      <w:r w:rsidR="00DE336E">
        <w:t>coherence time</w:t>
      </w:r>
      <w:r w:rsidR="001C30F2">
        <w:t>s</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ence time on the other side. This is so because performing quantum computation, many single operation need to be done before system decoheres. The b</w:t>
      </w:r>
      <w:r w:rsidR="00D11084">
        <w:rPr>
          <w:b/>
        </w:rPr>
        <w:t xml:space="preserve">enchmark for the manipulation time is </w:t>
      </w:r>
      <w:r>
        <w:rPr>
          <w:b/>
        </w:rPr>
        <w:t xml:space="preserve">the </w:t>
      </w:r>
      <w:r w:rsidR="00D11084">
        <w:rPr>
          <w:b/>
        </w:rPr>
        <w:t xml:space="preserve">minimum time needed </w:t>
      </w:r>
      <w:r w:rsidR="00D775CF">
        <w:rPr>
          <w:b/>
        </w:rPr>
        <w:t xml:space="preserve">for going from the one </w:t>
      </w:r>
      <w:del w:id="3" w:author="Georgios KATSAROS" w:date="2016-08-30T23:33:00Z">
        <w:r w:rsidR="00D775CF" w:rsidDel="00A644DA">
          <w:rPr>
            <w:b/>
          </w:rPr>
          <w:delText xml:space="preserve">spin </w:delText>
        </w:r>
      </w:del>
      <w:r w:rsidR="00D775CF">
        <w:rPr>
          <w:b/>
        </w:rPr>
        <w:t>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953F1E" w:rsidRDefault="00953F1E" w:rsidP="009D17AE"/>
    <w:p w:rsidR="00953F1E" w:rsidRDefault="00953F1E"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w:t>
      </w:r>
      <w:r w:rsidR="00350C01">
        <w:t xml:space="preserve"> </w:t>
      </w:r>
      <w:r w:rsidR="00207CC3">
        <w:t>of 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w:t>
      </w:r>
      <w:r w:rsidR="003D63F7">
        <w:t xml:space="preserve">of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350C01">
        <w:rPr>
          <w:rPrChange w:id="4" w:author="Georgios KATSAROS" w:date="2016-08-30T23:51:00Z">
            <w:rPr>
              <w:i/>
            </w:rPr>
          </w:rPrChange>
        </w:rPr>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w:t>
      </w:r>
      <w:r w:rsidR="003D63F7">
        <w:t xml:space="preserve">and </w:t>
      </w:r>
      <w:r w:rsidRPr="0039664B">
        <w:t>τ</w:t>
      </w:r>
      <w:r w:rsidRPr="0039664B">
        <w:rPr>
          <w:vertAlign w:val="subscript"/>
        </w:rPr>
        <w:t>π</w:t>
      </w:r>
      <w:r>
        <w:t xml:space="preserve"> </w:t>
      </w:r>
      <w:r w:rsidR="003D63F7">
        <w:t>≈</w:t>
      </w:r>
      <w:r>
        <w:t xml:space="preserve"> 3 ns</w:t>
      </w:r>
      <w:r w:rsidR="00671E19">
        <w:t>.</w:t>
      </w:r>
      <w:r w:rsidDel="00AD13EC">
        <w:t xml:space="preserve"> </w:t>
      </w:r>
      <w:r>
        <w:t xml:space="preserve">[11]. </w:t>
      </w:r>
    </w:p>
    <w:p w:rsidR="00350C01" w:rsidRDefault="00961F10" w:rsidP="00C86B6F">
      <w:pPr>
        <w:rPr>
          <w:ins w:id="5" w:author="Georgios KATSAROS" w:date="2016-08-30T23:53:00Z"/>
        </w:rPr>
      </w:pPr>
      <w:r>
        <w:t>Holes in germanium</w:t>
      </w:r>
      <w:r w:rsidR="009D5487">
        <w:t xml:space="preserve"> </w:t>
      </w:r>
      <w:r w:rsidR="00350C01">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9251B7">
        <w:t xml:space="preserve"> have shown that </w:t>
      </w:r>
      <w:r w:rsidR="009251B7">
        <w:lastRenderedPageBreak/>
        <w:t>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BC07E2">
        <w:t>QD</w:t>
      </w:r>
      <w:r>
        <w:t xml:space="preserve"> (left). Scanning electron micrograph of SiGe nanowire 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pPr>
        <w:pStyle w:val="ListParagraph"/>
        <w:numPr>
          <w:ilvl w:val="0"/>
          <w:numId w:val="22"/>
        </w:numPr>
        <w:pPrChange w:id="6" w:author="Georgios KATSAROS" w:date="2016-08-27T01:10:00Z">
          <w:pPr>
            <w:pStyle w:val="ListParagraph"/>
            <w:numPr>
              <w:numId w:val="5"/>
            </w:numPr>
            <w:ind w:hanging="360"/>
          </w:pPr>
        </w:pPrChange>
      </w:pPr>
      <w:r>
        <w:t>D</w:t>
      </w:r>
      <w:r w:rsidR="001860D4">
        <w:t>ifferential measurement (AC current readout)</w:t>
      </w:r>
      <w:r w:rsidR="00C86B6F">
        <w:t xml:space="preserve">: The differential measurement (AC current readout) has the same drawbacks as 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ins w:id="7" w:author="Georgios KATSAROS" w:date="2016-08-27T01:06:00Z">
        <w:r w:rsidR="00801743">
          <w:t>s (let’s discuss this)</w:t>
        </w:r>
      </w:ins>
      <w:r w:rsidR="00C86B6F">
        <w:t>.</w:t>
      </w: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w:t>
      </w:r>
      <w:r w:rsidR="00C86B6F">
        <w:lastRenderedPageBreak/>
        <w:t xml:space="preserve">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8"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9"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0" w:author="Georgios KATSAROS" w:date="2016-08-20T15:47:00Z">
                              <w:r w:rsidRPr="00E5561A">
                                <w:rPr>
                                  <w:rFonts w:eastAsiaTheme="minorEastAsia"/>
                                  <w:sz w:val="18"/>
                                  <w:szCs w:val="18"/>
                                </w:rPr>
                                <w:t xml:space="preserve"> </w:t>
                              </w:r>
                            </w:ins>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11"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12"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3" w:author="Georgios KATSAROS" w:date="2016-08-20T15:47:00Z">
                        <w:r w:rsidRPr="00E5561A">
                          <w:rPr>
                            <w:rFonts w:eastAsiaTheme="minorEastAsia"/>
                            <w:sz w:val="18"/>
                            <w:szCs w:val="18"/>
                          </w:rPr>
                          <w:t xml:space="preserve"> </w:t>
                        </w:r>
                      </w:ins>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B4186F">
        <w:t>double quantum dot (</w:t>
      </w:r>
      <w:r>
        <w:t>DQD</w:t>
      </w:r>
      <w:r w:rsidR="00B4186F">
        <w:t>)</w:t>
      </w:r>
      <w:r>
        <w:t xml:space="preserve">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ins w:id="14" w:author="Georgios KATSAROS" w:date="2016-08-31T00:09:00Z">
        <w:r w:rsidR="00430CA9">
          <w:t xml:space="preserve"> </w:t>
        </w:r>
      </w:ins>
    </w:p>
    <w:p w:rsidR="008F3989" w:rsidDel="00DD253D" w:rsidRDefault="00F34B9B" w:rsidP="00DD74DE">
      <w:pPr>
        <w:rPr>
          <w:del w:id="15" w:author="Georgios KATSAROS" w:date="2016-08-20T15:59:00Z"/>
        </w:rPr>
      </w:pPr>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p>
    <w:p w:rsidR="00952319" w:rsidDel="00F34B9B" w:rsidRDefault="00952319" w:rsidP="00776062">
      <w:pPr>
        <w:pStyle w:val="Heading3"/>
        <w:rPr>
          <w:del w:id="16" w:author="Josip KUKUCKA" w:date="2016-08-31T10:44:00Z"/>
        </w:rPr>
      </w:pPr>
    </w:p>
    <w:p w:rsidR="00952319" w:rsidDel="00F34B9B" w:rsidRDefault="00952319" w:rsidP="00776062">
      <w:pPr>
        <w:pStyle w:val="Heading3"/>
        <w:rPr>
          <w:del w:id="17" w:author="Josip KUKUCKA" w:date="2016-08-31T10:44:00Z"/>
        </w:rPr>
      </w:pPr>
    </w:p>
    <w:p w:rsidR="00952319" w:rsidDel="00F34B9B" w:rsidRDefault="00952319" w:rsidP="00952319">
      <w:pPr>
        <w:rPr>
          <w:del w:id="18" w:author="Josip KUKUCKA" w:date="2016-08-31T10:44:00Z"/>
        </w:rPr>
      </w:pPr>
    </w:p>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430CA9">
        <w:t xml:space="preserve">thesis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Ge</w:t>
      </w:r>
      <w:r w:rsidR="00BC07E2">
        <w:t>-</w:t>
      </w:r>
      <w:r w:rsidR="00391AE8">
        <w:t xml:space="preserve"> </w:t>
      </w:r>
      <w:r w:rsidR="00BC07E2">
        <w:t>based, DQD</w:t>
      </w:r>
      <w:r w:rsidR="00F95CE3">
        <w:t xml:space="preserve">.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r w:rsidR="00612B4F">
        <w:t xml:space="preserve"> </w:t>
      </w:r>
      <w:r w:rsidR="00430CA9" w:rsidRPr="00612B4F">
        <w:t>(</w:t>
      </w:r>
      <w:r w:rsidR="00612B4F" w:rsidRPr="00612B4F">
        <w:t>Carr-Purcell-Meiboom-Gill</w:t>
      </w:r>
      <w:r w:rsidR="00430CA9" w:rsidRPr="00612B4F">
        <w:t>)</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51B95" w:rsidRDefault="00051B95" w:rsidP="00F95CE3"/>
    <w:p w:rsidR="00051B95" w:rsidRDefault="00051B95"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w:t>
      </w:r>
      <w:ins w:id="19" w:author="Georgios KATSAROS" w:date="2016-08-31T00:12:00Z">
        <w:r w:rsidR="00015D5A">
          <w:t xml:space="preserve">the </w:t>
        </w:r>
      </w:ins>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del w:id="20" w:author="Georgios KATSAROS" w:date="2016-08-31T00:13:00Z">
        <w:r w:rsidR="001C3410" w:rsidDel="003F7D72">
          <w:delText>a</w:delText>
        </w:r>
        <w:r w:rsidR="001302F9" w:rsidDel="003F7D72">
          <w:delText xml:space="preserve"> </w:delText>
        </w:r>
      </w:del>
      <w:r w:rsidR="001302F9">
        <w:t>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by using a bias tee</w:t>
      </w:r>
      <w:r w:rsidR="00784C06">
        <w:t xml:space="preserve">.  From there </w:t>
      </w:r>
      <w:ins w:id="21" w:author="Georgios KATSAROS" w:date="2016-08-31T00:14:00Z">
        <w:r w:rsidR="003F7D72">
          <w:t xml:space="preserve">the </w:t>
        </w:r>
      </w:ins>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 xml:space="preserve">Figure 4: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 xml:space="preserve">Figure 5: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rsidR="003F7D72">
        <w:t>ed</w:t>
      </w:r>
      <w:r w:rsidR="00C66AC0">
        <w:t xml:space="preserve"> of a matching circuit (Figure 5</w:t>
      </w:r>
      <w:r>
        <w:t>) and the SHT</w:t>
      </w:r>
      <w:r w:rsidR="007C2D78">
        <w:t>. SHT is schematically presented as</w:t>
      </w:r>
      <w:r>
        <w:t xml:space="preserve"> resistance R</w:t>
      </w:r>
      <w:r>
        <w:rPr>
          <w:vertAlign w:val="subscript"/>
        </w:rPr>
        <w:t>S</w:t>
      </w:r>
      <w:r>
        <w:t xml:space="preserve"> in parallel to the capacitance C</w:t>
      </w:r>
      <w:r>
        <w:rPr>
          <w:vertAlign w:val="subscript"/>
        </w:rPr>
        <w:t>S</w:t>
      </w:r>
      <w:r>
        <w:t xml:space="preserve">, as can be seen in a simple circuit model in Figure 3.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ins w:id="22" w:author="Georgios KATSAROS" w:date="2016-08-31T00:20:00Z">
        <w:r w:rsidR="00722974">
          <w:t xml:space="preserve"> [is the critical characteristic the input noise or the output noise of the amplifier? Question not necessary important for the proposal </w:t>
        </w:r>
        <w:r w:rsidR="00722974">
          <w:sym w:font="Wingdings" w:char="F04A"/>
        </w:r>
        <w:r w:rsidR="00722974">
          <w:t xml:space="preserve">] </w:t>
        </w:r>
      </w:ins>
      <w:r w:rsidR="00AB580B" w:rsidRPr="00AB580B">
        <w:t>.</w:t>
      </w:r>
      <w:r w:rsidR="00A018F0" w:rsidRPr="00AB580B">
        <w:t xml:space="preserve"> </w:t>
      </w:r>
    </w:p>
    <w:p w:rsidR="00BC07E2" w:rsidRDefault="00BC07E2" w:rsidP="00F663DE"/>
    <w:p w:rsidR="00BC07E2" w:rsidRDefault="00BC07E2" w:rsidP="00F663DE"/>
    <w:p w:rsidR="00BC07E2" w:rsidRDefault="00BC07E2" w:rsidP="00BC07E2">
      <w:pPr>
        <w:rPr>
          <w:b/>
        </w:rPr>
      </w:pPr>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r>
        <w:t>Figure 6: Simplified schematic of the overall measurement circuit</w:t>
      </w:r>
      <w:ins w:id="23" w:author="Georgios KATSAROS" w:date="2016-08-24T22:16:00Z">
        <w:r>
          <w:t xml:space="preserve"> </w:t>
        </w:r>
      </w:ins>
    </w:p>
    <w:p w:rsidR="00BC07E2" w:rsidRDefault="00BC07E2" w:rsidP="00BC07E2"/>
    <w:p w:rsidR="00BC07E2" w:rsidRDefault="00BC07E2" w:rsidP="00BC07E2">
      <w:pPr>
        <w:pStyle w:val="ListParagraph"/>
        <w:rPr>
          <w:ins w:id="24" w:author="Georgios KATSAROS" w:date="2016-08-25T09:31:00Z"/>
        </w:rPr>
      </w:pPr>
      <w:r>
        <w:t xml:space="preserve">For conducting the measurements several instruments have been used. </w:t>
      </w:r>
    </w:p>
    <w:p w:rsidR="00BC07E2" w:rsidRDefault="00BC07E2" w:rsidP="00BC07E2">
      <w:pPr>
        <w:rPr>
          <w:ins w:id="25" w:author="Georgios KATSAROS" w:date="2016-08-25T09:31:00Z"/>
        </w:rPr>
      </w:pP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lastRenderedPageBreak/>
        <w:t>Instrument control and data retrieval to the PC:  Python application.</w:t>
      </w:r>
    </w:p>
    <w:p w:rsidR="00BC07E2" w:rsidRDefault="00BC07E2" w:rsidP="00BC07E2">
      <w:pPr>
        <w:pStyle w:val="Heading4"/>
      </w:pPr>
      <w:r>
        <w:t xml:space="preserve">Germanium nanowire based, hole spin single </w:t>
      </w:r>
      <w:r>
        <w:t>QD</w:t>
      </w:r>
      <w:r>
        <w:t xml:space="preserve"> tuning and characterization with the initial version reflectometry setup </w:t>
      </w:r>
    </w:p>
    <w:p w:rsidR="00BC07E2" w:rsidRDefault="00BC07E2" w:rsidP="00BC07E2"/>
    <w:p w:rsidR="00BC07E2" w:rsidRDefault="00BC07E2" w:rsidP="00BC07E2">
      <w:r>
        <w:rPr>
          <w:noProof/>
        </w:rPr>
        <w:drawing>
          <wp:anchor distT="0" distB="0" distL="114300" distR="114300" simplePos="0" relativeHeight="251688960" behindDoc="0" locked="0" layoutInCell="1" allowOverlap="1">
            <wp:simplePos x="0" y="0"/>
            <wp:positionH relativeFrom="column">
              <wp:align>center</wp:align>
            </wp:positionH>
            <wp:positionV relativeFrom="paragraph">
              <wp:posOffset>2540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Subtitle"/>
      </w:pPr>
      <w:r>
        <w:t xml:space="preserve">Figure 7: 3D model of a silicon germanium nanowire-based </w:t>
      </w:r>
      <w:r>
        <w:t>single QD</w:t>
      </w:r>
      <w:r>
        <w:t xml:space="preserve"> sample SHT, designed by H. Watzinger. A single </w:t>
      </w:r>
      <w:r>
        <w:t xml:space="preserve">QD </w:t>
      </w:r>
      <w:r>
        <w:t xml:space="preserve">which confines holes is formed in the nanowire beneath the gate (green). </w:t>
      </w:r>
    </w:p>
    <w:p w:rsidR="00BC07E2" w:rsidRDefault="00BC07E2" w:rsidP="00BC07E2">
      <w:r>
        <w:t xml:space="preserve">The single hole transistor sample was fabricated by H. Watzinger and the nanofabrication description can be found in [10]. </w:t>
      </w:r>
    </w:p>
    <w:p w:rsidR="00BC07E2" w:rsidRDefault="00BC07E2" w:rsidP="00BC07E2">
      <w:r>
        <w:t>Using the setup described in the previous chapter, the SHT (single QD) formed in the germanium hut-wire (Figure 7) was tuned in the Coulomb blockade regime applying DC voltages on source, drain and gate electrodes (Figure 6). Charge stability measurements were conducted in the Coulomb blockade regime showing a Coulomb diamond pattern. A Comparison of the DC current and ohmic reflectometry measurements has been done. The DC current was measured by applying a bias on source and reading the current from drain contact (Figure 6), while for the reflectometry measurement the LC matching circuit was connected to the SHT source contact (Figure 6).</w:t>
      </w:r>
    </w:p>
    <w:p w:rsidR="00BC07E2" w:rsidRDefault="00BC07E2" w:rsidP="00BC07E2">
      <w:r>
        <w:rPr>
          <w:noProof/>
        </w:rPr>
        <w:drawing>
          <wp:anchor distT="0" distB="0" distL="114300" distR="114300" simplePos="0" relativeHeight="251689984" behindDoc="0" locked="0" layoutInCell="1" allowOverlap="1">
            <wp:simplePos x="0" y="0"/>
            <wp:positionH relativeFrom="column">
              <wp:align>center</wp:align>
            </wp:positionH>
            <wp:positionV relativeFrom="paragraph">
              <wp:posOffset>0</wp:posOffset>
            </wp:positionV>
            <wp:extent cx="3599815" cy="2343785"/>
            <wp:effectExtent l="0" t="0" r="63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34378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Subtitle"/>
      </w:pPr>
      <w:r>
        <w:lastRenderedPageBreak/>
        <w:t xml:space="preserve">Figure 8: Comparison of the DC current transport (left) and the ohmic reflectometry (right) measurements for the SHT in a Ge hut-wire. </w:t>
      </w:r>
    </w:p>
    <w:p w:rsidR="00BC07E2" w:rsidRDefault="00BC07E2" w:rsidP="00BC07E2">
      <w:r>
        <w:t xml:space="preserve">By adjusting the integration time to be similar for both measurements, it can be seen that the reflectometry technique enables us to see more features like the excited orbital energy states of the SHT (Figure 8). </w:t>
      </w:r>
    </w:p>
    <w:p w:rsidR="00BC07E2" w:rsidRDefault="00BC07E2" w:rsidP="00BC07E2">
      <w:r>
        <w:t xml:space="preserve">We have compared our reflectometry setup with the one of D. J. Reilly et al. </w:t>
      </w:r>
      <w:r>
        <w:rPr>
          <w:rFonts w:ascii="Verdana" w:hAnsi="Verdana"/>
          <w:color w:val="333333"/>
          <w:sz w:val="17"/>
          <w:szCs w:val="17"/>
          <w:shd w:val="clear" w:color="auto" w:fill="FFFFFF"/>
        </w:rPr>
        <w:t xml:space="preserve">for which they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 xml:space="preserve">By using the same methodology as in [19] for characterizing the reflectometry setup we have measured a just around five times lower sensitivity despite the much higher temperature of 4K. This is a quite good when considering that the thermal broadening of the energy levels at 4K, leads to much wider coulomb peaks. Such results in a much smaller resistance change for a small gate voltage modulation and thus a smaller sensitivity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BC07E2" w:rsidRDefault="00BC07E2" w:rsidP="00BC07E2">
      <w:r>
        <w:t xml:space="preserve">For the purpose of measuring several samples and due to the necessity for a higher number of RF lines dictated by 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spin manipulation measurements, to be described below, arbitrary waveform microsecond pulses with a nanosecond rise time are needed. Those are generated using a Tektronix AWG5014C. The measurement will be -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Pr>
        <w:pStyle w:val="Subtitle"/>
      </w:pPr>
      <w:r>
        <w:t xml:space="preserve">Figure 2. Gate reflectometry schematic on the Ge nanowire DQD sample, nanofabricated in our group. LC resonators are connected to the three gates. Because of different inductor values, resonance frequencies of three matching circuits above are different enabling so called frequency multiplexing technique. </w:t>
      </w:r>
    </w:p>
    <w:p w:rsidR="00BC07E2" w:rsidRDefault="00BC07E2" w:rsidP="00BC07E2"/>
    <w:p w:rsidR="00BC07E2" w:rsidRDefault="00BC07E2" w:rsidP="00BC07E2">
      <w:r>
        <w:t>As in the ohmic reflectometry also for the gate reflectometry the readout parameters are the phase shift ∆</w:t>
      </w:r>
      <w:r>
        <w:rPr>
          <w:rFonts w:ascii="Gulim" w:eastAsia="Gulim" w:hAnsi="Gulim" w:hint="eastAsia"/>
        </w:rPr>
        <w:t>φ</w:t>
      </w:r>
      <w:r>
        <w:t xml:space="preserve"> and the amplitude change ∆γ of the reflected signal due to the charge configuration change in the </w:t>
      </w:r>
      <w:r>
        <w:t>QD</w:t>
      </w:r>
      <w:r>
        <w:t xml:space="preserve"> or </w:t>
      </w:r>
      <w:r>
        <w:t>DQD</w:t>
      </w:r>
      <w:r>
        <w:t xml:space="preserve"> system.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he gate electrode and the nanowire separated by a thin dielectric, form a capacitor</w:t>
      </w:r>
      <w:r>
        <w:rPr>
          <w:rFonts w:eastAsiaTheme="minorEastAsia"/>
          <w:color w:val="252525"/>
          <w:shd w:val="clear" w:color="auto" w:fill="F9F9F9"/>
        </w:rPr>
        <w:t xml:space="preserve">. </w:t>
      </w:r>
      <w:r>
        <w:rPr>
          <w:rFonts w:eastAsiaTheme="minorEastAsia"/>
        </w:rPr>
        <w:t>From the above expressions it can be seen that a higher coupling between the gate and the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pPr>
        <w:rPr>
          <w:del w:id="26" w:author="Georgios KATSAROS" w:date="2016-08-25T10:29:00Z"/>
        </w:rPr>
      </w:pPr>
      <w:r>
        <w:lastRenderedPageBreak/>
        <w:t>Using gate reflectometry in a gate defined GaAs DQD J.I. Colless et al., achieved charge sensitivity of 6.3 meHz</w:t>
      </w:r>
      <w:r>
        <w:rPr>
          <w:vertAlign w:val="superscript"/>
        </w:rPr>
        <w:t>-1/2</w:t>
      </w:r>
      <w:r>
        <w:rPr>
          <w:rFonts w:eastAsiaTheme="minorEastAsia"/>
          <w:color w:val="252525"/>
          <w:shd w:val="clear" w:color="auto" w:fill="F9F9F9"/>
        </w:rPr>
        <w:t xml:space="preserve">, </w:t>
      </w:r>
      <w:r>
        <w:t>having C</w:t>
      </w:r>
      <w:r>
        <w:rPr>
          <w:vertAlign w:val="subscript"/>
        </w:rPr>
        <w:t>g</w:t>
      </w:r>
      <w:r>
        <w:t>/C</w:t>
      </w:r>
      <w:r>
        <w:rPr>
          <w:vertAlign w:val="subscript"/>
        </w:rPr>
        <w:t>Σ</w:t>
      </w:r>
      <w:r>
        <w:t xml:space="preserve"> ≈ 0.05 [14]. 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[12]. Thus the performance of gate reflectometry is very close to that of 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t xml:space="preserve">comparable to that reported in [12]. </w:t>
      </w:r>
    </w:p>
    <w:p w:rsidR="00BC07E2" w:rsidRDefault="00BC07E2" w:rsidP="00BC07E2">
      <w:pPr>
        <w:pStyle w:val="Heading4"/>
        <w:rPr>
          <w:ins w:id="27" w:author="Josip KUKUCKA" w:date="2016-09-02T16:38:00Z"/>
        </w:rPr>
      </w:pPr>
      <w:r>
        <w:rPr>
          <w:i w:val="0"/>
          <w:iCs w:val="0"/>
        </w:rPr>
        <w:t>Optimizing the gate reflectometry</w:t>
      </w:r>
      <w:ins w:id="28" w:author="Georgios KATSAROS" w:date="2016-08-31T11:52:00Z">
        <w:r>
          <w:rPr>
            <w:i w:val="0"/>
            <w:iCs w:val="0"/>
          </w:rPr>
          <w:t xml:space="preserve"> </w:t>
        </w:r>
      </w:ins>
    </w:p>
    <w:p w:rsidR="00BC07E2" w:rsidRDefault="00BC07E2" w:rsidP="00BC07E2">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BC07E2" w:rsidP="00BC07E2">
      <w:r>
        <w:rPr>
          <w:b/>
        </w:rPr>
        <w:t>Quality factor Q</w:t>
      </w:r>
      <w:r>
        <w:t xml:space="preserve"> dependence about different inductors and capacitors will be examined. </w:t>
      </w:r>
    </w:p>
    <w:p w:rsidR="00BC07E2" w:rsidRDefault="00BC07E2" w:rsidP="00BC07E2">
      <w:r>
        <w:t xml:space="preserve">Additional losses in a gate reflectometry system are PCB dielectric losses, losses in PCB RF transmission lines [12]. </w:t>
      </w:r>
    </w:p>
    <w:p w:rsidR="00BC07E2" w:rsidRDefault="00BC07E2" w:rsidP="00BC07E2">
      <w:r>
        <w:t>Losses in the PCB dielectric will be addressed by using a dielectric with lower dielectric loss then the currently used FR4, e.g. some of the Rogers Corporation laminates.</w:t>
      </w:r>
    </w:p>
    <w:p w:rsidR="00BC07E2" w:rsidRDefault="00BC07E2" w:rsidP="00BC07E2">
      <w:r>
        <w:t xml:space="preserve">The 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del w:id="29" w:author="Georgios KATSAROS" w:date="2016-08-31T12:40:00Z"/>
          <w:b/>
        </w:rPr>
      </w:pPr>
      <w:r>
        <w:t xml:space="preserve">Once the gate reflectometry setup will be properly working, I will focus on performing spin manipulation experiments. During my PhD I will focus on the Loss-Divincenzo spin qubit. </w:t>
      </w:r>
    </w:p>
    <w:p w:rsidR="00BC07E2" w:rsidRDefault="00BC07E2" w:rsidP="00BC07E2">
      <w:r>
        <w:rPr>
          <w:i/>
          <w:iCs/>
        </w:rPr>
        <w:lastRenderedPageBreak/>
        <w:t xml:space="preserve">For achieving good state preparation, fast manipulation and fast measurement, additional mechanisms are required beyond ones offered by single QDs. One of the most promising building block for the realization of the spin qubit quantum computer based on QDs is a serial </w:t>
      </w:r>
      <w:r>
        <w:rPr>
          <w:i/>
          <w:iCs/>
        </w:rPr>
        <w:t>DQD</w:t>
      </w:r>
      <w:r>
        <w:rPr>
          <w:i/>
          <w:iCs/>
        </w:rPr>
        <w:t xml:space="preserve"> system.  A DQD system consists of two neighboring QDs tunnel coupled to each other, which simply means that they can exchange charge particles by tunneling. The </w:t>
      </w:r>
    </w:p>
    <w:p w:rsidR="00BC07E2" w:rsidRDefault="00BC07E2" w:rsidP="00BC07E2">
      <w:r>
        <w:rPr>
          <w:noProof/>
        </w:rPr>
        <w:drawing>
          <wp:anchor distT="0" distB="0" distL="114300" distR="114300" simplePos="0" relativeHeight="251693056" behindDoc="0" locked="0" layoutInCell="1" allowOverlap="1">
            <wp:simplePos x="0" y="0"/>
            <wp:positionH relativeFrom="column">
              <wp:align>center</wp:align>
            </wp:positionH>
            <wp:positionV relativeFrom="paragraph">
              <wp:posOffset>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Pr>
        <w:pStyle w:val="Subtitle"/>
      </w:pPr>
      <w:r>
        <w:t xml:space="preserve">Figure 1: Spin state readout based on spin blockade shown for gate defined </w:t>
      </w:r>
      <w:r>
        <w:t>DQD</w:t>
      </w:r>
      <w:r>
        <w:t xml:space="preserve">. The blue circles represents the individual </w:t>
      </w:r>
      <w:r>
        <w:t>QD</w:t>
      </w:r>
      <w:r>
        <w:t xml:space="preserve">s, the grey lines the gates and the black arrows in the QDs the electron spin direction in the left and the right dot. </w:t>
      </w:r>
    </w:p>
    <w:p w:rsidR="00BC07E2" w:rsidRDefault="00BC07E2" w:rsidP="00BC07E2"/>
    <w:p w:rsidR="00BC07E2" w:rsidRDefault="00BC07E2" w:rsidP="00BC07E2">
      <w:r>
        <w:t xml:space="preserve">main physical property which makes them favorable for the realization of a qubit is the Pauli exclusion principle. It says that two identical fermions (in this specific case electrons or holes) cannot occupy same energy state. </w:t>
      </w:r>
    </w:p>
    <w:p w:rsidR="00BC07E2" w:rsidRDefault="00BC07E2" w:rsidP="00BC07E2">
      <w:r>
        <w:t xml:space="preserve">Figure 1 describes how spin blockade can be used to extract information about the spin degree of freedom in the left QD in the DQD system. If the spin configuration forms a singlet state S(1,1) (the numbers in brackets denote the hole number on the left and right dot respectively), like show in Figure 1a, then after electrostatic pushing, by applying voltage pulses on gates L and R, the hole is allowed to tunnel to the right dot, forming a singlet S(0,2) state. In the case below, Figure 1c), holes in both dots have the same spin, forming a triplet T(1,1) state, and due to Pauli exclusion principle they stay in the (1,1) configuration after electrostatic pushing because the triplet state T(0,2) is too high in energy and thus not available.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measuring the spin relaxation time, an 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The double dot is thus in either a singlet (1,1) state or a triplet (1,1) state and is left in that configuration for the waiting time t</w:t>
      </w:r>
      <w:r>
        <w:rPr>
          <w:vertAlign w:val="subscript"/>
        </w:rPr>
        <w:t>w</w:t>
      </w:r>
      <w:r>
        <w:t>. After the t</w:t>
      </w:r>
      <w:r>
        <w:rPr>
          <w:vertAlign w:val="subscript"/>
        </w:rPr>
        <w:t>w</w:t>
      </w:r>
      <w:r>
        <w:t>, a second pulse level is applied in order to bring the hole from the left QD to the right QD. For an S(1,1) configuration tunneling will take place. As explained above due to spin blockade this will not be the case for the T(1,1) state. If charge tunneling takes place, a shift in the quantum capacitance (capacitance originating from the DQD charge polarization) will take place, which is read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 xml:space="preserve">being the decay constant, since for long waiting times the DQD will always end in the S(1,1) state. </w:t>
      </w:r>
    </w:p>
    <w:p w:rsidR="00BC07E2" w:rsidRDefault="00BC07E2" w:rsidP="00BC07E2"/>
    <w:p w:rsidR="00BC07E2" w:rsidRDefault="00BC07E2" w:rsidP="00BC07E2">
      <w:pPr>
        <w:rPr>
          <w:ins w:id="30" w:author="Josip KUKUCKA" w:date="2016-09-02T17:41:00Z"/>
        </w:rPr>
      </w:pP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Pr>
        <w:pStyle w:val="Heading5"/>
      </w:pPr>
      <w:r>
        <w:t>Spin manipulation measurements</w:t>
      </w:r>
    </w:p>
    <w:p w:rsidR="00BC07E2" w:rsidRDefault="00BC07E2" w:rsidP="00BC07E2">
      <w:r>
        <w:t>Quantum gate operations for a spin qubit system implies spin manipulation. Basically such manipulations are spin rotations in the spin representation sphere, called Bloch sphere.</w:t>
      </w:r>
    </w:p>
    <w:p w:rsidR="00BC07E2" w:rsidRDefault="00BC07E2" w:rsidP="00BC07E2">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BC07E2" w:rsidP="00BC07E2">
      <w:pPr>
        <w:pStyle w:val="Subtitle"/>
      </w:pPr>
      <w:r>
        <w:t>Figure 10. Bloch sphere</w:t>
      </w:r>
    </w:p>
    <w:p w:rsidR="00BC07E2" w:rsidRDefault="00BC07E2" w:rsidP="00BC07E2">
      <w:r>
        <w:t>The spin-up and spin-down states form the basis of the hole spin qubit and they are located on the north and south pole of the Bloch sphere. Their energy splitting E</w:t>
      </w:r>
      <w:r>
        <w:rPr>
          <w:vertAlign w:val="subscript"/>
        </w:rPr>
        <w:t>Z</w:t>
      </w:r>
      <w:r>
        <w:t xml:space="preserve"> is determined by the hole g factor g, the Bohr magneton μ</w:t>
      </w:r>
      <w:r>
        <w:rPr>
          <w:vertAlign w:val="subscript"/>
        </w:rPr>
        <w:t xml:space="preserve">B </w:t>
      </w:r>
      <w:r>
        <w:t xml:space="preserve">and a 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w:t>
      </w:r>
      <w:r>
        <w:t>QD</w:t>
      </w:r>
      <w:r>
        <w:t xml:space="preserve"> gate. The oscillatory electric field can modulate the hole g factor giving thus an equivalent to the first case oscillatory magnetic field. This technique is called g-tensor modulation technique and is going to be used in the qubit I am planning to study.</w:t>
      </w:r>
    </w:p>
    <w:p w:rsidR="00BC07E2" w:rsidRDefault="00BC07E2" w:rsidP="00BC07E2">
      <w:r>
        <w:t>For generating such high frequency signals, microwave sources are needed because of high Larmor frequencies. For example, expected g factor for holes in Ge is around 3 [10] and standard value of magnetic field is around 0.5 T</w:t>
      </w:r>
      <w:r>
        <w:rPr>
          <w:i/>
        </w:rPr>
        <w:t xml:space="preserve"> </w:t>
      </w:r>
      <w:r>
        <w:t>which according to expressions for E</w:t>
      </w:r>
      <w:r>
        <w:rPr>
          <w:vertAlign w:val="subscript"/>
        </w:rPr>
        <w:t>z</w:t>
      </w:r>
      <w:r>
        <w:t xml:space="preserve"> and f above gives f around 20 GHz. For this purpose a vector signal generator will be used, controlled also from the python measurement application.</w:t>
      </w:r>
    </w:p>
    <w:p w:rsidR="00BC07E2" w:rsidRDefault="00BC07E2" w:rsidP="00BC07E2">
      <w:pPr>
        <w:pStyle w:val="Heading6"/>
      </w:pPr>
      <w:r>
        <w:lastRenderedPageBreak/>
        <w:t>Measuring the spin dephasing time T</w:t>
      </w:r>
      <w:r>
        <w:rPr>
          <w:vertAlign w:val="subscript"/>
        </w:rPr>
        <w:t>2</w:t>
      </w:r>
      <w:r>
        <w:rPr>
          <w:vertAlign w:val="superscript"/>
        </w:rPr>
        <w:t>*</w:t>
      </w:r>
      <w:r>
        <w:t xml:space="preserve">  </w:t>
      </w:r>
    </w:p>
    <w:p w:rsidR="00BC07E2" w:rsidRPr="00BC07E2" w:rsidRDefault="00BC07E2" w:rsidP="00BC07E2">
      <w:r>
        <w:t xml:space="preserve">In order to determine coherence times, coherent manipulation of the spin is needed. In order to verify coherent manipulation of the spin, Rabi oscillation experiments will be conducted. The DQD will be initialized in T(1,1) charge configuration. Then the spin in the left dot will be rotated for an angle determined by the spin </w:t>
      </w:r>
      <w:bookmarkStart w:id="31" w:name="_GoBack"/>
      <w:r>
        <w:t>rotation</w:t>
      </w:r>
      <w:bookmarkEnd w:id="31"/>
      <w:r>
        <w:t xml:space="preserve"> time τ</w:t>
      </w:r>
      <w:r>
        <w:rPr>
          <w:vertAlign w:val="subscript"/>
        </w:rPr>
        <w:t xml:space="preserve">BURST </w:t>
      </w:r>
      <w:r>
        <w:t>, followed by spin readout by trying to push the DQD to the (0,2) charge configuration (which is a singlet (0,2) configuration as explained already above). If the S(0,2) configuration is achieved, it means that the spin has been rotated. By linearly changing τ</w:t>
      </w:r>
      <w:r>
        <w:rPr>
          <w:vertAlign w:val="subscript"/>
        </w:rPr>
        <w:t>BURST</w:t>
      </w:r>
      <w:r>
        <w:rPr>
          <w:rFonts w:ascii="Calibri" w:hAnsi="Calibri" w:cs="Arial"/>
          <w:color w:val="252525"/>
          <w:sz w:val="21"/>
          <w:szCs w:val="21"/>
          <w:shd w:val="clear" w:color="auto" w:fill="FFFFFF"/>
        </w:rPr>
        <w:t xml:space="preserve"> , a </w:t>
      </w:r>
      <w:r>
        <w:t xml:space="preserve">Rabi oscillation pattern [11] should be observed proving the coherent spin manipulation. </w:t>
      </w:r>
    </w:p>
    <w:p w:rsidR="00BC07E2" w:rsidRDefault="00BC07E2" w:rsidP="00BC07E2">
      <w:r>
        <w:t>Following the approach of R. Maurand et al., for evaluating the inhomogeneous dephasing time T</w:t>
      </w:r>
      <w:r>
        <w:rPr>
          <w:vertAlign w:val="subscript"/>
        </w:rPr>
        <w:t>2</w:t>
      </w:r>
      <w:r>
        <w:t>*, Ramsey – fringes like experiments will be conducted [11]. First, a ∏/2 pulse around the x axis is applied to bring the spin vector from the north pole (positive z axis) to the xy plane in Figure 10. It stays there for the time τ being exposed to the dephasing noise. After time τ, a second ∏/2 pulse around x axis projects the spin vector back on the z axis for the readout. If no dephasing has taken place, the spin should finish at the south pole of the Bloch sphere (spin up state). Linear increase of the τ between the measurement points results in the</w:t>
      </w:r>
      <w:r>
        <w:rPr>
          <w:rFonts w:ascii="Gulim" w:eastAsia="Gulim" w:hAnsi="Gulim" w:hint="eastAsia"/>
        </w:rPr>
        <w:t xml:space="preserve"> </w:t>
      </w:r>
      <w:r>
        <w:t>exponentially decaying spin up state probability, with T</w:t>
      </w:r>
      <w:r>
        <w:rPr>
          <w:vertAlign w:val="subscript"/>
        </w:rPr>
        <w:t>2</w:t>
      </w:r>
      <w:r>
        <w:rPr>
          <w:vertAlign w:val="superscript"/>
        </w:rPr>
        <w:t>*</w:t>
      </w:r>
      <w:r>
        <w:t xml:space="preserve"> being the dephasing time.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 after the first </w:t>
      </w:r>
      <w:r>
        <w:rPr>
          <w:sz w:val="18"/>
        </w:rPr>
        <w:t>∏</w:t>
      </w:r>
      <w:r>
        <w:t xml:space="preserve">/2 pulse around the x axis the spin vector lays in the 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is 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spin is projected back to the z axis and a spin up probability is measured. From its 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 pulses separation </w:t>
      </w:r>
      <w:r>
        <w:lastRenderedPageBreak/>
        <w:t xml:space="preserve">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 xml:space="preserve">There has been a huge interest in the past few years in the realization of electron Si spin qubits. In this project a hole spin qubit in a DQD formed in a Ge hut wire will be studied. Despite the interesting electronic properties of this type of nanostructure nothing is known about the spin lifetimes of the confined holes. Due to the low hyperfine interaction and the heavy hole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 xml:space="preserve">Finally we aim to achieve the highest reported sensitivity in the gate reflectometry setup. The gates in our DQD system (Figure 2) are positioned very closely to the hut 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pPr>
        <w:rPr>
          <w:ins w:id="32" w:author="Georgios KATSAROS" w:date="2016-08-25T19:40:00Z"/>
        </w:rPr>
      </w:pPr>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 xml:space="preserve">Actually I have been visiting them for three months end of 2015. Since they are a leading group with a vast knowledge in instrumentation and in the physics of spin dynamics, this collaboration will help me a lot in realizing the proposed project. It would be helpful to visit them once per year to discuss with the technical and physics related questions thus I am requesting 500 Euro </w:t>
      </w:r>
      <w:r>
        <w:rPr>
          <w:b/>
          <w:i/>
        </w:rPr>
        <w:t>(What is the reasonable amount that I should put here??)</w:t>
      </w:r>
      <w:r>
        <w:t xml:space="preserve"> per year as travel expenses. </w:t>
      </w:r>
    </w:p>
    <w:p w:rsidR="00BC07E2" w:rsidRDefault="00BC07E2" w:rsidP="00BC07E2">
      <w:r>
        <w:t xml:space="preserve">The other significant collaboration is with Prof. </w:t>
      </w:r>
      <w:r>
        <w:rPr>
          <w:b/>
        </w:rPr>
        <w:t>J.J. Zhang</w:t>
      </w:r>
      <w:r>
        <w:t xml:space="preserve"> who is working in the Chinese Academy of Science, in the Institute of Physics in Beijing, China. He is a material scientist providing us with the very high quality Ge hut wires which very few groups around the world can grow. </w:t>
      </w:r>
    </w:p>
    <w:p w:rsidR="00BC07E2" w:rsidRDefault="00BC07E2" w:rsidP="00BC07E2">
      <w:pPr>
        <w:pStyle w:val="Heading3"/>
      </w:pPr>
      <w:r>
        <w:lastRenderedPageBreak/>
        <w:t>Work table</w:t>
      </w:r>
    </w:p>
    <w:tbl>
      <w:tblPr>
        <w:tblStyle w:val="TableGrid"/>
        <w:tblW w:w="0" w:type="auto"/>
        <w:jc w:val="center"/>
        <w:tblInd w:w="0" w:type="dxa"/>
        <w:tblLook w:val="04A0" w:firstRow="1" w:lastRow="0" w:firstColumn="1" w:lastColumn="0" w:noHBand="0" w:noVBand="1"/>
        <w:tblPrChange w:id="33" w:author="Josip KUKUCKA" w:date="2016-09-02T13:39:00Z">
          <w:tblPr>
            <w:tblStyle w:val="TableGrid"/>
            <w:tblW w:w="0" w:type="nil"/>
            <w:jc w:val="center"/>
            <w:tblInd w:w="0" w:type="dxa"/>
            <w:tblLook w:val="04A0" w:firstRow="1" w:lastRow="0" w:firstColumn="1" w:lastColumn="0" w:noHBand="0" w:noVBand="1"/>
          </w:tblPr>
        </w:tblPrChange>
      </w:tblPr>
      <w:tblGrid>
        <w:gridCol w:w="3111"/>
        <w:gridCol w:w="966"/>
        <w:gridCol w:w="1014"/>
        <w:gridCol w:w="1055"/>
        <w:gridCol w:w="1055"/>
        <w:gridCol w:w="1066"/>
        <w:gridCol w:w="1083"/>
        <w:tblGridChange w:id="34">
          <w:tblGrid>
            <w:gridCol w:w="480"/>
            <w:gridCol w:w="480"/>
            <w:gridCol w:w="480"/>
            <w:gridCol w:w="480"/>
            <w:gridCol w:w="480"/>
            <w:gridCol w:w="480"/>
            <w:gridCol w:w="480"/>
          </w:tblGrid>
        </w:tblGridChange>
      </w:tblGrid>
      <w:tr w:rsidR="00BC07E2" w:rsidTr="00BC07E2">
        <w:trPr>
          <w:trHeight w:val="986"/>
          <w:jc w:val="center"/>
          <w:trPrChange w:id="35"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hideMark/>
            <w:tcPrChange w:id="36"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b/>
                <w:sz w:val="20"/>
                <w:szCs w:val="20"/>
              </w:rPr>
            </w:pPr>
            <w:r>
              <w:rPr>
                <w:b/>
                <w:sz w:val="20"/>
                <w:szCs w:val="20"/>
              </w:rPr>
              <w:t>Task</w:t>
            </w:r>
          </w:p>
        </w:tc>
        <w:tc>
          <w:tcPr>
            <w:tcW w:w="0" w:type="auto"/>
            <w:tcBorders>
              <w:top w:val="single" w:sz="4" w:space="0" w:color="auto"/>
              <w:left w:val="single" w:sz="4" w:space="0" w:color="auto"/>
              <w:bottom w:val="single" w:sz="4" w:space="0" w:color="auto"/>
              <w:right w:val="single" w:sz="4" w:space="0" w:color="auto"/>
            </w:tcBorders>
            <w:vAlign w:val="center"/>
            <w:hideMark/>
            <w:tcPrChange w:id="37"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38"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39"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40"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41"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42"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BC07E2">
        <w:trPr>
          <w:jc w:val="center"/>
          <w:trPrChange w:id="43"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tcPrChange w:id="44"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45"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Change w:id="46"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47"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48"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49"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0"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r>
      <w:tr w:rsidR="00BC07E2" w:rsidTr="00BC07E2">
        <w:trPr>
          <w:jc w:val="center"/>
          <w:trPrChange w:id="51"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hideMark/>
            <w:tcPrChange w:id="52"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rsidP="00BC07E2">
            <w:pPr>
              <w:pStyle w:val="ListParagraph"/>
              <w:numPr>
                <w:ilvl w:val="0"/>
                <w:numId w:val="25"/>
              </w:numPr>
              <w:jc w:val="center"/>
              <w:rPr>
                <w:sz w:val="20"/>
                <w:szCs w:val="20"/>
              </w:rPr>
            </w:pPr>
            <w:r>
              <w:rPr>
                <w:sz w:val="20"/>
                <w:szCs w:val="20"/>
              </w:rPr>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Change w:id="53"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54"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Change w:id="55"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6"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7"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8"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r>
      <w:tr w:rsidR="00BC07E2" w:rsidTr="00BC07E2">
        <w:trPr>
          <w:jc w:val="center"/>
          <w:trPrChange w:id="59"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tcPrChange w:id="60"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1"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2"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63"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Change w:id="64"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5"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6"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r>
      <w:tr w:rsidR="00BC07E2" w:rsidTr="00BC07E2">
        <w:trPr>
          <w:jc w:val="center"/>
          <w:trPrChange w:id="67"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tcPrChange w:id="68"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9"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70"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71"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72"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Change w:id="73"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Change w:id="74"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Default="00BC07E2" w:rsidP="00BC07E2"/>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w:t>
      </w:r>
      <w:r>
        <w:t>QD</w:t>
      </w:r>
      <w:r>
        <w:t xml:space="preserve"> should be added during the nanofabrication process of the samples. Charge sensing has been recently demonstrated in our group for hut wires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BC07E2" w:rsidP="00BC07E2">
      <w:pPr>
        <w:pStyle w:val="Heading3"/>
        <w:pPrChange w:id="75" w:author="Georgios KATSAROS" w:date="2016-08-31T21:00:00Z">
          <w:pPr/>
        </w:pPrChange>
      </w:pPr>
      <w:r>
        <w:t xml:space="preserve">Personal qualification: </w:t>
      </w:r>
    </w:p>
    <w:p w:rsidR="00BC07E2" w:rsidRDefault="00BC07E2" w:rsidP="00BC07E2">
      <w:r>
        <w:t xml:space="preserve">I performed my undergraduate studies at the faculty of electrical and computer engineering, at the University of Zagreb, Croatia. During my undergraduate studies </w:t>
      </w:r>
      <w:r>
        <w:rPr>
          <w:i/>
        </w:rPr>
        <w:t xml:space="preserve">I was a teaching assistant in the course </w:t>
      </w:r>
      <w:r>
        <w:rPr>
          <w:i/>
        </w:rPr>
        <w:lastRenderedPageBreak/>
        <w:t xml:space="preserve">“Electronics” which is the mandatory course for all students on the faculty. For my bachelor thesis I have been measuring ECL ring oscillators based on horizontal current transistor (HCBT). This allowed me to deepen my knowledge in electronic instrumentation. </w:t>
      </w:r>
      <w:r>
        <w:t xml:space="preserve"> For my master thesis, performed with the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single hole transistors based on SiGe nanowire QDs fabricated in our group by Hannes Watzinger. During that time I had the chance to attend also an important conference in the field: SpinTech VIII in Basel, Switzerland, 10-13 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w:t>
      </w:r>
      <w:r>
        <w:t>QD</w:t>
      </w:r>
      <w:r>
        <w:t xml:space="preserve">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 reflectometry readout system for spin relaxation experiments. </w:t>
      </w:r>
    </w:p>
    <w:p w:rsidR="00BC07E2" w:rsidRDefault="00BC07E2" w:rsidP="00BC07E2"/>
    <w:p w:rsidR="00BC07E2" w:rsidRDefault="00BC07E2" w:rsidP="00BC07E2"/>
    <w:p w:rsidR="00BC07E2" w:rsidRDefault="00BC07E2" w:rsidP="00BC07E2"/>
    <w:p w:rsidR="00BC07E2" w:rsidRDefault="00BC07E2" w:rsidP="00BC07E2">
      <w:pPr>
        <w:rPr>
          <w:ins w:id="76" w:author="Georgios KATSAROS" w:date="2016-08-31T21:18:00Z"/>
        </w:rPr>
      </w:pPr>
      <w:ins w:id="77"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BC07E2" w:rsidRDefault="00BC07E2" w:rsidP="00BC07E2">
      <w:pPr>
        <w:rPr>
          <w:ins w:id="78" w:author="Georgios KATSAROS" w:date="2016-08-25T20:06:00Z"/>
          <w:b/>
        </w:rPr>
      </w:pPr>
    </w:p>
    <w:p w:rsidR="00BC07E2" w:rsidRDefault="00BC07E2" w:rsidP="00BC07E2">
      <w:pPr>
        <w:spacing w:line="240" w:lineRule="auto"/>
      </w:pPr>
    </w:p>
    <w:p w:rsidR="00BC07E2" w:rsidRDefault="00BC07E2" w:rsidP="00BC07E2">
      <w:pPr>
        <w:pStyle w:val="Heading1"/>
      </w:pPr>
      <w:r>
        <w:lastRenderedPageBreak/>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C07E2" w:rsidRPr="007C7459" w:rsidRDefault="00BC07E2" w:rsidP="00BC07E2">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BC07E2" w:rsidRPr="006065D9" w:rsidRDefault="00BC07E2" w:rsidP="00BC07E2">
      <w:pPr>
        <w:pStyle w:val="ListParagraph"/>
        <w:numPr>
          <w:ilvl w:val="0"/>
          <w:numId w:val="8"/>
        </w:numPr>
        <w:rPr>
          <w:i/>
          <w:lang w:val="de-AT"/>
          <w:rPrChange w:id="79" w:author="Georgios KATSAROS" w:date="2016-08-20T13:33:00Z">
            <w:rPr>
              <w:i/>
            </w:rPr>
          </w:rPrChange>
        </w:rPr>
      </w:pPr>
      <w:r w:rsidRPr="006065D9">
        <w:rPr>
          <w:lang w:val="de-AT"/>
          <w:rPrChange w:id="80" w:author="Georgios KATSAROS" w:date="2016-08-20T13:33:00Z">
            <w:rPr/>
          </w:rPrChange>
        </w:rPr>
        <w:t xml:space="preserve">Xiaobo Zhu1 el al., </w:t>
      </w:r>
      <w:r w:rsidRPr="006065D9">
        <w:rPr>
          <w:i/>
          <w:lang w:val="de-AT"/>
          <w:rPrChange w:id="81" w:author="Georgios KATSAROS" w:date="2016-08-20T13:33:00Z">
            <w:rPr>
              <w:i/>
            </w:rPr>
          </w:rPrChange>
        </w:rPr>
        <w:t>Nature</w:t>
      </w:r>
      <w:r w:rsidRPr="006065D9">
        <w:rPr>
          <w:lang w:val="de-AT"/>
          <w:rPrChange w:id="82" w:author="Georgios KATSAROS" w:date="2016-08-20T13:33:00Z">
            <w:rPr/>
          </w:rPrChange>
        </w:rPr>
        <w:t xml:space="preserve"> </w:t>
      </w:r>
      <w:r w:rsidRPr="006065D9">
        <w:rPr>
          <w:b/>
          <w:lang w:val="de-AT"/>
          <w:rPrChange w:id="83" w:author="Georgios KATSAROS" w:date="2016-08-20T13:33:00Z">
            <w:rPr>
              <w:b/>
            </w:rPr>
          </w:rPrChange>
        </w:rPr>
        <w:t>2011</w:t>
      </w:r>
      <w:r w:rsidRPr="006065D9">
        <w:rPr>
          <w:rFonts w:ascii="Arial" w:hAnsi="Arial" w:cs="Arial"/>
          <w:color w:val="333333"/>
          <w:shd w:val="clear" w:color="auto" w:fill="FFFFFF"/>
          <w:lang w:val="de-AT"/>
          <w:rPrChange w:id="84" w:author="Georgios KATSAROS" w:date="2016-08-20T13:33:00Z">
            <w:rPr>
              <w:rFonts w:ascii="Arial" w:hAnsi="Arial" w:cs="Arial"/>
              <w:color w:val="333333"/>
              <w:shd w:val="clear" w:color="auto" w:fill="FFFFFF"/>
            </w:rPr>
          </w:rPrChange>
        </w:rPr>
        <w:t xml:space="preserve"> </w:t>
      </w:r>
      <w:r w:rsidRPr="006065D9">
        <w:rPr>
          <w:lang w:val="de-AT"/>
          <w:rPrChange w:id="85" w:author="Georgios KATSAROS" w:date="2016-08-20T13:33:00Z">
            <w:rPr/>
          </w:rPrChange>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BC07E2" w:rsidP="00BC07E2">
      <w:pPr>
        <w:pStyle w:val="ListParagraph"/>
        <w:numPr>
          <w:ilvl w:val="0"/>
          <w:numId w:val="8"/>
        </w:numPr>
        <w:rPr>
          <w:i/>
        </w:rPr>
      </w:pPr>
      <w:r>
        <w:t xml:space="preserve">David P. DiVincenzo,  </w:t>
      </w:r>
      <w:hyperlink r:id="rId22" w:history="1">
        <w:r w:rsidRPr="00FA1753">
          <w:rPr>
            <w:i/>
          </w:rPr>
          <w:t>arXiv:quant-ph/0002077v3</w:t>
        </w:r>
      </w:hyperlink>
    </w:p>
    <w:p w:rsidR="00BC07E2" w:rsidRPr="007D24E4" w:rsidRDefault="00BC07E2" w:rsidP="00BC07E2">
      <w:pPr>
        <w:pStyle w:val="ListParagraph"/>
        <w:numPr>
          <w:ilvl w:val="0"/>
          <w:numId w:val="8"/>
        </w:numPr>
        <w:rPr>
          <w:rStyle w:val="apple-converted-space"/>
          <w:i/>
        </w:rPr>
      </w:pPr>
      <w:hyperlink r:id="rId23"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7"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8"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9"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0"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1"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2"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3"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34" w:history="1">
        <w:r w:rsidRPr="00FA1753">
          <w:rPr>
            <w:i/>
          </w:rPr>
          <w:t>arXiv:1601.06677</w:t>
        </w:r>
      </w:hyperlink>
      <w:r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6065D9" w:rsidRDefault="00BC07E2" w:rsidP="00BC07E2">
      <w:pPr>
        <w:pStyle w:val="ListParagraph"/>
        <w:numPr>
          <w:ilvl w:val="0"/>
          <w:numId w:val="8"/>
        </w:numPr>
        <w:rPr>
          <w:i/>
          <w:lang w:val="de-AT"/>
          <w:rPrChange w:id="86" w:author="Georgios KATSAROS" w:date="2016-08-20T13:33:00Z">
            <w:rPr>
              <w:i/>
            </w:rPr>
          </w:rPrChange>
        </w:rPr>
      </w:pPr>
      <w:r>
        <w:rPr>
          <w:shd w:val="clear" w:color="auto" w:fill="FFFFFF"/>
        </w:rPr>
        <w:t xml:space="preserve"> </w:t>
      </w:r>
      <w:r w:rsidRPr="006065D9">
        <w:rPr>
          <w:shd w:val="clear" w:color="auto" w:fill="FFFFFF"/>
          <w:lang w:val="de-AT"/>
          <w:rPrChange w:id="87" w:author="Georgios KATSAROS" w:date="2016-08-20T13:33:00Z">
            <w:rPr>
              <w:shd w:val="clear" w:color="auto" w:fill="FFFFFF"/>
            </w:rPr>
          </w:rPrChange>
        </w:rPr>
        <w:t>H. Watzinger et al.,</w:t>
      </w:r>
      <w:r w:rsidRPr="006065D9">
        <w:rPr>
          <w:lang w:val="de-AT"/>
          <w:rPrChange w:id="88" w:author="Georgios KATSAROS" w:date="2016-08-20T13:33:00Z">
            <w:rPr/>
          </w:rPrChange>
        </w:rPr>
        <w:t xml:space="preserve"> </w:t>
      </w:r>
      <w:r>
        <w:fldChar w:fldCharType="begin"/>
      </w:r>
      <w:r w:rsidRPr="006065D9">
        <w:rPr>
          <w:lang w:val="de-AT"/>
          <w:rPrChange w:id="89" w:author="Georgios KATSAROS" w:date="2016-08-20T13:33:00Z">
            <w:rPr/>
          </w:rPrChange>
        </w:rPr>
        <w:instrText xml:space="preserve"> HYPERLINK "https://arxiv.org/abs/1607.02977" </w:instrText>
      </w:r>
      <w:r>
        <w:fldChar w:fldCharType="separate"/>
      </w:r>
      <w:r w:rsidRPr="006065D9">
        <w:rPr>
          <w:i/>
          <w:lang w:val="de-AT"/>
          <w:rPrChange w:id="90" w:author="Georgios KATSAROS" w:date="2016-08-20T13:33:00Z">
            <w:rPr>
              <w:i/>
            </w:rPr>
          </w:rPrChange>
        </w:rPr>
        <w:t>arXiv:1607.02977</w:t>
      </w:r>
      <w:r>
        <w:rPr>
          <w:i/>
        </w:rPr>
        <w:fldChar w:fldCharType="end"/>
      </w:r>
      <w:r w:rsidRPr="006065D9">
        <w:rPr>
          <w:i/>
          <w:lang w:val="de-AT"/>
          <w:rPrChange w:id="91" w:author="Georgios KATSAROS" w:date="2016-08-20T13:33:00Z">
            <w:rPr>
              <w:i/>
            </w:rPr>
          </w:rPrChange>
        </w:rPr>
        <w:t xml:space="preserve"> </w:t>
      </w:r>
    </w:p>
    <w:p w:rsidR="00BC07E2" w:rsidRPr="009A4E1A" w:rsidRDefault="00BC07E2" w:rsidP="00BC07E2">
      <w:pPr>
        <w:pStyle w:val="ListParagraph"/>
        <w:numPr>
          <w:ilvl w:val="0"/>
          <w:numId w:val="8"/>
        </w:numPr>
        <w:rPr>
          <w:i/>
        </w:rPr>
      </w:pPr>
      <w:r w:rsidRPr="006065D9">
        <w:rPr>
          <w:shd w:val="clear" w:color="auto" w:fill="FFFFFF"/>
          <w:lang w:val="de-AT"/>
          <w:rPrChange w:id="92" w:author="Georgios KATSAROS" w:date="2016-08-20T13:33:00Z">
            <w:rPr>
              <w:shd w:val="clear" w:color="auto" w:fill="FFFFFF"/>
            </w:rPr>
          </w:rPrChange>
        </w:rPr>
        <w:t xml:space="preserve"> </w:t>
      </w:r>
      <w:r w:rsidRPr="00D5323A">
        <w:rPr>
          <w:shd w:val="clear" w:color="auto" w:fill="FFFFFF"/>
        </w:rPr>
        <w:t xml:space="preserve">R. Maurand et al.,  </w:t>
      </w:r>
      <w:hyperlink r:id="rId36" w:history="1">
        <w:r w:rsidRPr="00D5323A">
          <w:rPr>
            <w:i/>
          </w:rPr>
          <w:t>arXiv:1605.07599</w:t>
        </w:r>
      </w:hyperlink>
    </w:p>
    <w:p w:rsidR="00BC07E2" w:rsidRPr="003D4446" w:rsidRDefault="00BC07E2" w:rsidP="00BC07E2">
      <w:pPr>
        <w:pStyle w:val="ListParagraph"/>
        <w:numPr>
          <w:ilvl w:val="0"/>
          <w:numId w:val="8"/>
        </w:numPr>
        <w:rPr>
          <w:i/>
        </w:rPr>
      </w:pPr>
      <w:r w:rsidRPr="006065D9">
        <w:rPr>
          <w:shd w:val="clear" w:color="auto" w:fill="FFFFFF"/>
          <w:lang w:val="de-AT"/>
          <w:rPrChange w:id="93" w:author="Georgios KATSAROS" w:date="2016-08-20T13:33:00Z">
            <w:rPr>
              <w:shd w:val="clear" w:color="auto" w:fill="FFFFFF"/>
            </w:rPr>
          </w:rPrChange>
        </w:rPr>
        <w:t xml:space="preserve"> </w:t>
      </w:r>
      <w:r w:rsidRPr="006065D9">
        <w:rPr>
          <w:lang w:val="de-AT"/>
          <w:rPrChange w:id="94" w:author="Georgios KATSAROS" w:date="2016-08-20T13:33:00Z">
            <w:rPr/>
          </w:rPrChange>
        </w:rPr>
        <w:t xml:space="preserve">Gonzalez-Zalba, M. F. et al., </w:t>
      </w:r>
      <w:r w:rsidRPr="006065D9">
        <w:rPr>
          <w:i/>
          <w:lang w:val="de-AT"/>
          <w:rPrChange w:id="95"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BC07E2" w:rsidRPr="008D5CDA" w:rsidRDefault="00BC07E2" w:rsidP="00BC07E2">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BC07E2" w:rsidRPr="00323823" w:rsidRDefault="00BC07E2" w:rsidP="00BC07E2">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BC07E2" w:rsidRPr="0053298E" w:rsidRDefault="00BC07E2" w:rsidP="00BC07E2">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BC07E2" w:rsidRPr="00D415A9" w:rsidRDefault="00BC07E2" w:rsidP="00BC07E2">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BC07E2" w:rsidRPr="00D415A9" w:rsidRDefault="00BC07E2" w:rsidP="00BC07E2">
      <w:pPr>
        <w:pStyle w:val="ListParagraph"/>
        <w:numPr>
          <w:ilvl w:val="0"/>
          <w:numId w:val="8"/>
        </w:numPr>
        <w:rPr>
          <w:i/>
        </w:rPr>
      </w:pPr>
      <w:r>
        <w:t xml:space="preserve"> </w:t>
      </w:r>
      <w:hyperlink r:id="rId37"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38"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39"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Pr="008E727A">
        <w:rPr>
          <w:shd w:val="clear" w:color="auto" w:fill="FFFFFF"/>
          <w:lang w:val="de-AT"/>
        </w:rPr>
        <w:t xml:space="preserve">F. H. L. Koppens et al., </w:t>
      </w:r>
      <w:r w:rsidRPr="008E727A">
        <w:rPr>
          <w:i/>
          <w:lang w:val="de-AT"/>
        </w:rPr>
        <w:t>Nature</w:t>
      </w:r>
      <w:r w:rsidRPr="008E727A">
        <w:rPr>
          <w:lang w:val="de-AT"/>
        </w:rPr>
        <w:t> 2006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BC07E2" w:rsidRPr="001C7C33" w:rsidRDefault="00BC07E2" w:rsidP="00BC07E2">
      <w:pPr>
        <w:pStyle w:val="ListParagraph"/>
        <w:numPr>
          <w:ilvl w:val="0"/>
          <w:numId w:val="8"/>
        </w:numPr>
        <w:rPr>
          <w:i/>
        </w:rPr>
      </w:pPr>
      <w:r>
        <w:t xml:space="preserve"> L. Vukusic et al., unpublished data</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E9C" w:rsidRDefault="00635E9C" w:rsidP="007436F6">
      <w:pPr>
        <w:spacing w:after="0" w:line="240" w:lineRule="auto"/>
      </w:pPr>
      <w:r>
        <w:separator/>
      </w:r>
    </w:p>
  </w:endnote>
  <w:endnote w:type="continuationSeparator" w:id="0">
    <w:p w:rsidR="00635E9C" w:rsidRDefault="00635E9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E9C" w:rsidRDefault="00635E9C" w:rsidP="007436F6">
      <w:pPr>
        <w:spacing w:after="0" w:line="240" w:lineRule="auto"/>
      </w:pPr>
      <w:r>
        <w:separator/>
      </w:r>
    </w:p>
  </w:footnote>
  <w:footnote w:type="continuationSeparator" w:id="0">
    <w:p w:rsidR="00635E9C" w:rsidRDefault="00635E9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lvlOverride w:ilvl="0"/>
    <w:lvlOverride w:ilvl="1"/>
    <w:lvlOverride w:ilvl="2"/>
    <w:lvlOverride w:ilvl="3"/>
    <w:lvlOverride w:ilvl="4"/>
    <w:lvlOverride w:ilvl="5"/>
    <w:lvlOverride w:ilvl="6"/>
    <w:lvlOverride w:ilvl="7"/>
    <w:lvlOverride w:ilvl="8"/>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2A03"/>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62F4"/>
    <w:rsid w:val="002F7BCB"/>
    <w:rsid w:val="00303DF3"/>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1ECE"/>
    <w:rsid w:val="00424C70"/>
    <w:rsid w:val="00425DF3"/>
    <w:rsid w:val="00430CA9"/>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3BFB"/>
    <w:rsid w:val="00577FEC"/>
    <w:rsid w:val="00580D5B"/>
    <w:rsid w:val="005A23A8"/>
    <w:rsid w:val="005A3627"/>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2B4F"/>
    <w:rsid w:val="00612DFC"/>
    <w:rsid w:val="00614BB9"/>
    <w:rsid w:val="00624284"/>
    <w:rsid w:val="00625327"/>
    <w:rsid w:val="00625A0B"/>
    <w:rsid w:val="00626652"/>
    <w:rsid w:val="00626F0C"/>
    <w:rsid w:val="00627C54"/>
    <w:rsid w:val="00630F1C"/>
    <w:rsid w:val="00632E07"/>
    <w:rsid w:val="00633EEC"/>
    <w:rsid w:val="00633EF0"/>
    <w:rsid w:val="00635827"/>
    <w:rsid w:val="00635909"/>
    <w:rsid w:val="00635E9C"/>
    <w:rsid w:val="00642867"/>
    <w:rsid w:val="00643EA6"/>
    <w:rsid w:val="00651FC3"/>
    <w:rsid w:val="00652C53"/>
    <w:rsid w:val="00652CB2"/>
    <w:rsid w:val="00654870"/>
    <w:rsid w:val="00655F7C"/>
    <w:rsid w:val="0065656C"/>
    <w:rsid w:val="00662B77"/>
    <w:rsid w:val="00671BA0"/>
    <w:rsid w:val="00671E19"/>
    <w:rsid w:val="006768CC"/>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3F1E"/>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827AF"/>
    <w:rsid w:val="00A87AD4"/>
    <w:rsid w:val="00A91CE1"/>
    <w:rsid w:val="00A96C26"/>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C5B1A"/>
    <w:rsid w:val="00CC79F8"/>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08C8"/>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scitation.aip.org/content/contributor/AU0359152;jsessionid=0v5VY-bGXJiQk8fx_SoWO4Dw.x-aip-live-02"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nano/journal/v9/n9/abs/nnano.2014.15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www.nature.com/nature/journal/v526/n7573/abs/nature15263.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5.07599"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5C4E5-F49D-4C62-B5A9-2F014A2C5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6193</Words>
  <Characters>35304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cp:revision>
  <dcterms:created xsi:type="dcterms:W3CDTF">2016-09-02T22:51:00Z</dcterms:created>
  <dcterms:modified xsi:type="dcterms:W3CDTF">2016-09-02T22:51:00Z</dcterms:modified>
</cp:coreProperties>
</file>