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27356" w:rsidRDefault="00327356">
          <w:pPr>
            <w:pStyle w:val="TOCHeading"/>
          </w:pPr>
          <w:r>
            <w:t>Contents</w:t>
          </w:r>
        </w:p>
        <w:p w:rsidR="008F0567"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789995" w:history="1">
            <w:r w:rsidR="008F0567" w:rsidRPr="009D79CD">
              <w:rPr>
                <w:rStyle w:val="Hyperlink"/>
                <w:noProof/>
              </w:rPr>
              <w:t>Spin dynamics of a hole spin qubit measured with gate reflectometry</w:t>
            </w:r>
            <w:r w:rsidR="008F0567">
              <w:rPr>
                <w:noProof/>
                <w:webHidden/>
              </w:rPr>
              <w:tab/>
            </w:r>
            <w:r w:rsidR="008F0567">
              <w:rPr>
                <w:noProof/>
                <w:webHidden/>
              </w:rPr>
              <w:fldChar w:fldCharType="begin"/>
            </w:r>
            <w:r w:rsidR="008F0567">
              <w:rPr>
                <w:noProof/>
                <w:webHidden/>
              </w:rPr>
              <w:instrText xml:space="preserve"> PAGEREF _Toc461789995 \h </w:instrText>
            </w:r>
            <w:r w:rsidR="008F0567">
              <w:rPr>
                <w:noProof/>
                <w:webHidden/>
              </w:rPr>
            </w:r>
            <w:r w:rsidR="008F0567">
              <w:rPr>
                <w:noProof/>
                <w:webHidden/>
              </w:rPr>
              <w:fldChar w:fldCharType="separate"/>
            </w:r>
            <w:r w:rsidR="008F0567">
              <w:rPr>
                <w:noProof/>
                <w:webHidden/>
              </w:rPr>
              <w:t>2</w:t>
            </w:r>
            <w:r w:rsidR="008F0567">
              <w:rPr>
                <w:noProof/>
                <w:webHidden/>
              </w:rPr>
              <w:fldChar w:fldCharType="end"/>
            </w:r>
          </w:hyperlink>
        </w:p>
        <w:p w:rsidR="008F0567" w:rsidRDefault="00DA3420">
          <w:pPr>
            <w:pStyle w:val="TOC1"/>
            <w:tabs>
              <w:tab w:val="right" w:leader="dot" w:pos="9350"/>
            </w:tabs>
            <w:rPr>
              <w:rFonts w:eastAsiaTheme="minorEastAsia"/>
              <w:noProof/>
            </w:rPr>
          </w:pPr>
          <w:hyperlink w:anchor="_Toc461789996" w:history="1">
            <w:r w:rsidR="008F0567" w:rsidRPr="009D79CD">
              <w:rPr>
                <w:rStyle w:val="Hyperlink"/>
                <w:noProof/>
              </w:rPr>
              <w:t>Abstract</w:t>
            </w:r>
            <w:r w:rsidR="008F0567">
              <w:rPr>
                <w:noProof/>
                <w:webHidden/>
              </w:rPr>
              <w:tab/>
            </w:r>
            <w:r w:rsidR="008F0567">
              <w:rPr>
                <w:noProof/>
                <w:webHidden/>
              </w:rPr>
              <w:fldChar w:fldCharType="begin"/>
            </w:r>
            <w:r w:rsidR="008F0567">
              <w:rPr>
                <w:noProof/>
                <w:webHidden/>
              </w:rPr>
              <w:instrText xml:space="preserve"> PAGEREF _Toc461789996 \h </w:instrText>
            </w:r>
            <w:r w:rsidR="008F0567">
              <w:rPr>
                <w:noProof/>
                <w:webHidden/>
              </w:rPr>
            </w:r>
            <w:r w:rsidR="008F0567">
              <w:rPr>
                <w:noProof/>
                <w:webHidden/>
              </w:rPr>
              <w:fldChar w:fldCharType="separate"/>
            </w:r>
            <w:r w:rsidR="008F0567">
              <w:rPr>
                <w:noProof/>
                <w:webHidden/>
              </w:rPr>
              <w:t>2</w:t>
            </w:r>
            <w:r w:rsidR="008F0567">
              <w:rPr>
                <w:noProof/>
                <w:webHidden/>
              </w:rPr>
              <w:fldChar w:fldCharType="end"/>
            </w:r>
          </w:hyperlink>
        </w:p>
        <w:p w:rsidR="008F0567" w:rsidRDefault="00DA3420">
          <w:pPr>
            <w:pStyle w:val="TOC1"/>
            <w:tabs>
              <w:tab w:val="right" w:leader="dot" w:pos="9350"/>
            </w:tabs>
            <w:rPr>
              <w:rFonts w:eastAsiaTheme="minorEastAsia"/>
              <w:noProof/>
            </w:rPr>
          </w:pPr>
          <w:hyperlink w:anchor="_Toc461789997" w:history="1">
            <w:r w:rsidR="008F0567" w:rsidRPr="009D79CD">
              <w:rPr>
                <w:rStyle w:val="Hyperlink"/>
                <w:noProof/>
              </w:rPr>
              <w:t>Project description:</w:t>
            </w:r>
            <w:r w:rsidR="008F0567">
              <w:rPr>
                <w:noProof/>
                <w:webHidden/>
              </w:rPr>
              <w:tab/>
            </w:r>
            <w:r w:rsidR="008F0567">
              <w:rPr>
                <w:noProof/>
                <w:webHidden/>
              </w:rPr>
              <w:fldChar w:fldCharType="begin"/>
            </w:r>
            <w:r w:rsidR="008F0567">
              <w:rPr>
                <w:noProof/>
                <w:webHidden/>
              </w:rPr>
              <w:instrText xml:space="preserve"> PAGEREF _Toc461789997 \h </w:instrText>
            </w:r>
            <w:r w:rsidR="008F0567">
              <w:rPr>
                <w:noProof/>
                <w:webHidden/>
              </w:rPr>
            </w:r>
            <w:r w:rsidR="008F0567">
              <w:rPr>
                <w:noProof/>
                <w:webHidden/>
              </w:rPr>
              <w:fldChar w:fldCharType="separate"/>
            </w:r>
            <w:r w:rsidR="008F0567">
              <w:rPr>
                <w:noProof/>
                <w:webHidden/>
              </w:rPr>
              <w:t>3</w:t>
            </w:r>
            <w:r w:rsidR="008F0567">
              <w:rPr>
                <w:noProof/>
                <w:webHidden/>
              </w:rPr>
              <w:fldChar w:fldCharType="end"/>
            </w:r>
          </w:hyperlink>
        </w:p>
        <w:p w:rsidR="008F0567" w:rsidRDefault="00DA3420">
          <w:pPr>
            <w:pStyle w:val="TOC2"/>
            <w:tabs>
              <w:tab w:val="left" w:pos="660"/>
              <w:tab w:val="right" w:leader="dot" w:pos="9350"/>
            </w:tabs>
            <w:rPr>
              <w:rFonts w:eastAsiaTheme="minorEastAsia"/>
              <w:noProof/>
            </w:rPr>
          </w:pPr>
          <w:hyperlink w:anchor="_Toc461789998" w:history="1">
            <w:r w:rsidR="008F0567" w:rsidRPr="009D79CD">
              <w:rPr>
                <w:rStyle w:val="Hyperlink"/>
                <w:noProof/>
              </w:rPr>
              <w:t>1.</w:t>
            </w:r>
            <w:r w:rsidR="008F0567">
              <w:rPr>
                <w:rFonts w:eastAsiaTheme="minorEastAsia"/>
                <w:noProof/>
              </w:rPr>
              <w:tab/>
            </w:r>
            <w:r w:rsidR="008F0567" w:rsidRPr="009D79CD">
              <w:rPr>
                <w:rStyle w:val="Hyperlink"/>
                <w:noProof/>
              </w:rPr>
              <w:t>Background</w:t>
            </w:r>
            <w:r w:rsidR="008F0567">
              <w:rPr>
                <w:noProof/>
                <w:webHidden/>
              </w:rPr>
              <w:tab/>
            </w:r>
            <w:r w:rsidR="008F0567">
              <w:rPr>
                <w:noProof/>
                <w:webHidden/>
              </w:rPr>
              <w:fldChar w:fldCharType="begin"/>
            </w:r>
            <w:r w:rsidR="008F0567">
              <w:rPr>
                <w:noProof/>
                <w:webHidden/>
              </w:rPr>
              <w:instrText xml:space="preserve"> PAGEREF _Toc461789998 \h </w:instrText>
            </w:r>
            <w:r w:rsidR="008F0567">
              <w:rPr>
                <w:noProof/>
                <w:webHidden/>
              </w:rPr>
            </w:r>
            <w:r w:rsidR="008F0567">
              <w:rPr>
                <w:noProof/>
                <w:webHidden/>
              </w:rPr>
              <w:fldChar w:fldCharType="separate"/>
            </w:r>
            <w:r w:rsidR="008F0567">
              <w:rPr>
                <w:noProof/>
                <w:webHidden/>
              </w:rPr>
              <w:t>3</w:t>
            </w:r>
            <w:r w:rsidR="008F0567">
              <w:rPr>
                <w:noProof/>
                <w:webHidden/>
              </w:rPr>
              <w:fldChar w:fldCharType="end"/>
            </w:r>
          </w:hyperlink>
        </w:p>
        <w:p w:rsidR="008F0567" w:rsidRDefault="00DA3420">
          <w:pPr>
            <w:pStyle w:val="TOC3"/>
            <w:tabs>
              <w:tab w:val="right" w:leader="dot" w:pos="9350"/>
            </w:tabs>
            <w:rPr>
              <w:rFonts w:eastAsiaTheme="minorEastAsia"/>
              <w:noProof/>
            </w:rPr>
          </w:pPr>
          <w:hyperlink w:anchor="_Toc461789999" w:history="1">
            <w:r w:rsidR="008F0567" w:rsidRPr="009D79CD">
              <w:rPr>
                <w:rStyle w:val="Hyperlink"/>
                <w:noProof/>
              </w:rPr>
              <w:t>State of the art</w:t>
            </w:r>
            <w:r w:rsidR="008F0567">
              <w:rPr>
                <w:noProof/>
                <w:webHidden/>
              </w:rPr>
              <w:tab/>
            </w:r>
            <w:r w:rsidR="008F0567">
              <w:rPr>
                <w:noProof/>
                <w:webHidden/>
              </w:rPr>
              <w:fldChar w:fldCharType="begin"/>
            </w:r>
            <w:r w:rsidR="008F0567">
              <w:rPr>
                <w:noProof/>
                <w:webHidden/>
              </w:rPr>
              <w:instrText xml:space="preserve"> PAGEREF _Toc461789999 \h </w:instrText>
            </w:r>
            <w:r w:rsidR="008F0567">
              <w:rPr>
                <w:noProof/>
                <w:webHidden/>
              </w:rPr>
            </w:r>
            <w:r w:rsidR="008F0567">
              <w:rPr>
                <w:noProof/>
                <w:webHidden/>
              </w:rPr>
              <w:fldChar w:fldCharType="separate"/>
            </w:r>
            <w:r w:rsidR="008F0567">
              <w:rPr>
                <w:noProof/>
                <w:webHidden/>
              </w:rPr>
              <w:t>3</w:t>
            </w:r>
            <w:r w:rsidR="008F0567">
              <w:rPr>
                <w:noProof/>
                <w:webHidden/>
              </w:rPr>
              <w:fldChar w:fldCharType="end"/>
            </w:r>
          </w:hyperlink>
        </w:p>
        <w:p w:rsidR="008F0567" w:rsidRDefault="00DA3420">
          <w:pPr>
            <w:pStyle w:val="TOC3"/>
            <w:tabs>
              <w:tab w:val="right" w:leader="dot" w:pos="9350"/>
            </w:tabs>
            <w:rPr>
              <w:rFonts w:eastAsiaTheme="minorEastAsia"/>
              <w:noProof/>
            </w:rPr>
          </w:pPr>
          <w:hyperlink w:anchor="_Toc461790000" w:history="1">
            <w:r w:rsidR="008F0567" w:rsidRPr="009D79CD">
              <w:rPr>
                <w:rStyle w:val="Hyperlink"/>
                <w:noProof/>
              </w:rPr>
              <w:t>Measurement techniques</w:t>
            </w:r>
            <w:r w:rsidR="008F0567">
              <w:rPr>
                <w:noProof/>
                <w:webHidden/>
              </w:rPr>
              <w:tab/>
            </w:r>
            <w:r w:rsidR="008F0567">
              <w:rPr>
                <w:noProof/>
                <w:webHidden/>
              </w:rPr>
              <w:fldChar w:fldCharType="begin"/>
            </w:r>
            <w:r w:rsidR="008F0567">
              <w:rPr>
                <w:noProof/>
                <w:webHidden/>
              </w:rPr>
              <w:instrText xml:space="preserve"> PAGEREF _Toc461790000 \h </w:instrText>
            </w:r>
            <w:r w:rsidR="008F0567">
              <w:rPr>
                <w:noProof/>
                <w:webHidden/>
              </w:rPr>
            </w:r>
            <w:r w:rsidR="008F0567">
              <w:rPr>
                <w:noProof/>
                <w:webHidden/>
              </w:rPr>
              <w:fldChar w:fldCharType="separate"/>
            </w:r>
            <w:r w:rsidR="008F0567">
              <w:rPr>
                <w:noProof/>
                <w:webHidden/>
              </w:rPr>
              <w:t>6</w:t>
            </w:r>
            <w:r w:rsidR="008F0567">
              <w:rPr>
                <w:noProof/>
                <w:webHidden/>
              </w:rPr>
              <w:fldChar w:fldCharType="end"/>
            </w:r>
          </w:hyperlink>
        </w:p>
        <w:p w:rsidR="008F0567" w:rsidRDefault="00DA3420">
          <w:pPr>
            <w:pStyle w:val="TOC2"/>
            <w:tabs>
              <w:tab w:val="left" w:pos="660"/>
              <w:tab w:val="right" w:leader="dot" w:pos="9350"/>
            </w:tabs>
            <w:rPr>
              <w:rFonts w:eastAsiaTheme="minorEastAsia"/>
              <w:noProof/>
            </w:rPr>
          </w:pPr>
          <w:hyperlink w:anchor="_Toc461790001" w:history="1">
            <w:r w:rsidR="008F0567" w:rsidRPr="009D79CD">
              <w:rPr>
                <w:rStyle w:val="Hyperlink"/>
                <w:noProof/>
              </w:rPr>
              <w:t>2.</w:t>
            </w:r>
            <w:r w:rsidR="008F0567">
              <w:rPr>
                <w:rFonts w:eastAsiaTheme="minorEastAsia"/>
                <w:noProof/>
              </w:rPr>
              <w:tab/>
            </w:r>
            <w:r w:rsidR="008F0567" w:rsidRPr="009D79CD">
              <w:rPr>
                <w:rStyle w:val="Hyperlink"/>
                <w:noProof/>
              </w:rPr>
              <w:t>Definition of the problem/Objectives of the project</w:t>
            </w:r>
            <w:r w:rsidR="008F0567">
              <w:rPr>
                <w:noProof/>
                <w:webHidden/>
              </w:rPr>
              <w:tab/>
            </w:r>
            <w:r w:rsidR="008F0567">
              <w:rPr>
                <w:noProof/>
                <w:webHidden/>
              </w:rPr>
              <w:fldChar w:fldCharType="begin"/>
            </w:r>
            <w:r w:rsidR="008F0567">
              <w:rPr>
                <w:noProof/>
                <w:webHidden/>
              </w:rPr>
              <w:instrText xml:space="preserve"> PAGEREF _Toc461790001 \h </w:instrText>
            </w:r>
            <w:r w:rsidR="008F0567">
              <w:rPr>
                <w:noProof/>
                <w:webHidden/>
              </w:rPr>
            </w:r>
            <w:r w:rsidR="008F0567">
              <w:rPr>
                <w:noProof/>
                <w:webHidden/>
              </w:rPr>
              <w:fldChar w:fldCharType="separate"/>
            </w:r>
            <w:r w:rsidR="008F0567">
              <w:rPr>
                <w:noProof/>
                <w:webHidden/>
              </w:rPr>
              <w:t>8</w:t>
            </w:r>
            <w:r w:rsidR="008F0567">
              <w:rPr>
                <w:noProof/>
                <w:webHidden/>
              </w:rPr>
              <w:fldChar w:fldCharType="end"/>
            </w:r>
          </w:hyperlink>
        </w:p>
        <w:p w:rsidR="008F0567" w:rsidRDefault="00DA3420">
          <w:pPr>
            <w:pStyle w:val="TOC2"/>
            <w:tabs>
              <w:tab w:val="left" w:pos="660"/>
              <w:tab w:val="right" w:leader="dot" w:pos="9350"/>
            </w:tabs>
            <w:rPr>
              <w:rFonts w:eastAsiaTheme="minorEastAsia"/>
              <w:noProof/>
            </w:rPr>
          </w:pPr>
          <w:hyperlink w:anchor="_Toc461790002" w:history="1">
            <w:r w:rsidR="008F0567" w:rsidRPr="009D79CD">
              <w:rPr>
                <w:rStyle w:val="Hyperlink"/>
                <w:noProof/>
              </w:rPr>
              <w:t>3.</w:t>
            </w:r>
            <w:r w:rsidR="008F0567">
              <w:rPr>
                <w:rFonts w:eastAsiaTheme="minorEastAsia"/>
                <w:noProof/>
              </w:rPr>
              <w:tab/>
            </w:r>
            <w:r w:rsidR="008F0567" w:rsidRPr="009D79CD">
              <w:rPr>
                <w:rStyle w:val="Hyperlink"/>
                <w:noProof/>
              </w:rPr>
              <w:t>Innovative aspects of the proposed project</w:t>
            </w:r>
            <w:r w:rsidR="008F0567">
              <w:rPr>
                <w:noProof/>
                <w:webHidden/>
              </w:rPr>
              <w:tab/>
            </w:r>
            <w:r w:rsidR="008F0567">
              <w:rPr>
                <w:noProof/>
                <w:webHidden/>
              </w:rPr>
              <w:fldChar w:fldCharType="begin"/>
            </w:r>
            <w:r w:rsidR="008F0567">
              <w:rPr>
                <w:noProof/>
                <w:webHidden/>
              </w:rPr>
              <w:instrText xml:space="preserve"> PAGEREF _Toc461790002 \h </w:instrText>
            </w:r>
            <w:r w:rsidR="008F0567">
              <w:rPr>
                <w:noProof/>
                <w:webHidden/>
              </w:rPr>
            </w:r>
            <w:r w:rsidR="008F0567">
              <w:rPr>
                <w:noProof/>
                <w:webHidden/>
              </w:rPr>
              <w:fldChar w:fldCharType="separate"/>
            </w:r>
            <w:r w:rsidR="008F0567">
              <w:rPr>
                <w:noProof/>
                <w:webHidden/>
              </w:rPr>
              <w:t>9</w:t>
            </w:r>
            <w:r w:rsidR="008F0567">
              <w:rPr>
                <w:noProof/>
                <w:webHidden/>
              </w:rPr>
              <w:fldChar w:fldCharType="end"/>
            </w:r>
          </w:hyperlink>
        </w:p>
        <w:p w:rsidR="008F0567" w:rsidRDefault="00DA3420">
          <w:pPr>
            <w:pStyle w:val="TOC2"/>
            <w:tabs>
              <w:tab w:val="left" w:pos="660"/>
              <w:tab w:val="right" w:leader="dot" w:pos="9350"/>
            </w:tabs>
            <w:rPr>
              <w:rFonts w:eastAsiaTheme="minorEastAsia"/>
              <w:noProof/>
            </w:rPr>
          </w:pPr>
          <w:hyperlink w:anchor="_Toc461790003" w:history="1">
            <w:r w:rsidR="008F0567" w:rsidRPr="009D79CD">
              <w:rPr>
                <w:rStyle w:val="Hyperlink"/>
                <w:noProof/>
              </w:rPr>
              <w:t>4.</w:t>
            </w:r>
            <w:r w:rsidR="008F0567">
              <w:rPr>
                <w:rFonts w:eastAsiaTheme="minorEastAsia"/>
                <w:noProof/>
              </w:rPr>
              <w:tab/>
            </w:r>
            <w:r w:rsidR="008F0567" w:rsidRPr="009D79CD">
              <w:rPr>
                <w:rStyle w:val="Hyperlink"/>
                <w:noProof/>
              </w:rPr>
              <w:t>Preliminary results</w:t>
            </w:r>
            <w:r w:rsidR="008F0567">
              <w:rPr>
                <w:noProof/>
                <w:webHidden/>
              </w:rPr>
              <w:tab/>
            </w:r>
            <w:r w:rsidR="008F0567">
              <w:rPr>
                <w:noProof/>
                <w:webHidden/>
              </w:rPr>
              <w:fldChar w:fldCharType="begin"/>
            </w:r>
            <w:r w:rsidR="008F0567">
              <w:rPr>
                <w:noProof/>
                <w:webHidden/>
              </w:rPr>
              <w:instrText xml:space="preserve"> PAGEREF _Toc461790003 \h </w:instrText>
            </w:r>
            <w:r w:rsidR="008F0567">
              <w:rPr>
                <w:noProof/>
                <w:webHidden/>
              </w:rPr>
            </w:r>
            <w:r w:rsidR="008F0567">
              <w:rPr>
                <w:noProof/>
                <w:webHidden/>
              </w:rPr>
              <w:fldChar w:fldCharType="separate"/>
            </w:r>
            <w:r w:rsidR="008F0567">
              <w:rPr>
                <w:noProof/>
                <w:webHidden/>
              </w:rPr>
              <w:t>9</w:t>
            </w:r>
            <w:r w:rsidR="008F0567">
              <w:rPr>
                <w:noProof/>
                <w:webHidden/>
              </w:rPr>
              <w:fldChar w:fldCharType="end"/>
            </w:r>
          </w:hyperlink>
        </w:p>
        <w:p w:rsidR="008F0567" w:rsidRDefault="00DA3420">
          <w:pPr>
            <w:pStyle w:val="TOC3"/>
            <w:tabs>
              <w:tab w:val="right" w:leader="dot" w:pos="9350"/>
            </w:tabs>
            <w:rPr>
              <w:rFonts w:eastAsiaTheme="minorEastAsia"/>
              <w:noProof/>
            </w:rPr>
          </w:pPr>
          <w:hyperlink w:anchor="_Toc461790004" w:history="1">
            <w:r w:rsidR="008F0567" w:rsidRPr="009D79CD">
              <w:rPr>
                <w:rStyle w:val="Hyperlink"/>
                <w:noProof/>
              </w:rPr>
              <w:t>Low temperature electronic transport measurements with the initial version reflectometry setup</w:t>
            </w:r>
            <w:r w:rsidR="008F0567">
              <w:rPr>
                <w:noProof/>
                <w:webHidden/>
              </w:rPr>
              <w:tab/>
            </w:r>
            <w:r w:rsidR="008F0567">
              <w:rPr>
                <w:noProof/>
                <w:webHidden/>
              </w:rPr>
              <w:fldChar w:fldCharType="begin"/>
            </w:r>
            <w:r w:rsidR="008F0567">
              <w:rPr>
                <w:noProof/>
                <w:webHidden/>
              </w:rPr>
              <w:instrText xml:space="preserve"> PAGEREF _Toc461790004 \h </w:instrText>
            </w:r>
            <w:r w:rsidR="008F0567">
              <w:rPr>
                <w:noProof/>
                <w:webHidden/>
              </w:rPr>
            </w:r>
            <w:r w:rsidR="008F0567">
              <w:rPr>
                <w:noProof/>
                <w:webHidden/>
              </w:rPr>
              <w:fldChar w:fldCharType="separate"/>
            </w:r>
            <w:r w:rsidR="008F0567">
              <w:rPr>
                <w:noProof/>
                <w:webHidden/>
              </w:rPr>
              <w:t>13</w:t>
            </w:r>
            <w:r w:rsidR="008F0567">
              <w:rPr>
                <w:noProof/>
                <w:webHidden/>
              </w:rPr>
              <w:fldChar w:fldCharType="end"/>
            </w:r>
          </w:hyperlink>
        </w:p>
        <w:p w:rsidR="008F0567" w:rsidRDefault="00DA3420">
          <w:pPr>
            <w:pStyle w:val="TOC2"/>
            <w:tabs>
              <w:tab w:val="left" w:pos="660"/>
              <w:tab w:val="right" w:leader="dot" w:pos="9350"/>
            </w:tabs>
            <w:rPr>
              <w:rFonts w:eastAsiaTheme="minorEastAsia"/>
              <w:noProof/>
            </w:rPr>
          </w:pPr>
          <w:hyperlink w:anchor="_Toc461790005" w:history="1">
            <w:r w:rsidR="008F0567" w:rsidRPr="009D79CD">
              <w:rPr>
                <w:rStyle w:val="Hyperlink"/>
                <w:noProof/>
              </w:rPr>
              <w:t>5.</w:t>
            </w:r>
            <w:r w:rsidR="008F0567">
              <w:rPr>
                <w:rFonts w:eastAsiaTheme="minorEastAsia"/>
                <w:noProof/>
              </w:rPr>
              <w:tab/>
            </w:r>
            <w:r w:rsidR="008F0567" w:rsidRPr="009D79CD">
              <w:rPr>
                <w:rStyle w:val="Hyperlink"/>
                <w:noProof/>
              </w:rPr>
              <w:t>Working plan</w:t>
            </w:r>
            <w:r w:rsidR="008F0567">
              <w:rPr>
                <w:noProof/>
                <w:webHidden/>
              </w:rPr>
              <w:tab/>
            </w:r>
            <w:r w:rsidR="008F0567">
              <w:rPr>
                <w:noProof/>
                <w:webHidden/>
              </w:rPr>
              <w:fldChar w:fldCharType="begin"/>
            </w:r>
            <w:r w:rsidR="008F0567">
              <w:rPr>
                <w:noProof/>
                <w:webHidden/>
              </w:rPr>
              <w:instrText xml:space="preserve"> PAGEREF _Toc461790005 \h </w:instrText>
            </w:r>
            <w:r w:rsidR="008F0567">
              <w:rPr>
                <w:noProof/>
                <w:webHidden/>
              </w:rPr>
            </w:r>
            <w:r w:rsidR="008F0567">
              <w:rPr>
                <w:noProof/>
                <w:webHidden/>
              </w:rPr>
              <w:fldChar w:fldCharType="separate"/>
            </w:r>
            <w:r w:rsidR="008F0567">
              <w:rPr>
                <w:noProof/>
                <w:webHidden/>
              </w:rPr>
              <w:t>14</w:t>
            </w:r>
            <w:r w:rsidR="008F0567">
              <w:rPr>
                <w:noProof/>
                <w:webHidden/>
              </w:rPr>
              <w:fldChar w:fldCharType="end"/>
            </w:r>
          </w:hyperlink>
        </w:p>
        <w:p w:rsidR="008F0567" w:rsidRDefault="00DA3420">
          <w:pPr>
            <w:pStyle w:val="TOC3"/>
            <w:tabs>
              <w:tab w:val="right" w:leader="dot" w:pos="9350"/>
            </w:tabs>
            <w:rPr>
              <w:rFonts w:eastAsiaTheme="minorEastAsia"/>
              <w:noProof/>
            </w:rPr>
          </w:pPr>
          <w:hyperlink w:anchor="_Toc461790006" w:history="1">
            <w:r w:rsidR="008F0567" w:rsidRPr="009D79CD">
              <w:rPr>
                <w:rStyle w:val="Hyperlink"/>
                <w:noProof/>
              </w:rPr>
              <w:t>Towards gate reflectometry</w:t>
            </w:r>
            <w:r w:rsidR="008F0567">
              <w:rPr>
                <w:noProof/>
                <w:webHidden/>
              </w:rPr>
              <w:tab/>
            </w:r>
            <w:r w:rsidR="008F0567">
              <w:rPr>
                <w:noProof/>
                <w:webHidden/>
              </w:rPr>
              <w:fldChar w:fldCharType="begin"/>
            </w:r>
            <w:r w:rsidR="008F0567">
              <w:rPr>
                <w:noProof/>
                <w:webHidden/>
              </w:rPr>
              <w:instrText xml:space="preserve"> PAGEREF _Toc461790006 \h </w:instrText>
            </w:r>
            <w:r w:rsidR="008F0567">
              <w:rPr>
                <w:noProof/>
                <w:webHidden/>
              </w:rPr>
            </w:r>
            <w:r w:rsidR="008F0567">
              <w:rPr>
                <w:noProof/>
                <w:webHidden/>
              </w:rPr>
              <w:fldChar w:fldCharType="separate"/>
            </w:r>
            <w:r w:rsidR="008F0567">
              <w:rPr>
                <w:noProof/>
                <w:webHidden/>
              </w:rPr>
              <w:t>14</w:t>
            </w:r>
            <w:r w:rsidR="008F0567">
              <w:rPr>
                <w:noProof/>
                <w:webHidden/>
              </w:rPr>
              <w:fldChar w:fldCharType="end"/>
            </w:r>
          </w:hyperlink>
        </w:p>
        <w:p w:rsidR="008F0567" w:rsidRDefault="00DA3420">
          <w:pPr>
            <w:pStyle w:val="TOC3"/>
            <w:tabs>
              <w:tab w:val="right" w:leader="dot" w:pos="9350"/>
            </w:tabs>
            <w:rPr>
              <w:rFonts w:eastAsiaTheme="minorEastAsia"/>
              <w:noProof/>
            </w:rPr>
          </w:pPr>
          <w:hyperlink w:anchor="_Toc461790007" w:history="1">
            <w:r w:rsidR="008F0567">
              <w:rPr>
                <w:noProof/>
                <w:webHidden/>
              </w:rPr>
              <w:tab/>
            </w:r>
            <w:r w:rsidR="008F0567">
              <w:rPr>
                <w:noProof/>
                <w:webHidden/>
              </w:rPr>
              <w:fldChar w:fldCharType="begin"/>
            </w:r>
            <w:r w:rsidR="008F0567">
              <w:rPr>
                <w:noProof/>
                <w:webHidden/>
              </w:rPr>
              <w:instrText xml:space="preserve"> PAGEREF _Toc461790007 \h </w:instrText>
            </w:r>
            <w:r w:rsidR="008F0567">
              <w:rPr>
                <w:noProof/>
                <w:webHidden/>
              </w:rPr>
            </w:r>
            <w:r w:rsidR="008F0567">
              <w:rPr>
                <w:noProof/>
                <w:webHidden/>
              </w:rPr>
              <w:fldChar w:fldCharType="separate"/>
            </w:r>
            <w:r w:rsidR="008F0567">
              <w:rPr>
                <w:noProof/>
                <w:webHidden/>
              </w:rPr>
              <w:t>15</w:t>
            </w:r>
            <w:r w:rsidR="008F0567">
              <w:rPr>
                <w:noProof/>
                <w:webHidden/>
              </w:rPr>
              <w:fldChar w:fldCharType="end"/>
            </w:r>
          </w:hyperlink>
        </w:p>
        <w:p w:rsidR="008F0567" w:rsidRDefault="00DA3420">
          <w:pPr>
            <w:pStyle w:val="TOC3"/>
            <w:tabs>
              <w:tab w:val="right" w:leader="dot" w:pos="9350"/>
            </w:tabs>
            <w:rPr>
              <w:rFonts w:eastAsiaTheme="minorEastAsia"/>
              <w:noProof/>
            </w:rPr>
          </w:pPr>
          <w:hyperlink w:anchor="_Toc461790008" w:history="1">
            <w:r w:rsidR="008F0567" w:rsidRPr="009D79CD">
              <w:rPr>
                <w:rStyle w:val="Hyperlink"/>
                <w:noProof/>
              </w:rPr>
              <w:t>Spin dynamics experiments</w:t>
            </w:r>
            <w:r w:rsidR="008F0567">
              <w:rPr>
                <w:noProof/>
                <w:webHidden/>
              </w:rPr>
              <w:tab/>
            </w:r>
            <w:r w:rsidR="008F0567">
              <w:rPr>
                <w:noProof/>
                <w:webHidden/>
              </w:rPr>
              <w:fldChar w:fldCharType="begin"/>
            </w:r>
            <w:r w:rsidR="008F0567">
              <w:rPr>
                <w:noProof/>
                <w:webHidden/>
              </w:rPr>
              <w:instrText xml:space="preserve"> PAGEREF _Toc461790008 \h </w:instrText>
            </w:r>
            <w:r w:rsidR="008F0567">
              <w:rPr>
                <w:noProof/>
                <w:webHidden/>
              </w:rPr>
            </w:r>
            <w:r w:rsidR="008F0567">
              <w:rPr>
                <w:noProof/>
                <w:webHidden/>
              </w:rPr>
              <w:fldChar w:fldCharType="separate"/>
            </w:r>
            <w:r w:rsidR="008F0567">
              <w:rPr>
                <w:noProof/>
                <w:webHidden/>
              </w:rPr>
              <w:t>16</w:t>
            </w:r>
            <w:r w:rsidR="008F0567">
              <w:rPr>
                <w:noProof/>
                <w:webHidden/>
              </w:rPr>
              <w:fldChar w:fldCharType="end"/>
            </w:r>
          </w:hyperlink>
        </w:p>
        <w:p w:rsidR="008F0567" w:rsidRDefault="00DA3420">
          <w:pPr>
            <w:pStyle w:val="TOC2"/>
            <w:tabs>
              <w:tab w:val="left" w:pos="660"/>
              <w:tab w:val="right" w:leader="dot" w:pos="9350"/>
            </w:tabs>
            <w:rPr>
              <w:rFonts w:eastAsiaTheme="minorEastAsia"/>
              <w:noProof/>
            </w:rPr>
          </w:pPr>
          <w:hyperlink w:anchor="_Toc461790009" w:history="1">
            <w:r w:rsidR="008F0567" w:rsidRPr="009D79CD">
              <w:rPr>
                <w:rStyle w:val="Hyperlink"/>
                <w:noProof/>
              </w:rPr>
              <w:t>6.</w:t>
            </w:r>
            <w:r w:rsidR="008F0567">
              <w:rPr>
                <w:rFonts w:eastAsiaTheme="minorEastAsia"/>
                <w:noProof/>
              </w:rPr>
              <w:tab/>
            </w:r>
            <w:r w:rsidR="008F0567" w:rsidRPr="009D79CD">
              <w:rPr>
                <w:rStyle w:val="Hyperlink"/>
                <w:noProof/>
              </w:rPr>
              <w:t>International collaborations</w:t>
            </w:r>
            <w:r w:rsidR="008F0567">
              <w:rPr>
                <w:noProof/>
                <w:webHidden/>
              </w:rPr>
              <w:tab/>
            </w:r>
            <w:r w:rsidR="008F0567">
              <w:rPr>
                <w:noProof/>
                <w:webHidden/>
              </w:rPr>
              <w:fldChar w:fldCharType="begin"/>
            </w:r>
            <w:r w:rsidR="008F0567">
              <w:rPr>
                <w:noProof/>
                <w:webHidden/>
              </w:rPr>
              <w:instrText xml:space="preserve"> PAGEREF _Toc461790009 \h </w:instrText>
            </w:r>
            <w:r w:rsidR="008F0567">
              <w:rPr>
                <w:noProof/>
                <w:webHidden/>
              </w:rPr>
            </w:r>
            <w:r w:rsidR="008F0567">
              <w:rPr>
                <w:noProof/>
                <w:webHidden/>
              </w:rPr>
              <w:fldChar w:fldCharType="separate"/>
            </w:r>
            <w:r w:rsidR="008F0567">
              <w:rPr>
                <w:noProof/>
                <w:webHidden/>
              </w:rPr>
              <w:t>20</w:t>
            </w:r>
            <w:r w:rsidR="008F0567">
              <w:rPr>
                <w:noProof/>
                <w:webHidden/>
              </w:rPr>
              <w:fldChar w:fldCharType="end"/>
            </w:r>
          </w:hyperlink>
        </w:p>
        <w:p w:rsidR="008F0567" w:rsidRDefault="00DA3420">
          <w:pPr>
            <w:pStyle w:val="TOC2"/>
            <w:tabs>
              <w:tab w:val="left" w:pos="660"/>
              <w:tab w:val="right" w:leader="dot" w:pos="9350"/>
            </w:tabs>
            <w:rPr>
              <w:rFonts w:eastAsiaTheme="minorEastAsia"/>
              <w:noProof/>
            </w:rPr>
          </w:pPr>
          <w:hyperlink w:anchor="_Toc461790010" w:history="1">
            <w:r w:rsidR="008F0567" w:rsidRPr="009D79CD">
              <w:rPr>
                <w:rStyle w:val="Hyperlink"/>
                <w:noProof/>
              </w:rPr>
              <w:t>7.</w:t>
            </w:r>
            <w:r w:rsidR="008F0567">
              <w:rPr>
                <w:rFonts w:eastAsiaTheme="minorEastAsia"/>
                <w:noProof/>
              </w:rPr>
              <w:tab/>
            </w:r>
            <w:r w:rsidR="008F0567" w:rsidRPr="009D79CD">
              <w:rPr>
                <w:rStyle w:val="Hyperlink"/>
                <w:noProof/>
              </w:rPr>
              <w:t>Work table</w:t>
            </w:r>
            <w:r w:rsidR="008F0567">
              <w:rPr>
                <w:noProof/>
                <w:webHidden/>
              </w:rPr>
              <w:tab/>
            </w:r>
            <w:r w:rsidR="008F0567">
              <w:rPr>
                <w:noProof/>
                <w:webHidden/>
              </w:rPr>
              <w:fldChar w:fldCharType="begin"/>
            </w:r>
            <w:r w:rsidR="008F0567">
              <w:rPr>
                <w:noProof/>
                <w:webHidden/>
              </w:rPr>
              <w:instrText xml:space="preserve"> PAGEREF _Toc461790010 \h </w:instrText>
            </w:r>
            <w:r w:rsidR="008F0567">
              <w:rPr>
                <w:noProof/>
                <w:webHidden/>
              </w:rPr>
            </w:r>
            <w:r w:rsidR="008F0567">
              <w:rPr>
                <w:noProof/>
                <w:webHidden/>
              </w:rPr>
              <w:fldChar w:fldCharType="separate"/>
            </w:r>
            <w:r w:rsidR="008F0567">
              <w:rPr>
                <w:noProof/>
                <w:webHidden/>
              </w:rPr>
              <w:t>21</w:t>
            </w:r>
            <w:r w:rsidR="008F0567">
              <w:rPr>
                <w:noProof/>
                <w:webHidden/>
              </w:rPr>
              <w:fldChar w:fldCharType="end"/>
            </w:r>
          </w:hyperlink>
        </w:p>
        <w:p w:rsidR="008F0567" w:rsidRDefault="00DA3420">
          <w:pPr>
            <w:pStyle w:val="TOC2"/>
            <w:tabs>
              <w:tab w:val="left" w:pos="660"/>
              <w:tab w:val="right" w:leader="dot" w:pos="9350"/>
            </w:tabs>
            <w:rPr>
              <w:rFonts w:eastAsiaTheme="minorEastAsia"/>
              <w:noProof/>
            </w:rPr>
          </w:pPr>
          <w:hyperlink w:anchor="_Toc461790011" w:history="1">
            <w:r w:rsidR="008F0567" w:rsidRPr="009D79CD">
              <w:rPr>
                <w:rStyle w:val="Hyperlink"/>
                <w:noProof/>
              </w:rPr>
              <w:t>8.</w:t>
            </w:r>
            <w:r w:rsidR="008F0567">
              <w:rPr>
                <w:rFonts w:eastAsiaTheme="minorEastAsia"/>
                <w:noProof/>
              </w:rPr>
              <w:tab/>
            </w:r>
            <w:r w:rsidR="008F0567" w:rsidRPr="009D79CD">
              <w:rPr>
                <w:rStyle w:val="Hyperlink"/>
                <w:noProof/>
              </w:rPr>
              <w:t>Contingency plan:</w:t>
            </w:r>
            <w:r w:rsidR="008F0567">
              <w:rPr>
                <w:noProof/>
                <w:webHidden/>
              </w:rPr>
              <w:tab/>
            </w:r>
            <w:r w:rsidR="008F0567">
              <w:rPr>
                <w:noProof/>
                <w:webHidden/>
              </w:rPr>
              <w:fldChar w:fldCharType="begin"/>
            </w:r>
            <w:r w:rsidR="008F0567">
              <w:rPr>
                <w:noProof/>
                <w:webHidden/>
              </w:rPr>
              <w:instrText xml:space="preserve"> PAGEREF _Toc461790011 \h </w:instrText>
            </w:r>
            <w:r w:rsidR="008F0567">
              <w:rPr>
                <w:noProof/>
                <w:webHidden/>
              </w:rPr>
            </w:r>
            <w:r w:rsidR="008F0567">
              <w:rPr>
                <w:noProof/>
                <w:webHidden/>
              </w:rPr>
              <w:fldChar w:fldCharType="separate"/>
            </w:r>
            <w:r w:rsidR="008F0567">
              <w:rPr>
                <w:noProof/>
                <w:webHidden/>
              </w:rPr>
              <w:t>21</w:t>
            </w:r>
            <w:r w:rsidR="008F0567">
              <w:rPr>
                <w:noProof/>
                <w:webHidden/>
              </w:rPr>
              <w:fldChar w:fldCharType="end"/>
            </w:r>
          </w:hyperlink>
        </w:p>
        <w:p w:rsidR="008F0567" w:rsidRDefault="00DA3420">
          <w:pPr>
            <w:pStyle w:val="TOC2"/>
            <w:tabs>
              <w:tab w:val="left" w:pos="660"/>
              <w:tab w:val="right" w:leader="dot" w:pos="9350"/>
            </w:tabs>
            <w:rPr>
              <w:rFonts w:eastAsiaTheme="minorEastAsia"/>
              <w:noProof/>
            </w:rPr>
          </w:pPr>
          <w:hyperlink w:anchor="_Toc461790012" w:history="1">
            <w:r w:rsidR="008F0567" w:rsidRPr="009D79CD">
              <w:rPr>
                <w:rStyle w:val="Hyperlink"/>
                <w:noProof/>
              </w:rPr>
              <w:t>9.</w:t>
            </w:r>
            <w:r w:rsidR="008F0567">
              <w:rPr>
                <w:rFonts w:eastAsiaTheme="minorEastAsia"/>
                <w:noProof/>
              </w:rPr>
              <w:tab/>
            </w:r>
            <w:r w:rsidR="008F0567" w:rsidRPr="009D79CD">
              <w:rPr>
                <w:rStyle w:val="Hyperlink"/>
                <w:noProof/>
              </w:rPr>
              <w:t>Personal qualification - matching of my profile with the demands of the project</w:t>
            </w:r>
            <w:r w:rsidR="008F0567">
              <w:rPr>
                <w:noProof/>
                <w:webHidden/>
              </w:rPr>
              <w:tab/>
            </w:r>
            <w:r w:rsidR="008F0567">
              <w:rPr>
                <w:noProof/>
                <w:webHidden/>
              </w:rPr>
              <w:fldChar w:fldCharType="begin"/>
            </w:r>
            <w:r w:rsidR="008F0567">
              <w:rPr>
                <w:noProof/>
                <w:webHidden/>
              </w:rPr>
              <w:instrText xml:space="preserve"> PAGEREF _Toc461790012 \h </w:instrText>
            </w:r>
            <w:r w:rsidR="008F0567">
              <w:rPr>
                <w:noProof/>
                <w:webHidden/>
              </w:rPr>
            </w:r>
            <w:r w:rsidR="008F0567">
              <w:rPr>
                <w:noProof/>
                <w:webHidden/>
              </w:rPr>
              <w:fldChar w:fldCharType="separate"/>
            </w:r>
            <w:r w:rsidR="008F0567">
              <w:rPr>
                <w:noProof/>
                <w:webHidden/>
              </w:rPr>
              <w:t>21</w:t>
            </w:r>
            <w:r w:rsidR="008F0567">
              <w:rPr>
                <w:noProof/>
                <w:webHidden/>
              </w:rPr>
              <w:fldChar w:fldCharType="end"/>
            </w:r>
          </w:hyperlink>
        </w:p>
        <w:p w:rsidR="008F0567" w:rsidRDefault="00DA3420">
          <w:pPr>
            <w:pStyle w:val="TOC1"/>
            <w:tabs>
              <w:tab w:val="right" w:leader="dot" w:pos="9350"/>
            </w:tabs>
            <w:rPr>
              <w:rFonts w:eastAsiaTheme="minorEastAsia"/>
              <w:noProof/>
            </w:rPr>
          </w:pPr>
          <w:hyperlink w:anchor="_Toc461790013" w:history="1">
            <w:r w:rsidR="008F0567" w:rsidRPr="009D79CD">
              <w:rPr>
                <w:rStyle w:val="Hyperlink"/>
                <w:noProof/>
              </w:rPr>
              <w:t>References:</w:t>
            </w:r>
            <w:r w:rsidR="008F0567">
              <w:rPr>
                <w:noProof/>
                <w:webHidden/>
              </w:rPr>
              <w:tab/>
            </w:r>
            <w:r w:rsidR="008F0567">
              <w:rPr>
                <w:noProof/>
                <w:webHidden/>
              </w:rPr>
              <w:fldChar w:fldCharType="begin"/>
            </w:r>
            <w:r w:rsidR="008F0567">
              <w:rPr>
                <w:noProof/>
                <w:webHidden/>
              </w:rPr>
              <w:instrText xml:space="preserve"> PAGEREF _Toc461790013 \h </w:instrText>
            </w:r>
            <w:r w:rsidR="008F0567">
              <w:rPr>
                <w:noProof/>
                <w:webHidden/>
              </w:rPr>
            </w:r>
            <w:r w:rsidR="008F0567">
              <w:rPr>
                <w:noProof/>
                <w:webHidden/>
              </w:rPr>
              <w:fldChar w:fldCharType="separate"/>
            </w:r>
            <w:r w:rsidR="008F0567">
              <w:rPr>
                <w:noProof/>
                <w:webHidden/>
              </w:rPr>
              <w:t>22</w:t>
            </w:r>
            <w:r w:rsidR="008F0567">
              <w:rPr>
                <w:noProof/>
                <w:webHidden/>
              </w:rPr>
              <w:fldChar w:fldCharType="end"/>
            </w:r>
          </w:hyperlink>
        </w:p>
        <w:p w:rsidR="00327356" w:rsidRDefault="00327356" w:rsidP="00327356">
          <w:pPr>
            <w:rPr>
              <w:b/>
              <w:bCs/>
              <w:noProof/>
            </w:rPr>
          </w:pPr>
          <w:r>
            <w:rPr>
              <w:b/>
              <w:bCs/>
              <w:noProof/>
            </w:rPr>
            <w:fldChar w:fldCharType="end"/>
          </w:r>
        </w:p>
        <w:p w:rsidR="00AD7F61" w:rsidRDefault="00AD7F61" w:rsidP="00327356">
          <w:pPr>
            <w:rPr>
              <w:b/>
              <w:bCs/>
              <w:noProof/>
            </w:rPr>
          </w:pPr>
        </w:p>
        <w:p w:rsidR="00AD7F61" w:rsidRDefault="00AD7F61" w:rsidP="00327356"/>
        <w:p w:rsidR="00E4427E" w:rsidRDefault="00DA3420" w:rsidP="00327356"/>
      </w:sdtContent>
    </w:sdt>
    <w:p w:rsidR="00CE5D56" w:rsidRDefault="00334993" w:rsidP="009D17AE">
      <w:pPr>
        <w:pStyle w:val="Heading1"/>
      </w:pPr>
      <w:bookmarkStart w:id="0" w:name="_Toc461789995"/>
      <w:r>
        <w:lastRenderedPageBreak/>
        <w:t xml:space="preserve">Spin dynamics of a hole spin qubit </w:t>
      </w:r>
      <w:r w:rsidR="00EA1118">
        <w:t xml:space="preserve">measured with </w:t>
      </w:r>
      <w:r>
        <w:t>gate reflectometry</w:t>
      </w:r>
      <w:bookmarkEnd w:id="0"/>
      <w:r>
        <w:t xml:space="preserve"> </w:t>
      </w:r>
    </w:p>
    <w:p w:rsidR="004A3B7F" w:rsidRDefault="00C27B10" w:rsidP="009D17AE">
      <w:pPr>
        <w:pStyle w:val="Heading1"/>
      </w:pPr>
      <w:bookmarkStart w:id="1" w:name="_Toc461789997"/>
      <w:r>
        <w:t>Project description:</w:t>
      </w:r>
      <w:bookmarkEnd w:id="1"/>
    </w:p>
    <w:p w:rsidR="00C27B10" w:rsidRDefault="00C27B10" w:rsidP="009D17AE"/>
    <w:p w:rsidR="00C27B10" w:rsidRPr="00C27B10" w:rsidRDefault="00C27B10" w:rsidP="009D17AE">
      <w:pPr>
        <w:pStyle w:val="Heading2"/>
        <w:numPr>
          <w:ilvl w:val="0"/>
          <w:numId w:val="1"/>
        </w:numPr>
        <w:ind w:left="0" w:firstLine="0"/>
      </w:pPr>
      <w:bookmarkStart w:id="2" w:name="_Toc461789998"/>
      <w:r>
        <w:t>Background</w:t>
      </w:r>
      <w:bookmarkEnd w:id="2"/>
    </w:p>
    <w:p w:rsidR="00A51B2E" w:rsidRPr="00A51B2E" w:rsidRDefault="00A51B2E" w:rsidP="00776062">
      <w:pPr>
        <w:pStyle w:val="Heading3"/>
      </w:pPr>
      <w:bookmarkStart w:id="3" w:name="_Toc461789999"/>
      <w:r>
        <w:t>State of the art</w:t>
      </w:r>
      <w:bookmarkEnd w:id="3"/>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w:t>
      </w:r>
      <w:r w:rsidR="006B4BDC">
        <w:lastRenderedPageBreak/>
        <w:t xml:space="preserve">nanometers) and because of their almost zero dimensionality, the energy levels for a charge particle are discrete and far away from each other. </w:t>
      </w:r>
    </w:p>
    <w:p w:rsidR="003C0C66" w:rsidRDefault="00851326" w:rsidP="009D17AE">
      <w:r>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584E8B">
        <w:t>[6</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CE17EB">
        <w:t>The qubits need</w:t>
      </w:r>
      <w:r w:rsidR="001C30F2" w:rsidRPr="00A03474">
        <w:t xml:space="preserve">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w:t>
      </w:r>
      <w:r w:rsidR="000E0517">
        <w:lastRenderedPageBreak/>
        <w:t>gallium arsenide (GaAs</w:t>
      </w:r>
      <w:r w:rsidR="00E42705">
        <w:t>)</w:t>
      </w:r>
      <w:r w:rsidR="00584E8B">
        <w:t xml:space="preserve"> [7</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proofErr w:type="spellStart"/>
      <w:r w:rsidR="00FD7154" w:rsidRPr="00FD7154">
        <w:t>μs</w:t>
      </w:r>
      <w:proofErr w:type="spellEnd"/>
      <w:r w:rsidR="008B58B5">
        <w:t xml:space="preserve"> [2]</w:t>
      </w:r>
      <w:r w:rsidR="00207CC3">
        <w:t>.</w:t>
      </w:r>
      <w:r w:rsidR="00D11084">
        <w:t xml:space="preserve"> </w:t>
      </w:r>
      <w:r w:rsidR="0097347B">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4" w:name="_Toc461790000"/>
      <w:r w:rsidRPr="001B77CB">
        <w:t>Measurement techniques</w:t>
      </w:r>
      <w:bookmarkEnd w:id="4"/>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5"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6"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7" w:author="Georgios KATSAROS" w:date="2016-09-14T21:50:00Z"/>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9"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0"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11" w:author="Georgios KATSAROS" w:date="2016-09-14T21:50:00Z"/>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EA1118" w:rsidP="00CE6D64">
      <w:pPr>
        <w:pStyle w:val="Heading2"/>
        <w:numPr>
          <w:ilvl w:val="0"/>
          <w:numId w:val="1"/>
        </w:numPr>
      </w:pPr>
      <w:bookmarkStart w:id="8" w:name="_Toc461790001"/>
      <w:r>
        <w:lastRenderedPageBreak/>
        <w:t>Objectives of the project</w:t>
      </w:r>
      <w:bookmarkEnd w:id="8"/>
    </w:p>
    <w:p w:rsid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 xml:space="preserve">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493D21" w:rsidRPr="00EA1118" w:rsidRDefault="00493D21" w:rsidP="00493D21">
      <w:pPr>
        <w:pStyle w:val="Heading3"/>
      </w:pPr>
      <w:r>
        <w:t>Definition of the problem</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(smaller is better)</w:t>
      </w:r>
      <w:r w:rsidR="00314F29">
        <w:t xml:space="preserve"> [14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w:t>
      </w:r>
      <w:r w:rsidR="000308A7">
        <w:lastRenderedPageBreak/>
        <w:t xml:space="preserve">achieve a charge sensitivity comparable or even faster than the one achieved for </w:t>
      </w:r>
      <w:proofErr w:type="spellStart"/>
      <w:r w:rsidR="000308A7">
        <w:t>ohmic</w:t>
      </w:r>
      <w:proofErr w:type="spellEnd"/>
      <w:r w:rsidR="000308A7">
        <w:t xml:space="preserve"> reflectometry. 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253666" w:rsidRDefault="00253666" w:rsidP="00512FD8"/>
    <w:p w:rsidR="00E016A3" w:rsidRDefault="00E016A3" w:rsidP="00315961">
      <w:pPr>
        <w:pStyle w:val="Heading2"/>
        <w:numPr>
          <w:ilvl w:val="0"/>
          <w:numId w:val="1"/>
        </w:numPr>
      </w:pPr>
      <w:bookmarkStart w:id="9" w:name="_Toc461790002"/>
      <w:r>
        <w:t>Innovative aspects of the proposed project</w:t>
      </w:r>
      <w:bookmarkEnd w:id="9"/>
    </w:p>
    <w:p w:rsidR="00E016A3" w:rsidRDefault="00E016A3" w:rsidP="00E016A3">
      <w:r>
        <w:t xml:space="preserve">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10" w:name="_Toc461790003"/>
      <w:r>
        <w:t>Preliminary results</w:t>
      </w:r>
      <w:bookmarkEnd w:id="10"/>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w:t>
      </w:r>
      <w:r w:rsidR="00784C06">
        <w:lastRenderedPageBreak/>
        <w:t xml:space="preserve">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70019A" w:rsidRPr="00003B43" w:rsidRDefault="00003B43" w:rsidP="00003B43">
      <w:pPr>
        <w:rPr>
          <w:rStyle w:val="SubtitleChar"/>
        </w:rPr>
      </w:pPr>
      <w:r w:rsidRPr="00003B43">
        <w:rPr>
          <w:rStyle w:val="SubtitleChar"/>
          <w:noProof/>
        </w:rPr>
        <w:drawing>
          <wp:anchor distT="0" distB="0" distL="114300" distR="114300" simplePos="0" relativeHeight="251682816" behindDoc="0" locked="0" layoutInCell="1" allowOverlap="1" wp14:anchorId="4DA58011" wp14:editId="612ED8E7">
            <wp:simplePos x="0" y="0"/>
            <wp:positionH relativeFrom="column">
              <wp:posOffset>1186815</wp:posOffset>
            </wp:positionH>
            <wp:positionV relativeFrom="paragraph">
              <wp:posOffset>525145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8F20D7A" wp14:editId="78FBFF7F">
            <wp:simplePos x="0" y="0"/>
            <wp:positionH relativeFrom="margin">
              <wp:align>left</wp:align>
            </wp:positionH>
            <wp:positionV relativeFrom="paragraph">
              <wp:posOffset>525145</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ins w:id="11" w:author="Georgios KATSAROS" w:date="2016-09-14T19:00:00Z">
        <w:r w:rsidR="00AF3F52" w:rsidRPr="00003B43">
          <w:rPr>
            <w:rStyle w:val="SubtitleChar"/>
          </w:rPr>
          <w:t xml:space="preserve"> </w:t>
        </w:r>
      </w:ins>
    </w:p>
    <w:p w:rsidR="00003B43" w:rsidRDefault="00003B43" w:rsidP="00003B43">
      <w:pPr>
        <w:rPr>
          <w:rFonts w:eastAsiaTheme="minorEastAsia"/>
          <w:color w:val="5A5A5A" w:themeColor="text1" w:themeTint="A5"/>
          <w:spacing w:val="15"/>
        </w:rPr>
      </w:pPr>
    </w:p>
    <w:p w:rsidR="00003B43" w:rsidRPr="00003B43" w:rsidRDefault="00003B43" w:rsidP="00003B43">
      <w:r w:rsidRPr="00003B43">
        <w:rPr>
          <w:rStyle w:val="SubtitleChar"/>
        </w:rPr>
        <w:t xml:space="preserve">Figure 3: The </w:t>
      </w:r>
      <w:proofErr w:type="spellStart"/>
      <w:proofErr w:type="gramStart"/>
      <w:r w:rsidRPr="00003B43">
        <w:rPr>
          <w:rStyle w:val="SubtitleChar"/>
        </w:rPr>
        <w:t>plexiglas</w:t>
      </w:r>
      <w:proofErr w:type="spellEnd"/>
      <w:proofErr w:type="gramEnd"/>
      <w:r w:rsidRPr="00003B43">
        <w:rPr>
          <w:rStyle w:val="SubtitleChar"/>
        </w:rPr>
        <w:t xml:space="preserve"> 4K dip-stick used for cooling down</w:t>
      </w:r>
      <w:r>
        <w:t xml:space="preserve"> </w:t>
      </w:r>
      <w:r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Pr="00003B43">
        <w:rPr>
          <w:rStyle w:val="SubtitleChar"/>
        </w:rPr>
        <w:t>Minicircuits</w:t>
      </w:r>
      <w:proofErr w:type="spellEnd"/>
      <w:r w:rsidRPr="00003B43">
        <w:rPr>
          <w:rStyle w:val="SubtitleChar"/>
        </w:rPr>
        <w:t xml:space="preserve"> ZX60-33LN-S+ RF amplifier. An additional low noise cryogenic RF amplifier CITLF2 from Sander </w:t>
      </w:r>
      <w:proofErr w:type="spellStart"/>
      <w:r w:rsidRPr="00003B43">
        <w:rPr>
          <w:rStyle w:val="SubtitleChar"/>
        </w:rPr>
        <w:t>Weinreb’s</w:t>
      </w:r>
      <w:proofErr w:type="spellEnd"/>
      <w:r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Pr="0070019A" w:rsidRDefault="00003B43" w:rsidP="0070019A"/>
    <w:p w:rsidR="00003B43" w:rsidRDefault="00003B43" w:rsidP="00784C06"/>
    <w:p w:rsidR="00003B43" w:rsidRDefault="00003B43" w:rsidP="00784C06"/>
    <w:p w:rsidR="00003B43" w:rsidRDefault="00003B43" w:rsidP="00784C06"/>
    <w:p w:rsidR="00003B43" w:rsidRDefault="00003B43" w:rsidP="00784C06"/>
    <w:p w:rsidR="005A04F9" w:rsidRDefault="005A04F9" w:rsidP="00003B43">
      <w:pPr>
        <w:pStyle w:val="Subtitle"/>
        <w:jc w:val="both"/>
      </w:pPr>
    </w:p>
    <w:p w:rsidR="00003B43" w:rsidRDefault="00003B43" w:rsidP="00003B43">
      <w:pPr>
        <w:pStyle w:val="Subtitle"/>
        <w:jc w:val="both"/>
      </w:pPr>
      <w:r>
        <w:lastRenderedPageBreak/>
        <w:t xml:space="preserve">Figure 4: Initial version of the PCB sample holder for the </w:t>
      </w:r>
      <w:proofErr w:type="spellStart"/>
      <w:r>
        <w:t>ohmic</w:t>
      </w:r>
      <w:proofErr w:type="spellEnd"/>
      <w:r>
        <w:t xml:space="preserve"> reflectometry</w:t>
      </w:r>
      <w:r w:rsidR="00A33D4D">
        <w:t>. The upper</w:t>
      </w:r>
      <w:r>
        <w:t xml:space="preserve"> figure shows the upper view </w:t>
      </w:r>
      <w:r w:rsidR="00A33D4D">
        <w:t>of the PC</w:t>
      </w:r>
      <w:r w:rsidR="005A04F9">
        <w:t>B</w:t>
      </w:r>
      <w:r w:rsidR="00A33D4D">
        <w:t xml:space="preserve"> while the lower</w:t>
      </w:r>
      <w:r>
        <w:t xml:space="preserve"> figure focuses on the back side. </w:t>
      </w:r>
    </w:p>
    <w:p w:rsidR="00003B43" w:rsidRDefault="00003B43" w:rsidP="00003B43">
      <w:r>
        <w:rPr>
          <w:b/>
          <w:noProof/>
        </w:rPr>
        <w:drawing>
          <wp:anchor distT="0" distB="0" distL="114300" distR="114300" simplePos="0" relativeHeight="251684864" behindDoc="0" locked="0" layoutInCell="1" allowOverlap="1" wp14:anchorId="2391B900" wp14:editId="2872F9B6">
            <wp:simplePos x="0" y="0"/>
            <wp:positionH relativeFrom="margin">
              <wp:posOffset>0</wp:posOffset>
            </wp:positionH>
            <wp:positionV relativeFrom="paragraph">
              <wp:posOffset>286385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r w:rsidRPr="00003B43">
        <w:rPr>
          <w:rStyle w:val="SubtitleChar"/>
          <w:noProof/>
        </w:rPr>
        <w:drawing>
          <wp:anchor distT="0" distB="0" distL="114300" distR="114300" simplePos="0" relativeHeight="251685888" behindDoc="0" locked="0" layoutInCell="1" allowOverlap="1" wp14:anchorId="65BDE10B" wp14:editId="406F5FE7">
            <wp:simplePos x="0" y="0"/>
            <wp:positionH relativeFrom="margin">
              <wp:align>left</wp:align>
            </wp:positionH>
            <wp:positionV relativeFrom="margin">
              <wp:align>top</wp:align>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B43" w:rsidRDefault="00003B43" w:rsidP="00784C06"/>
    <w:p w:rsidR="00003B43" w:rsidRDefault="00003B43" w:rsidP="00784C06"/>
    <w:p w:rsidR="00784C06"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be able to always achieve a good matching condition despite the change of the SHT resistance </w:t>
      </w:r>
      <w:proofErr w:type="spellStart"/>
      <w:r>
        <w:t>R</w:t>
      </w:r>
      <w:r>
        <w:rPr>
          <w:vertAlign w:val="subscript"/>
        </w:rPr>
        <w:t>s</w:t>
      </w:r>
      <w:proofErr w:type="spellEnd"/>
      <w:r w:rsidR="003A07E9">
        <w:t xml:space="preserve"> [13</w:t>
      </w:r>
      <w:r>
        <w:t xml:space="preserve">], as explained in “What is reflectometry” section of the “State of the art” chapter. </w:t>
      </w:r>
    </w:p>
    <w:p w:rsidR="00BC07E2" w:rsidRDefault="00784C06" w:rsidP="00F663DE">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lastRenderedPageBreak/>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D126FA" w:rsidRDefault="00D126FA" w:rsidP="00CB4F9C">
      <w:pPr>
        <w:pStyle w:val="Subtitle"/>
      </w:pPr>
    </w:p>
    <w:p w:rsidR="00BC07E2" w:rsidRDefault="0052558A" w:rsidP="00CB4F9C">
      <w:pPr>
        <w:pStyle w:val="Subtitle"/>
      </w:pPr>
      <w:r>
        <w:t>Figure 5</w:t>
      </w:r>
      <w:r w:rsidR="00BC07E2">
        <w:t xml:space="preserve">: Simplified schematic of the overall </w:t>
      </w:r>
      <w:proofErr w:type="spellStart"/>
      <w:r w:rsidR="00BE50B3">
        <w:t>ohmic</w:t>
      </w:r>
      <w:proofErr w:type="spellEnd"/>
      <w:r w:rsidR="00BE50B3">
        <w:t xml:space="preserve">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t>For amplifying the reflected from the sample RF signal: series of</w:t>
      </w:r>
      <w:r w:rsidR="004A05D1">
        <w:t xml:space="preserve"> CITLF2 and </w:t>
      </w:r>
      <w:proofErr w:type="spellStart"/>
      <w:r w:rsidR="004A05D1">
        <w:t>Minicircuit’s</w:t>
      </w:r>
      <w:proofErr w:type="spellEnd"/>
      <w:r w:rsidR="004A05D1">
        <w:t xml:space="preserve">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12" w:name="_Toc461790004"/>
      <w:r>
        <w:lastRenderedPageBreak/>
        <w:t>Low temperature electronic transport measurements</w:t>
      </w:r>
      <w:r w:rsidR="00BC07E2">
        <w:t xml:space="preserve"> with the initial version reflectometry setup</w:t>
      </w:r>
      <w:bookmarkEnd w:id="12"/>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D126FA" w:rsidRDefault="00D126FA" w:rsidP="00BC07E2">
      <w:pPr>
        <w:rPr>
          <w:i/>
        </w:rPr>
      </w:pP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BC07E2"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315961" w:rsidRDefault="00315961" w:rsidP="00BC07E2"/>
    <w:p w:rsidR="00315961" w:rsidRDefault="002A3227" w:rsidP="00315961">
      <w:pPr>
        <w:pStyle w:val="Heading2"/>
        <w:numPr>
          <w:ilvl w:val="0"/>
          <w:numId w:val="1"/>
        </w:numPr>
      </w:pPr>
      <w:bookmarkStart w:id="13" w:name="_Toc461790005"/>
      <w:r>
        <w:t>Work</w:t>
      </w:r>
      <w:r w:rsidR="00E4427E">
        <w:t>ing</w:t>
      </w:r>
      <w:r>
        <w:t xml:space="preserve"> </w:t>
      </w:r>
      <w:r w:rsidR="0031474A">
        <w:t>plan</w:t>
      </w:r>
      <w:bookmarkEnd w:id="13"/>
    </w:p>
    <w:p w:rsidR="00BC07E2" w:rsidRDefault="00C73D23" w:rsidP="00315961">
      <w:pPr>
        <w:pStyle w:val="Heading3"/>
      </w:pPr>
      <w:bookmarkStart w:id="14" w:name="_Toc461790006"/>
      <w:r>
        <w:t>Towards gate reflectometry</w:t>
      </w:r>
      <w:bookmarkEnd w:id="14"/>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measurements, to be described below, arbitrary waveform microsecond pulses with a nanosecond rise time are needed. Those are generated using a Tektronix </w:t>
      </w:r>
      <w:r w:rsidR="009C7DAF">
        <w:t>arbitrary waveform generator (</w:t>
      </w:r>
      <w:r>
        <w:t>AWG</w:t>
      </w:r>
      <w:r w:rsidR="009C7DAF">
        <w:t xml:space="preserve">) </w:t>
      </w:r>
      <w:r>
        <w:t>5014C. T</w:t>
      </w:r>
      <w:r w:rsidR="00C36145">
        <w:t>he measurement</w:t>
      </w:r>
      <w:r w:rsidR="00BE50B3">
        <w:t>s</w:t>
      </w:r>
      <w:r w:rsidR="00C36145">
        <w:t xml:space="preserve"> will be </w:t>
      </w:r>
      <w:r>
        <w:t xml:space="preserve">conducted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9" w:history="1">
        <w:r>
          <w:rPr>
            <w:rStyle w:val="Hyperlink"/>
          </w:rPr>
          <w:t>https://github.com/nanoelectronics-new/qtlab</w:t>
        </w:r>
      </w:hyperlink>
    </w:p>
    <w:p w:rsidR="00BC07E2" w:rsidRDefault="00BC07E2" w:rsidP="00315961">
      <w:pPr>
        <w:pStyle w:val="Heading3"/>
      </w:pPr>
      <w:bookmarkStart w:id="15" w:name="_Toc461790007"/>
      <w:r>
        <w:rPr>
          <w:noProof/>
        </w:rPr>
        <w:lastRenderedPageBreak/>
        <w:drawing>
          <wp:anchor distT="0" distB="0" distL="114300" distR="114300" simplePos="0" relativeHeight="251694080" behindDoc="1" locked="0" layoutInCell="1" allowOverlap="1" wp14:anchorId="08FB554B" wp14:editId="2D03CF07">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bookmarkEnd w:id="15"/>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C73D23" w:rsidRDefault="00C73D23" w:rsidP="00C73D23"/>
    <w:p w:rsidR="00FB7A30" w:rsidRDefault="00FB7A30" w:rsidP="00C73D23"/>
    <w:p w:rsidR="00FB7A30" w:rsidRDefault="00FB7A30" w:rsidP="00C73D23"/>
    <w:p w:rsidR="00BC07E2" w:rsidRPr="000B60BE" w:rsidRDefault="00BC07E2" w:rsidP="00BC07E2">
      <w:pPr>
        <w:rPr>
          <w:rFonts w:asciiTheme="majorHAnsi" w:eastAsiaTheme="majorEastAsia" w:hAnsiTheme="majorHAnsi" w:cstheme="majorBidi"/>
          <w:i/>
          <w:iCs/>
          <w:color w:val="2E74B5" w:themeColor="accent1" w:themeShade="BF"/>
        </w:rPr>
      </w:pPr>
      <w:r>
        <w:lastRenderedPageBreak/>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16" w:author="Georgios KATSAROS" w:date="2016-09-14T19:04:00Z"/>
        </w:rPr>
      </w:pPr>
    </w:p>
    <w:p w:rsidR="00BC07E2" w:rsidRPr="00315961" w:rsidRDefault="00BC07E2" w:rsidP="00315961">
      <w:pPr>
        <w:pStyle w:val="Heading3"/>
      </w:pPr>
      <w:bookmarkStart w:id="17" w:name="_Toc461790008"/>
      <w:r w:rsidRPr="00315961">
        <w:rPr>
          <w:rStyle w:val="Heading4Char"/>
          <w:i w:val="0"/>
          <w:iCs w:val="0"/>
          <w:color w:val="1F4D78" w:themeColor="accent1" w:themeShade="7F"/>
        </w:rPr>
        <w:t>Spin dynamics experiments</w:t>
      </w:r>
      <w:bookmarkEnd w:id="17"/>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w:t>
      </w:r>
      <w:proofErr w:type="spellStart"/>
      <w:r w:rsidR="00CE17EB">
        <w:t>DiV</w:t>
      </w:r>
      <w:r>
        <w:t>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FB7A30" w:rsidRDefault="00170E42" w:rsidP="00FB7A30">
      <w:r>
        <w:rPr>
          <w:noProof/>
        </w:rPr>
        <w:lastRenderedPageBreak/>
        <w:drawing>
          <wp:anchor distT="0" distB="0" distL="114300" distR="114300" simplePos="0" relativeHeight="251693056" behindDoc="0" locked="0" layoutInCell="1" allowOverlap="1" wp14:anchorId="54D51DFF" wp14:editId="0EEC9F2C">
            <wp:simplePos x="0" y="0"/>
            <wp:positionH relativeFrom="margin">
              <wp:posOffset>0</wp:posOffset>
            </wp:positionH>
            <wp:positionV relativeFrom="paragraph">
              <wp:posOffset>181610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FB7A30" w:rsidRDefault="003A1A27" w:rsidP="00FB7A30">
      <w:pPr>
        <w:pStyle w:val="Subtitle"/>
        <w:jc w:val="both"/>
        <w:rPr>
          <w:iCs/>
        </w:rPr>
      </w:pPr>
      <w:r>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a</w:t>
      </w:r>
      <w:r w:rsidR="00BC07E2">
        <w:t xml:space="preserve"> spin directi</w:t>
      </w:r>
      <w:r w:rsidR="004E6E43">
        <w:t>on</w:t>
      </w:r>
      <w:r w:rsidR="00BC07E2">
        <w:t xml:space="preserve">.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w:t>
      </w:r>
      <w:r w:rsidR="004662C6">
        <w:t xml:space="preserve"> a qubit is the Pauli </w:t>
      </w:r>
      <w:proofErr w:type="gramStart"/>
      <w:r w:rsidR="004662C6">
        <w:t xml:space="preserve">exclusion </w:t>
      </w:r>
      <w:r w:rsidR="00BC07E2">
        <w:t>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2B62BC">
        <w:t xml:space="preserve">Pauli </w:t>
      </w:r>
      <w:proofErr w:type="gramStart"/>
      <w:r w:rsidR="002B62BC">
        <w:t xml:space="preserve">exclusion </w:t>
      </w:r>
      <w:r w:rsidR="0074003F">
        <w:t>principle</w:t>
      </w:r>
      <w:proofErr w:type="gramEnd"/>
      <w:r w:rsidR="0074003F">
        <w:t xml:space="preserve"> </w:t>
      </w:r>
      <w:r w:rsidR="00BC07E2">
        <w:t xml:space="preserve">can be used to extract information about the spin degree of freedom in the left QD in the DQD system. If the spin configuration forms a singlet state </w:t>
      </w:r>
      <w:proofErr w:type="gramStart"/>
      <w:r w:rsidR="00BC07E2">
        <w:t>S(</w:t>
      </w:r>
      <w:proofErr w:type="gramEnd"/>
      <w:r w:rsidR="00BC07E2">
        <w:t>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ate</w:t>
      </w:r>
      <w:r w:rsidR="002B62BC">
        <w:t xml:space="preserve"> (Figure 8b). In the case below </w:t>
      </w:r>
      <w:r w:rsidR="0074003F">
        <w:t>(</w:t>
      </w:r>
      <w:r w:rsidR="00DD1A5F">
        <w:t>Fi</w:t>
      </w:r>
      <w:r w:rsidR="003A1A27">
        <w:t>gure 8</w:t>
      </w:r>
      <w:r w:rsidR="002B62BC">
        <w:t>c)</w:t>
      </w:r>
      <w:r w:rsidR="00BC07E2">
        <w:t xml:space="preserve"> holes in both dots have the same spin, forming a triplet T(1,1) state, and due to Pauli exclusion principle they stay in the (1,1) configuration</w:t>
      </w:r>
      <w:r w:rsidR="002B62BC">
        <w:t xml:space="preserve"> (Figure 8d)</w:t>
      </w:r>
      <w:r w:rsidR="00BC07E2">
        <w:t xml:space="preserve">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xml:space="preserve">, a second pulse level is applied in order to bring the hole </w:t>
      </w:r>
      <w:r>
        <w:lastRenderedPageBreak/>
        <w:t>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w:t>
      </w:r>
      <w:proofErr w:type="spellStart"/>
      <w:r>
        <w:t>Larmor</w:t>
      </w:r>
      <w:proofErr w:type="spellEnd"/>
      <w:r>
        <w:t xml:space="preserve">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w:t>
      </w:r>
      <w:r>
        <w:rPr>
          <w:rFonts w:eastAsiaTheme="minorEastAsia"/>
        </w:rPr>
        <w:lastRenderedPageBreak/>
        <w:t xml:space="preserve">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w:t>
      </w:r>
      <w:r w:rsidR="002E5CC9">
        <w:t xml:space="preserve">Modulation of the </w:t>
      </w:r>
      <w:proofErr w:type="gramStart"/>
      <w:r w:rsidR="002E5CC9">
        <w:t>hole</w:t>
      </w:r>
      <w:proofErr w:type="gramEnd"/>
      <w:r w:rsidR="002E5CC9">
        <w:t xml:space="preserve"> g factor with the electric field is possible because of the spin-orbit coupling. </w:t>
      </w:r>
      <w:r>
        <w:t>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31410B">
        <w:t>S(</w:t>
      </w:r>
      <w:proofErr w:type="gramEnd"/>
      <w:r w:rsidR="0031410B">
        <w:t>0,2</w:t>
      </w:r>
      <w:r w:rsidR="0002626F">
        <w:t xml:space="preserve">)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t>]. First, a pulse</w:t>
      </w:r>
      <w:r w:rsidR="00D16BB3">
        <w:t xml:space="preserve"> rotating the spin</w:t>
      </w:r>
      <w:r>
        <w:t xml:space="preserve"> around the x</w:t>
      </w:r>
      <w:r w:rsidR="00D16BB3">
        <w:t xml:space="preserve"> axis</w:t>
      </w:r>
      <w:r>
        <w:t xml:space="preserve"> </w:t>
      </w:r>
      <w:r w:rsidR="00D16BB3">
        <w:t xml:space="preserve">for the ∏/2 angle (∏/2 pulse) </w:t>
      </w:r>
      <w:r w:rsidR="00080A79">
        <w:t xml:space="preserve">will be </w:t>
      </w:r>
      <w:r>
        <w:t>applied to bring the spin vector fr</w:t>
      </w:r>
      <w:r w:rsidR="00D16BB3">
        <w:t xml:space="preserve">om the </w:t>
      </w:r>
      <w:proofErr w:type="gramStart"/>
      <w:r w:rsidR="00D16BB3">
        <w:t>north pole</w:t>
      </w:r>
      <w:proofErr w:type="gramEnd"/>
      <w:r w:rsidR="00D16BB3">
        <w:t xml:space="preserve"> (spin down state</w:t>
      </w:r>
      <w:r w:rsidR="003A1A27">
        <w:t xml:space="preserve">)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lastRenderedPageBreak/>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8F0567" w:rsidRDefault="00BC07E2" w:rsidP="00BC07E2">
      <w:r>
        <w:t>Coherence can b</w:t>
      </w:r>
      <w:r w:rsidR="00DA0BC3">
        <w:t>e extended by the so called spin</w:t>
      </w:r>
      <w:r>
        <w:t xml:space="preserve"> echo technique which can partially cancel dephasing originating</w:t>
      </w:r>
      <w:r w:rsidR="003B1EE8">
        <w:t>,</w:t>
      </w:r>
      <w:r>
        <w:t xml:space="preserve"> for example</w:t>
      </w:r>
      <w:r w:rsidR="003B1EE8">
        <w:t>,</w:t>
      </w:r>
      <w:r>
        <w:t xml:space="preserv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8F0567" w:rsidDel="00726D82" w:rsidRDefault="008F0567" w:rsidP="00BC07E2">
      <w:pPr>
        <w:rPr>
          <w:del w:id="18" w:author="Georgios KATSAROS" w:date="2016-09-14T19:04:00Z"/>
        </w:rPr>
      </w:pPr>
    </w:p>
    <w:p w:rsidR="00BC07E2" w:rsidRDefault="00D31084" w:rsidP="00315961">
      <w:pPr>
        <w:pStyle w:val="Heading4"/>
      </w:pPr>
      <w:r>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A07E9">
        <w:t>the pulse length errors [21</w:t>
      </w:r>
      <w:r>
        <w:t xml:space="preserve">]. </w:t>
      </w:r>
    </w:p>
    <w:p w:rsidR="00D31084" w:rsidRPr="006A6010"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BC07E2" w:rsidRDefault="00BC07E2" w:rsidP="00BC07E2"/>
    <w:p w:rsidR="002B5755" w:rsidRDefault="002B5755" w:rsidP="00BC07E2"/>
    <w:p w:rsidR="002B5755" w:rsidRDefault="002B5755" w:rsidP="00BC07E2"/>
    <w:p w:rsidR="002B5755" w:rsidRDefault="002B5755" w:rsidP="002B5755">
      <w:pPr>
        <w:pStyle w:val="Heading2"/>
        <w:numPr>
          <w:ilvl w:val="0"/>
          <w:numId w:val="1"/>
        </w:numPr>
      </w:pPr>
      <w:bookmarkStart w:id="19" w:name="_Toc461790010"/>
      <w:r>
        <w:lastRenderedPageBreak/>
        <w:t>Work table</w:t>
      </w:r>
      <w:bookmarkEnd w:id="19"/>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2B5755" w:rsidRPr="00AF3F52" w:rsidTr="00BD1FE7">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2B5755" w:rsidRPr="00AF3F52" w:rsidTr="00BD1FE7">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r>
    </w:tbl>
    <w:p w:rsidR="002B5755" w:rsidRDefault="002B5755" w:rsidP="00BC07E2"/>
    <w:p w:rsidR="00BC07E2" w:rsidRDefault="00BC07E2" w:rsidP="00315961">
      <w:pPr>
        <w:pStyle w:val="Heading2"/>
        <w:numPr>
          <w:ilvl w:val="0"/>
          <w:numId w:val="1"/>
        </w:numPr>
      </w:pPr>
      <w:bookmarkStart w:id="20" w:name="_Toc461790009"/>
      <w:r>
        <w:t>International collaboration</w:t>
      </w:r>
      <w:r w:rsidR="00EA1118">
        <w:t>s</w:t>
      </w:r>
      <w:bookmarkEnd w:id="20"/>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Del="00AF3F52" w:rsidRDefault="00D126FA" w:rsidP="00BC07E2">
      <w:pPr>
        <w:rPr>
          <w:del w:id="21" w:author="Georgios KATSAROS" w:date="2016-09-14T18:59:00Z"/>
        </w:rPr>
      </w:pPr>
    </w:p>
    <w:p w:rsidR="00BC07E2" w:rsidRDefault="00BC07E2" w:rsidP="00315961">
      <w:pPr>
        <w:pStyle w:val="Heading2"/>
        <w:numPr>
          <w:ilvl w:val="0"/>
          <w:numId w:val="1"/>
        </w:numPr>
      </w:pPr>
      <w:bookmarkStart w:id="22" w:name="_Toc461790011"/>
      <w:r>
        <w:t>Contingency plan:</w:t>
      </w:r>
      <w:bookmarkEnd w:id="22"/>
    </w:p>
    <w:p w:rsidR="00BC07E2" w:rsidRDefault="00BC07E2" w:rsidP="00BC07E2">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3A07E9">
        <w:t>ly demonstrated in our group [22</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496E3E" w:rsidRDefault="00496E3E" w:rsidP="00BC07E2">
      <w:pPr>
        <w:pStyle w:val="Heading1"/>
      </w:pPr>
    </w:p>
    <w:p w:rsidR="00C36AD3" w:rsidRPr="00496E3E" w:rsidRDefault="00C36AD3" w:rsidP="00496E3E"/>
    <w:p w:rsidR="007D7F11" w:rsidRPr="00496E3E" w:rsidRDefault="00BC07E2" w:rsidP="00496E3E">
      <w:pPr>
        <w:pStyle w:val="Heading1"/>
      </w:pPr>
      <w:bookmarkStart w:id="23" w:name="_Toc461790013"/>
      <w:r>
        <w:lastRenderedPageBreak/>
        <w:t>Refe</w:t>
      </w:r>
      <w:bookmarkStart w:id="24" w:name="_GoBack"/>
      <w:bookmarkEnd w:id="24"/>
      <w:r>
        <w:t>rences:</w:t>
      </w:r>
      <w:bookmarkEnd w:id="23"/>
    </w:p>
    <w:p w:rsidR="007D7F11" w:rsidRDefault="007D7F11" w:rsidP="00496E3E">
      <w:pPr>
        <w:pStyle w:val="ListParagraph"/>
        <w:numPr>
          <w:ilvl w:val="0"/>
          <w:numId w:val="29"/>
        </w:numPr>
      </w:pPr>
      <w:proofErr w:type="spellStart"/>
      <w:r>
        <w:t>Platzman</w:t>
      </w:r>
      <w:proofErr w:type="spellEnd"/>
      <w:r>
        <w:t xml:space="preserve">, P. M.; </w:t>
      </w:r>
      <w:proofErr w:type="spellStart"/>
      <w:r>
        <w:t>Dykman</w:t>
      </w:r>
      <w:proofErr w:type="spellEnd"/>
      <w:r>
        <w:t xml:space="preserve">, M. I.; </w:t>
      </w:r>
      <w:r w:rsidRPr="00496E3E">
        <w:rPr>
          <w:i/>
        </w:rPr>
        <w:t>Science</w:t>
      </w:r>
      <w:r>
        <w:t xml:space="preserve"> </w:t>
      </w:r>
      <w:r w:rsidRPr="00496E3E">
        <w:rPr>
          <w:b/>
        </w:rPr>
        <w:t xml:space="preserve">1999, </w:t>
      </w:r>
      <w:r w:rsidRPr="00496E3E">
        <w:rPr>
          <w:i/>
        </w:rPr>
        <w:t>284,</w:t>
      </w:r>
      <w:r w:rsidRPr="007167DF">
        <w:t xml:space="preserve"> </w:t>
      </w:r>
      <w:r>
        <w:t>1967-1969</w:t>
      </w:r>
    </w:p>
    <w:p w:rsidR="007D7F11" w:rsidRPr="00496E3E" w:rsidRDefault="007D7F11" w:rsidP="00496E3E">
      <w:pPr>
        <w:pStyle w:val="ListParagraph"/>
        <w:numPr>
          <w:ilvl w:val="0"/>
          <w:numId w:val="29"/>
        </w:numPr>
        <w:rPr>
          <w:i/>
        </w:r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496E3E" w:rsidRDefault="007D7F11" w:rsidP="00496E3E">
      <w:pPr>
        <w:pStyle w:val="ListParagraph"/>
        <w:numPr>
          <w:ilvl w:val="0"/>
          <w:numId w:val="29"/>
        </w:num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2012</w:t>
      </w:r>
      <w:r>
        <w:t xml:space="preserve"> 489, </w:t>
      </w:r>
      <w:r w:rsidRPr="00D76EC4">
        <w:t>541–545</w:t>
      </w:r>
    </w:p>
    <w:p w:rsidR="007D7F11" w:rsidRPr="00496E3E" w:rsidRDefault="007D7F11" w:rsidP="00496E3E">
      <w:pPr>
        <w:pStyle w:val="ListParagraph"/>
        <w:numPr>
          <w:ilvl w:val="0"/>
          <w:numId w:val="29"/>
        </w:numPr>
      </w:pPr>
      <w:r>
        <w:t xml:space="preserve">Morello et al. </w:t>
      </w:r>
      <w:r w:rsidRPr="00496E3E">
        <w:rPr>
          <w:i/>
        </w:rPr>
        <w:t>Nature</w:t>
      </w:r>
      <w:r>
        <w:t xml:space="preserve"> </w:t>
      </w:r>
      <w:r w:rsidRPr="00496E3E">
        <w:rPr>
          <w:b/>
        </w:rPr>
        <w:t>2010</w:t>
      </w:r>
      <w:r>
        <w:t xml:space="preserve"> 467, 687</w:t>
      </w:r>
    </w:p>
    <w:p w:rsidR="007D7F11" w:rsidRPr="00496E3E" w:rsidRDefault="007D7F11" w:rsidP="00496E3E">
      <w:pPr>
        <w:pStyle w:val="ListParagraph"/>
        <w:numPr>
          <w:ilvl w:val="0"/>
          <w:numId w:val="29"/>
        </w:numPr>
        <w:rPr>
          <w:lang w:val="de-AT"/>
        </w:rPr>
      </w:pPr>
      <w:proofErr w:type="spellStart"/>
      <w:r w:rsidRPr="00496E3E">
        <w:rPr>
          <w:lang w:val="de-AT"/>
        </w:rPr>
        <w:t>Xiaobo</w:t>
      </w:r>
      <w:proofErr w:type="spellEnd"/>
      <w:r w:rsidRPr="00496E3E">
        <w:rPr>
          <w:lang w:val="de-AT"/>
        </w:rPr>
        <w:t xml:space="preserve"> Zhu1 et al. </w:t>
      </w:r>
      <w:r w:rsidRPr="00496E3E">
        <w:rPr>
          <w:i/>
          <w:lang w:val="de-AT"/>
        </w:rPr>
        <w:t>Nature</w:t>
      </w:r>
      <w:r w:rsidRPr="00496E3E">
        <w:rPr>
          <w:lang w:val="de-AT"/>
        </w:rPr>
        <w:t xml:space="preserve"> </w:t>
      </w:r>
      <w:r w:rsidRPr="00496E3E">
        <w:rPr>
          <w:b/>
          <w:lang w:val="de-AT"/>
        </w:rPr>
        <w:t>2011</w:t>
      </w:r>
      <w:r w:rsidRPr="00496E3E">
        <w:rPr>
          <w:rFonts w:ascii="Arial" w:hAnsi="Arial" w:cs="Arial"/>
          <w:color w:val="333333"/>
          <w:shd w:val="clear" w:color="auto" w:fill="FFFFFF"/>
          <w:lang w:val="de-AT"/>
        </w:rPr>
        <w:t xml:space="preserve"> </w:t>
      </w:r>
      <w:r w:rsidRPr="00496E3E">
        <w:rPr>
          <w:lang w:val="de-AT"/>
        </w:rPr>
        <w:t>478, 221–224</w:t>
      </w:r>
    </w:p>
    <w:p w:rsidR="007D7F11" w:rsidRPr="00496E3E" w:rsidRDefault="007D7F11" w:rsidP="00496E3E">
      <w:pPr>
        <w:pStyle w:val="ListParagraph"/>
        <w:numPr>
          <w:ilvl w:val="0"/>
          <w:numId w:val="29"/>
        </w:numPr>
        <w:rPr>
          <w:i/>
        </w:rPr>
      </w:pPr>
      <w:r>
        <w:t xml:space="preserve">David P. </w:t>
      </w:r>
      <w:proofErr w:type="spellStart"/>
      <w:r>
        <w:t>DiVincenzo</w:t>
      </w:r>
      <w:proofErr w:type="spellEnd"/>
      <w:r>
        <w:t xml:space="preserve">  </w:t>
      </w:r>
      <w:hyperlink r:id="rId23" w:history="1">
        <w:proofErr w:type="spellStart"/>
        <w:r w:rsidRPr="00496E3E">
          <w:rPr>
            <w:i/>
          </w:rPr>
          <w:t>arXiv:quant-ph</w:t>
        </w:r>
        <w:proofErr w:type="spellEnd"/>
        <w:r w:rsidRPr="00496E3E">
          <w:rPr>
            <w:i/>
          </w:rPr>
          <w:t>/0002077v3</w:t>
        </w:r>
      </w:hyperlink>
    </w:p>
    <w:p w:rsidR="007D7F11" w:rsidRDefault="007D7F11" w:rsidP="00496E3E">
      <w:pPr>
        <w:pStyle w:val="ListParagraph"/>
        <w:numPr>
          <w:ilvl w:val="0"/>
          <w:numId w:val="29"/>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7D7F11" w:rsidRDefault="00DA3420" w:rsidP="00496E3E">
      <w:pPr>
        <w:pStyle w:val="ListParagraph"/>
        <w:numPr>
          <w:ilvl w:val="0"/>
          <w:numId w:val="29"/>
        </w:numPr>
      </w:pPr>
      <w:hyperlink r:id="rId24" w:anchor="auth-1" w:history="1">
        <w:r w:rsidR="007D7F11" w:rsidRPr="00D415A9">
          <w:t xml:space="preserve">M. </w:t>
        </w:r>
        <w:proofErr w:type="spellStart"/>
        <w:r w:rsidR="007D7F11" w:rsidRPr="00D415A9">
          <w:t>Veldhorst</w:t>
        </w:r>
        <w:proofErr w:type="spellEnd"/>
      </w:hyperlink>
      <w:r w:rsidR="007D7F11">
        <w:t>.</w:t>
      </w:r>
      <w:r w:rsidR="007D7F11" w:rsidRPr="00D415A9">
        <w:t xml:space="preserve"> </w:t>
      </w:r>
      <w:r w:rsidR="007D7F11" w:rsidRPr="00496E3E">
        <w:rPr>
          <w:i/>
          <w:iCs/>
        </w:rPr>
        <w:t xml:space="preserve">Nature </w:t>
      </w:r>
      <w:r w:rsidR="007D7F11" w:rsidRPr="00496E3E">
        <w:rPr>
          <w:b/>
          <w:iCs/>
        </w:rPr>
        <w:t>2015</w:t>
      </w:r>
      <w:r w:rsidR="007D7F11" w:rsidRPr="00496E3E">
        <w:rPr>
          <w:i/>
          <w:iCs/>
        </w:rPr>
        <w:t xml:space="preserve"> </w:t>
      </w:r>
      <w:r w:rsidR="007D7F11" w:rsidRPr="00D415A9">
        <w:t>52,</w:t>
      </w:r>
      <w:r w:rsidR="007D7F11" w:rsidRPr="00496E3E">
        <w:rPr>
          <w:i/>
          <w:iCs/>
        </w:rPr>
        <w:t xml:space="preserve"> </w:t>
      </w:r>
      <w:r w:rsidR="007D7F11" w:rsidRPr="00D415A9">
        <w:t>410–414</w:t>
      </w:r>
    </w:p>
    <w:p w:rsidR="007D7F11" w:rsidRPr="00496E3E" w:rsidRDefault="00DA3420" w:rsidP="00496E3E">
      <w:pPr>
        <w:pStyle w:val="ListParagraph"/>
        <w:numPr>
          <w:ilvl w:val="0"/>
          <w:numId w:val="29"/>
        </w:numPr>
        <w:rPr>
          <w:i/>
        </w:rPr>
      </w:pPr>
      <w:hyperlink r:id="rId25" w:anchor="auth-1" w:history="1">
        <w:r w:rsidR="007D7F11" w:rsidRPr="009862DD">
          <w:t>E. Kawakami</w:t>
        </w:r>
      </w:hyperlink>
      <w:r w:rsidR="007D7F11" w:rsidRPr="009862DD">
        <w:t xml:space="preserve"> et al. </w:t>
      </w:r>
      <w:r w:rsidR="007D7F11" w:rsidRPr="00496E3E">
        <w:rPr>
          <w:i/>
          <w:iCs/>
        </w:rPr>
        <w:t xml:space="preserve">Nat. Nanotechnology </w:t>
      </w:r>
      <w:r w:rsidR="007D7F11" w:rsidRPr="00496E3E">
        <w:rPr>
          <w:b/>
        </w:rPr>
        <w:t>2014</w:t>
      </w:r>
      <w:r w:rsidR="007D7F11">
        <w:t xml:space="preserve"> </w:t>
      </w:r>
      <w:r w:rsidR="007D7F11" w:rsidRPr="00D415A9">
        <w:t>9</w:t>
      </w:r>
      <w:r w:rsidR="007D7F11">
        <w:t xml:space="preserve">, </w:t>
      </w:r>
      <w:r w:rsidR="007D7F11" w:rsidRPr="00D415A9">
        <w:t>666–670</w:t>
      </w:r>
    </w:p>
    <w:p w:rsidR="007D7F11" w:rsidRPr="00496E3E" w:rsidRDefault="00496E3E" w:rsidP="00496E3E">
      <w:pPr>
        <w:pStyle w:val="ListParagraph"/>
        <w:numPr>
          <w:ilvl w:val="0"/>
          <w:numId w:val="29"/>
        </w:numPr>
        <w:rPr>
          <w:i/>
        </w:rPr>
      </w:pPr>
      <w:r>
        <w:rPr>
          <w:shd w:val="clear" w:color="auto" w:fill="FFFFFF"/>
        </w:rPr>
        <w:t xml:space="preserve"> </w:t>
      </w:r>
      <w:r w:rsidR="007D7F11" w:rsidRPr="00496E3E">
        <w:rPr>
          <w:shd w:val="clear" w:color="auto" w:fill="FFFFFF"/>
        </w:rPr>
        <w:t xml:space="preserve">R. </w:t>
      </w:r>
      <w:proofErr w:type="spellStart"/>
      <w:r w:rsidR="007D7F11" w:rsidRPr="00496E3E">
        <w:rPr>
          <w:shd w:val="clear" w:color="auto" w:fill="FFFFFF"/>
        </w:rPr>
        <w:t>Maurand</w:t>
      </w:r>
      <w:proofErr w:type="spellEnd"/>
      <w:r w:rsidR="007D7F11" w:rsidRPr="00496E3E">
        <w:rPr>
          <w:shd w:val="clear" w:color="auto" w:fill="FFFFFF"/>
        </w:rPr>
        <w:t xml:space="preserve"> et al.  </w:t>
      </w:r>
      <w:hyperlink r:id="rId26"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 xml:space="preserve">Jan Fischer and Daniel </w:t>
      </w:r>
      <w:proofErr w:type="gramStart"/>
      <w:r w:rsidR="007D7F11" w:rsidRPr="001C7C33">
        <w:t>Loss</w:t>
      </w:r>
      <w:r w:rsidR="007D7F11">
        <w:t xml:space="preserve">  </w:t>
      </w:r>
      <w:r w:rsidR="007D7F11" w:rsidRPr="00496E3E">
        <w:rPr>
          <w:i/>
        </w:rPr>
        <w:t>Phys</w:t>
      </w:r>
      <w:proofErr w:type="gramEnd"/>
      <w:r w:rsidR="007D7F11" w:rsidRPr="00496E3E">
        <w:rPr>
          <w:i/>
        </w:rPr>
        <w:t>.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H. Watzinger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7"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t xml:space="preserve"> </w:t>
      </w:r>
      <w:r w:rsidR="003A07E9">
        <w:t xml:space="preserve">N. Ares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r w:rsidR="003A07E9">
        <w:t xml:space="preserve">J. I. </w:t>
      </w:r>
      <w:proofErr w:type="spellStart"/>
      <w:r w:rsidR="003A07E9">
        <w:t>Colless</w:t>
      </w:r>
      <w:proofErr w:type="spellEnd"/>
      <w:r w:rsidR="003A07E9">
        <w:t xml:space="preserve"> et al. </w:t>
      </w:r>
      <w:r w:rsidR="003A07E9" w:rsidRPr="00496E3E">
        <w:rPr>
          <w:i/>
        </w:rPr>
        <w:t xml:space="preserve">Phys. Rev. Lett. </w:t>
      </w:r>
      <w:r w:rsidR="003A07E9" w:rsidRPr="00496E3E">
        <w:rPr>
          <w:rStyle w:val="apple-converted-space"/>
          <w:rFonts w:ascii="Helvetica" w:hAnsi="Helvetica" w:cs="Helvetica"/>
          <w:b/>
          <w:bCs/>
          <w:color w:val="555555"/>
        </w:rPr>
        <w: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Gonzalez-</w:t>
      </w:r>
      <w:proofErr w:type="spellStart"/>
      <w:r w:rsidR="003A07E9" w:rsidRPr="00496E3E">
        <w:rPr>
          <w:lang w:val="de-AT"/>
        </w:rPr>
        <w:t>Zalba</w:t>
      </w:r>
      <w:proofErr w:type="spellEnd"/>
      <w:r w:rsidR="003A07E9" w:rsidRPr="00496E3E">
        <w:rPr>
          <w:lang w:val="de-AT"/>
        </w:rPr>
        <w:t xml:space="preserve">, M. F. et al. </w:t>
      </w:r>
      <w:r w:rsidR="003A07E9" w:rsidRPr="00496E3E">
        <w:rPr>
          <w:i/>
          <w:lang w:val="de-AT"/>
        </w:rPr>
        <w:t xml:space="preserve">Nat. </w:t>
      </w:r>
      <w:r w:rsidR="003A07E9" w:rsidRPr="00496E3E">
        <w:rPr>
          <w:i/>
        </w:rPr>
        <w:t>Comm.</w:t>
      </w:r>
      <w:r w:rsidR="003A07E9">
        <w:t xml:space="preserve"> </w:t>
      </w:r>
      <w:r w:rsidR="003A07E9" w:rsidRPr="00496E3E">
        <w:rPr>
          <w:rStyle w:val="apple-converted-space"/>
          <w:rFonts w:ascii="Arial" w:hAnsi="Arial" w:cs="Arial"/>
          <w:color w:val="333333"/>
          <w:shd w:val="clear" w:color="auto" w:fill="FFFFFF"/>
        </w:rPr>
        <w:t>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 xml:space="preserve">J. Mason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r w:rsidR="003A07E9">
        <w:t xml:space="preserve">H. </w:t>
      </w:r>
      <w:proofErr w:type="spellStart"/>
      <w:r w:rsidR="003A07E9">
        <w:t>Brenning</w:t>
      </w:r>
      <w:proofErr w:type="spellEnd"/>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8" w:history="1">
        <w:r w:rsidR="003A07E9" w:rsidRPr="0083550D">
          <w:t>D. J. Reilly</w:t>
        </w:r>
      </w:hyperlink>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 xml:space="preserve">F. H. L. Koppens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3A07E9" w:rsidRDefault="00496E3E" w:rsidP="00496E3E">
      <w:pPr>
        <w:pStyle w:val="ListParagraph"/>
        <w:numPr>
          <w:ilvl w:val="0"/>
          <w:numId w:val="29"/>
        </w:numPr>
      </w:pPr>
      <w:r>
        <w:t xml:space="preserve"> </w:t>
      </w:r>
      <w:r w:rsidR="003A07E9">
        <w:t xml:space="preserve">Y. Kato, R. C. Myers, D. </w:t>
      </w:r>
      <w:proofErr w:type="spellStart"/>
      <w:r w:rsidR="003A07E9">
        <w:t>Driscol</w:t>
      </w:r>
      <w:proofErr w:type="spellEnd"/>
      <w:r w:rsidR="003A07E9">
        <w:t xml:space="preserve">, A. C. </w:t>
      </w:r>
      <w:proofErr w:type="spellStart"/>
      <w:r w:rsidR="003A07E9">
        <w:t>Gossard</w:t>
      </w:r>
      <w:proofErr w:type="spellEnd"/>
      <w:r w:rsidR="003A07E9">
        <w:t xml:space="preserve">, J. Levy, and D. D. </w:t>
      </w:r>
      <w:proofErr w:type="spellStart"/>
      <w:r w:rsidR="003A07E9">
        <w:t>Awschalom</w:t>
      </w:r>
      <w:proofErr w:type="spellEnd"/>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Default="00496E3E" w:rsidP="00496E3E">
      <w:pPr>
        <w:pStyle w:val="ListParagraph"/>
        <w:numPr>
          <w:ilvl w:val="0"/>
          <w:numId w:val="29"/>
        </w:numPr>
      </w:pPr>
      <w:r>
        <w:rPr>
          <w:lang w:val="de-AT"/>
        </w:rPr>
        <w:t xml:space="preserve"> </w:t>
      </w:r>
      <w:r w:rsidR="0018429E" w:rsidRPr="00496E3E">
        <w:rPr>
          <w:lang w:val="de-AT"/>
        </w:rPr>
        <w:t xml:space="preserve">Juha T. </w:t>
      </w:r>
      <w:proofErr w:type="spellStart"/>
      <w:r w:rsidR="0018429E" w:rsidRPr="00496E3E">
        <w:rPr>
          <w:lang w:val="de-AT"/>
        </w:rPr>
        <w:t>Muhonen</w:t>
      </w:r>
      <w:proofErr w:type="spellEnd"/>
      <w:r w:rsidR="0018429E" w:rsidRPr="00496E3E">
        <w:rPr>
          <w:lang w:val="de-AT"/>
        </w:rPr>
        <w:t xml:space="preserve"> et al. </w:t>
      </w:r>
      <w:r w:rsidR="0018429E" w:rsidRPr="00496E3E">
        <w:rPr>
          <w:i/>
        </w:rPr>
        <w:t>Nature Nanotechnology</w:t>
      </w:r>
      <w:r w:rsidR="0018429E">
        <w:t xml:space="preserve"> </w:t>
      </w:r>
      <w:r w:rsidR="0018429E" w:rsidRPr="00496E3E">
        <w:rPr>
          <w:b/>
        </w:rPr>
        <w:t>2014</w:t>
      </w:r>
      <w:r w:rsidR="0018429E">
        <w:t xml:space="preserve"> </w:t>
      </w:r>
      <w:r w:rsidR="0018429E" w:rsidRPr="00496E3E">
        <w:rPr>
          <w:bCs/>
        </w:rPr>
        <w:t>9</w:t>
      </w:r>
      <w:r w:rsidR="0018429E" w:rsidRPr="00323823">
        <w:t>,</w:t>
      </w:r>
      <w:r w:rsidR="0018429E">
        <w:t xml:space="preserve"> </w:t>
      </w:r>
      <w:r w:rsidR="0018429E" w:rsidRPr="00323823">
        <w:t>986–991</w:t>
      </w:r>
      <w:r w:rsidR="0018429E">
        <w:t xml:space="preserve"> </w:t>
      </w:r>
    </w:p>
    <w:p w:rsidR="0018429E" w:rsidRPr="00496E3E" w:rsidRDefault="00496E3E" w:rsidP="00496E3E">
      <w:pPr>
        <w:pStyle w:val="ListParagraph"/>
        <w:numPr>
          <w:ilvl w:val="0"/>
          <w:numId w:val="29"/>
        </w:numPr>
        <w:rPr>
          <w:i/>
        </w:rPr>
      </w:pPr>
      <w:r>
        <w:t xml:space="preserve"> </w:t>
      </w:r>
      <w:r w:rsidR="0018429E">
        <w:t xml:space="preserve">L. Vukusic et al. </w:t>
      </w:r>
      <w:r w:rsidR="0018429E" w:rsidRPr="00496E3E">
        <w:rPr>
          <w:i/>
        </w:rPr>
        <w:t>unpublished data</w:t>
      </w:r>
    </w:p>
    <w:p w:rsidR="0018429E" w:rsidRDefault="0018429E" w:rsidP="003A07E9">
      <w:pPr>
        <w:ind w:firstLine="360"/>
      </w:pPr>
    </w:p>
    <w:p w:rsidR="0018429E" w:rsidRPr="003A07E9" w:rsidRDefault="0018429E" w:rsidP="003A07E9">
      <w:pPr>
        <w:ind w:firstLine="360"/>
        <w:rPr>
          <w:i/>
        </w:rPr>
      </w:pPr>
    </w:p>
    <w:sectPr w:rsidR="0018429E" w:rsidRPr="003A07E9" w:rsidSect="00CE6D64">
      <w:footerReference w:type="default" r:id="rId29"/>
      <w:pgSz w:w="12240" w:h="15840"/>
      <w:pgMar w:top="1276" w:right="1440" w:bottom="851" w:left="1440"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420" w:rsidRDefault="00DA3420" w:rsidP="007436F6">
      <w:pPr>
        <w:spacing w:after="0" w:line="240" w:lineRule="auto"/>
      </w:pPr>
      <w:r>
        <w:separator/>
      </w:r>
    </w:p>
  </w:endnote>
  <w:endnote w:type="continuationSeparator" w:id="0">
    <w:p w:rsidR="00DA3420" w:rsidRDefault="00DA3420"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1D7387">
          <w:rPr>
            <w:noProof/>
          </w:rPr>
          <w:t>21</w:t>
        </w:r>
        <w:r>
          <w:rPr>
            <w:noProof/>
          </w:rPr>
          <w:fldChar w:fldCharType="end"/>
        </w:r>
      </w:p>
    </w:sdtContent>
  </w:sdt>
  <w:p w:rsidR="003A07E9" w:rsidRDefault="003A07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420" w:rsidRDefault="00DA3420" w:rsidP="007436F6">
      <w:pPr>
        <w:spacing w:after="0" w:line="240" w:lineRule="auto"/>
      </w:pPr>
      <w:r>
        <w:separator/>
      </w:r>
    </w:p>
  </w:footnote>
  <w:footnote w:type="continuationSeparator" w:id="0">
    <w:p w:rsidR="00DA3420" w:rsidRDefault="00DA3420"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2BEB"/>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D7387"/>
    <w:rsid w:val="001E5AC6"/>
    <w:rsid w:val="001E79EC"/>
    <w:rsid w:val="001E7BBA"/>
    <w:rsid w:val="001F6E03"/>
    <w:rsid w:val="0020264C"/>
    <w:rsid w:val="0020343A"/>
    <w:rsid w:val="00204BEF"/>
    <w:rsid w:val="00204E97"/>
    <w:rsid w:val="00207CC3"/>
    <w:rsid w:val="00213B68"/>
    <w:rsid w:val="00213FA0"/>
    <w:rsid w:val="0021406A"/>
    <w:rsid w:val="00215B54"/>
    <w:rsid w:val="0021610E"/>
    <w:rsid w:val="00224C13"/>
    <w:rsid w:val="00230272"/>
    <w:rsid w:val="00230C88"/>
    <w:rsid w:val="0023130B"/>
    <w:rsid w:val="00236249"/>
    <w:rsid w:val="00241783"/>
    <w:rsid w:val="00247FB4"/>
    <w:rsid w:val="002509DB"/>
    <w:rsid w:val="00253666"/>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5755"/>
    <w:rsid w:val="002B614E"/>
    <w:rsid w:val="002B62BC"/>
    <w:rsid w:val="002C5A46"/>
    <w:rsid w:val="002C6E20"/>
    <w:rsid w:val="002C7A51"/>
    <w:rsid w:val="002D43A4"/>
    <w:rsid w:val="002E05D3"/>
    <w:rsid w:val="002E0869"/>
    <w:rsid w:val="002E0D24"/>
    <w:rsid w:val="002E1DFA"/>
    <w:rsid w:val="002E3C90"/>
    <w:rsid w:val="002E40CA"/>
    <w:rsid w:val="002E5CC9"/>
    <w:rsid w:val="002F4FF1"/>
    <w:rsid w:val="002F569D"/>
    <w:rsid w:val="002F62F4"/>
    <w:rsid w:val="002F7BCB"/>
    <w:rsid w:val="00303DF3"/>
    <w:rsid w:val="00311FF0"/>
    <w:rsid w:val="0031410B"/>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1EE8"/>
    <w:rsid w:val="003B702D"/>
    <w:rsid w:val="003C0C66"/>
    <w:rsid w:val="003C2A81"/>
    <w:rsid w:val="003C3873"/>
    <w:rsid w:val="003C3C5A"/>
    <w:rsid w:val="003C7AD5"/>
    <w:rsid w:val="003D4446"/>
    <w:rsid w:val="003D485C"/>
    <w:rsid w:val="003D63F7"/>
    <w:rsid w:val="003E2347"/>
    <w:rsid w:val="003E2388"/>
    <w:rsid w:val="003E4746"/>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62C6"/>
    <w:rsid w:val="0046709D"/>
    <w:rsid w:val="00467658"/>
    <w:rsid w:val="00472268"/>
    <w:rsid w:val="0047570B"/>
    <w:rsid w:val="00475744"/>
    <w:rsid w:val="00483B72"/>
    <w:rsid w:val="0048735F"/>
    <w:rsid w:val="00491539"/>
    <w:rsid w:val="004917E7"/>
    <w:rsid w:val="00491E10"/>
    <w:rsid w:val="00493D21"/>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075B"/>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428B"/>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0E6D"/>
    <w:rsid w:val="008D2C1E"/>
    <w:rsid w:val="008D5CDA"/>
    <w:rsid w:val="008D74A7"/>
    <w:rsid w:val="008E2449"/>
    <w:rsid w:val="008E561B"/>
    <w:rsid w:val="008F0567"/>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C7DAF"/>
    <w:rsid w:val="009D170E"/>
    <w:rsid w:val="009D17AE"/>
    <w:rsid w:val="009D1C10"/>
    <w:rsid w:val="009D23D7"/>
    <w:rsid w:val="009D5487"/>
    <w:rsid w:val="009E00FA"/>
    <w:rsid w:val="009E0DF0"/>
    <w:rsid w:val="009E7BE2"/>
    <w:rsid w:val="00A018F0"/>
    <w:rsid w:val="00A03474"/>
    <w:rsid w:val="00A11815"/>
    <w:rsid w:val="00A13125"/>
    <w:rsid w:val="00A158D1"/>
    <w:rsid w:val="00A25502"/>
    <w:rsid w:val="00A263F9"/>
    <w:rsid w:val="00A317FB"/>
    <w:rsid w:val="00A320C4"/>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C8A"/>
    <w:rsid w:val="00AD7F61"/>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36AD3"/>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5BC9"/>
    <w:rsid w:val="00CB6E74"/>
    <w:rsid w:val="00CB7A4C"/>
    <w:rsid w:val="00CC2675"/>
    <w:rsid w:val="00CC5B1A"/>
    <w:rsid w:val="00CC79F8"/>
    <w:rsid w:val="00CD1D6E"/>
    <w:rsid w:val="00CD5415"/>
    <w:rsid w:val="00CD7288"/>
    <w:rsid w:val="00CE04E4"/>
    <w:rsid w:val="00CE17EB"/>
    <w:rsid w:val="00CE399C"/>
    <w:rsid w:val="00CE4A72"/>
    <w:rsid w:val="00CE5D56"/>
    <w:rsid w:val="00CE6D64"/>
    <w:rsid w:val="00CF0FE1"/>
    <w:rsid w:val="00CF4C1F"/>
    <w:rsid w:val="00CF69F0"/>
    <w:rsid w:val="00D01355"/>
    <w:rsid w:val="00D018F1"/>
    <w:rsid w:val="00D11084"/>
    <w:rsid w:val="00D119AB"/>
    <w:rsid w:val="00D11F93"/>
    <w:rsid w:val="00D126FA"/>
    <w:rsid w:val="00D13254"/>
    <w:rsid w:val="00D13955"/>
    <w:rsid w:val="00D13F7A"/>
    <w:rsid w:val="00D16BB3"/>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2FCC"/>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3420"/>
    <w:rsid w:val="00DA6C9B"/>
    <w:rsid w:val="00DA706F"/>
    <w:rsid w:val="00DB0406"/>
    <w:rsid w:val="00DB312E"/>
    <w:rsid w:val="00DC050A"/>
    <w:rsid w:val="00DC119F"/>
    <w:rsid w:val="00DC2744"/>
    <w:rsid w:val="00DC4D55"/>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5E64"/>
    <w:rsid w:val="00F37052"/>
    <w:rsid w:val="00F450BE"/>
    <w:rsid w:val="00F46A7D"/>
    <w:rsid w:val="00F47EB1"/>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arxiv.org/abs/1605.07599"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nature.com/nnano/journal/v9/n9/abs/nnano.2014.153.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tiff"/><Relationship Id="rId24" Type="http://schemas.openxmlformats.org/officeDocument/2006/relationships/hyperlink" Target="http://www.nature.com/nature/journal/v526/n7573/abs/nature15263.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rxiv.org/abs/quant-ph/0002077v3" TargetMode="External"/><Relationship Id="rId28"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tiff"/><Relationship Id="rId19" Type="http://schemas.openxmlformats.org/officeDocument/2006/relationships/hyperlink" Target="https://github.com/nanoelectronics-new/qtlab"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arxiv.org/abs/1607.0297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1AADA-6E29-45E0-BD1E-AEABC2119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21</Pages>
  <Words>5928</Words>
  <Characters>33790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39639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45</cp:revision>
  <dcterms:created xsi:type="dcterms:W3CDTF">2016-09-15T09:50:00Z</dcterms:created>
  <dcterms:modified xsi:type="dcterms:W3CDTF">2016-09-21T12:21:00Z</dcterms:modified>
</cp:coreProperties>
</file>