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570D55">
          <w:pPr>
            <w:pStyle w:val="TOC1"/>
            <w:tabs>
              <w:tab w:val="right" w:leader="dot" w:pos="9350"/>
            </w:tabs>
            <w:rPr>
              <w:rFonts w:eastAsiaTheme="minorEastAsia"/>
              <w:noProof/>
            </w:rPr>
          </w:pPr>
          <w:hyperlink w:anchor="_Toc461638157" w:history="1">
            <w:r w:rsidR="00CE6D64" w:rsidRPr="0022575A">
              <w:rPr>
                <w:rStyle w:val="Hyperlink"/>
                <w:noProof/>
              </w:rPr>
              <w:t>Abstract</w:t>
            </w:r>
            <w:r w:rsidR="00CE6D64">
              <w:rPr>
                <w:noProof/>
                <w:webHidden/>
              </w:rPr>
              <w:tab/>
            </w:r>
            <w:r w:rsidR="00CE6D64">
              <w:rPr>
                <w:noProof/>
                <w:webHidden/>
              </w:rPr>
              <w:fldChar w:fldCharType="begin"/>
            </w:r>
            <w:r w:rsidR="00CE6D64">
              <w:rPr>
                <w:noProof/>
                <w:webHidden/>
              </w:rPr>
              <w:instrText xml:space="preserve"> PAGEREF _Toc461638157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570D55">
          <w:pPr>
            <w:pStyle w:val="TOC1"/>
            <w:tabs>
              <w:tab w:val="right" w:leader="dot" w:pos="9350"/>
            </w:tabs>
            <w:rPr>
              <w:rFonts w:eastAsiaTheme="minorEastAsia"/>
              <w:noProof/>
            </w:rPr>
          </w:pPr>
          <w:hyperlink w:anchor="_Toc461638158" w:history="1">
            <w:r w:rsidR="00CE6D64" w:rsidRPr="0022575A">
              <w:rPr>
                <w:rStyle w:val="Hyperlink"/>
                <w:noProof/>
              </w:rPr>
              <w:t>Project description:</w:t>
            </w:r>
            <w:r w:rsidR="00CE6D64">
              <w:rPr>
                <w:noProof/>
                <w:webHidden/>
              </w:rPr>
              <w:tab/>
            </w:r>
            <w:r w:rsidR="00CE6D64">
              <w:rPr>
                <w:noProof/>
                <w:webHidden/>
              </w:rPr>
              <w:fldChar w:fldCharType="begin"/>
            </w:r>
            <w:r w:rsidR="00CE6D64">
              <w:rPr>
                <w:noProof/>
                <w:webHidden/>
              </w:rPr>
              <w:instrText xml:space="preserve"> PAGEREF _Toc461638158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59" w:history="1">
            <w:r w:rsidR="00CE6D64" w:rsidRPr="0022575A">
              <w:rPr>
                <w:rStyle w:val="Hyperlink"/>
                <w:noProof/>
              </w:rPr>
              <w:t>1.</w:t>
            </w:r>
            <w:r w:rsidR="00CE6D64">
              <w:rPr>
                <w:rFonts w:eastAsiaTheme="minorEastAsia"/>
                <w:noProof/>
              </w:rPr>
              <w:tab/>
            </w:r>
            <w:r w:rsidR="00CE6D64" w:rsidRPr="0022575A">
              <w:rPr>
                <w:rStyle w:val="Hyperlink"/>
                <w:noProof/>
              </w:rPr>
              <w:t>Background</w:t>
            </w:r>
            <w:r w:rsidR="00CE6D64">
              <w:rPr>
                <w:noProof/>
                <w:webHidden/>
              </w:rPr>
              <w:tab/>
            </w:r>
            <w:r w:rsidR="00CE6D64">
              <w:rPr>
                <w:noProof/>
                <w:webHidden/>
              </w:rPr>
              <w:fldChar w:fldCharType="begin"/>
            </w:r>
            <w:r w:rsidR="00CE6D64">
              <w:rPr>
                <w:noProof/>
                <w:webHidden/>
              </w:rPr>
              <w:instrText xml:space="preserve"> PAGEREF _Toc461638159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570D55">
          <w:pPr>
            <w:pStyle w:val="TOC3"/>
            <w:tabs>
              <w:tab w:val="right" w:leader="dot" w:pos="9350"/>
            </w:tabs>
            <w:rPr>
              <w:rFonts w:eastAsiaTheme="minorEastAsia"/>
              <w:noProof/>
            </w:rPr>
          </w:pPr>
          <w:hyperlink w:anchor="_Toc461638160" w:history="1">
            <w:r w:rsidR="00CE6D64" w:rsidRPr="0022575A">
              <w:rPr>
                <w:rStyle w:val="Hyperlink"/>
                <w:noProof/>
              </w:rPr>
              <w:t>State of the art:</w:t>
            </w:r>
            <w:r w:rsidR="00CE6D64">
              <w:rPr>
                <w:noProof/>
                <w:webHidden/>
              </w:rPr>
              <w:tab/>
            </w:r>
            <w:r w:rsidR="00CE6D64">
              <w:rPr>
                <w:noProof/>
                <w:webHidden/>
              </w:rPr>
              <w:fldChar w:fldCharType="begin"/>
            </w:r>
            <w:r w:rsidR="00CE6D64">
              <w:rPr>
                <w:noProof/>
                <w:webHidden/>
              </w:rPr>
              <w:instrText xml:space="preserve"> PAGEREF _Toc461638160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570D55">
          <w:pPr>
            <w:pStyle w:val="TOC3"/>
            <w:tabs>
              <w:tab w:val="right" w:leader="dot" w:pos="9350"/>
            </w:tabs>
            <w:rPr>
              <w:rFonts w:eastAsiaTheme="minorEastAsia"/>
              <w:noProof/>
            </w:rPr>
          </w:pPr>
          <w:hyperlink w:anchor="_Toc461638161" w:history="1">
            <w:r w:rsidR="00CE6D64" w:rsidRPr="0022575A">
              <w:rPr>
                <w:rStyle w:val="Hyperlink"/>
                <w:noProof/>
              </w:rPr>
              <w:t>Measurement techniques:</w:t>
            </w:r>
            <w:r w:rsidR="00CE6D64">
              <w:rPr>
                <w:noProof/>
                <w:webHidden/>
              </w:rPr>
              <w:tab/>
            </w:r>
            <w:r w:rsidR="00CE6D64">
              <w:rPr>
                <w:noProof/>
                <w:webHidden/>
              </w:rPr>
              <w:fldChar w:fldCharType="begin"/>
            </w:r>
            <w:r w:rsidR="00CE6D64">
              <w:rPr>
                <w:noProof/>
                <w:webHidden/>
              </w:rPr>
              <w:instrText xml:space="preserve"> PAGEREF _Toc461638161 \h </w:instrText>
            </w:r>
            <w:r w:rsidR="00CE6D64">
              <w:rPr>
                <w:noProof/>
                <w:webHidden/>
              </w:rPr>
            </w:r>
            <w:r w:rsidR="00CE6D64">
              <w:rPr>
                <w:noProof/>
                <w:webHidden/>
              </w:rPr>
              <w:fldChar w:fldCharType="separate"/>
            </w:r>
            <w:r w:rsidR="00CE6D64">
              <w:rPr>
                <w:noProof/>
                <w:webHidden/>
              </w:rPr>
              <w:t>6</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62" w:history="1">
            <w:r w:rsidR="00CE6D64" w:rsidRPr="0022575A">
              <w:rPr>
                <w:rStyle w:val="Hyperlink"/>
                <w:noProof/>
              </w:rPr>
              <w:t>2.</w:t>
            </w:r>
            <w:r w:rsidR="00CE6D64">
              <w:rPr>
                <w:rFonts w:eastAsiaTheme="minorEastAsia"/>
                <w:noProof/>
              </w:rPr>
              <w:tab/>
            </w:r>
            <w:r w:rsidR="00CE6D64" w:rsidRPr="0022575A">
              <w:rPr>
                <w:rStyle w:val="Hyperlink"/>
                <w:noProof/>
              </w:rPr>
              <w:t>Definition of the problem/Objectives of the project:</w:t>
            </w:r>
            <w:r w:rsidR="00CE6D64">
              <w:rPr>
                <w:noProof/>
                <w:webHidden/>
              </w:rPr>
              <w:tab/>
            </w:r>
            <w:r w:rsidR="00CE6D64">
              <w:rPr>
                <w:noProof/>
                <w:webHidden/>
              </w:rPr>
              <w:fldChar w:fldCharType="begin"/>
            </w:r>
            <w:r w:rsidR="00CE6D64">
              <w:rPr>
                <w:noProof/>
                <w:webHidden/>
              </w:rPr>
              <w:instrText xml:space="preserve"> PAGEREF _Toc461638162 \h </w:instrText>
            </w:r>
            <w:r w:rsidR="00CE6D64">
              <w:rPr>
                <w:noProof/>
                <w:webHidden/>
              </w:rPr>
            </w:r>
            <w:r w:rsidR="00CE6D64">
              <w:rPr>
                <w:noProof/>
                <w:webHidden/>
              </w:rPr>
              <w:fldChar w:fldCharType="separate"/>
            </w:r>
            <w:r w:rsidR="00CE6D64">
              <w:rPr>
                <w:noProof/>
                <w:webHidden/>
              </w:rPr>
              <w:t>7</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63" w:history="1">
            <w:r w:rsidR="00CE6D64" w:rsidRPr="0022575A">
              <w:rPr>
                <w:rStyle w:val="Hyperlink"/>
                <w:noProof/>
              </w:rPr>
              <w:t>3.</w:t>
            </w:r>
            <w:r w:rsidR="00CE6D64">
              <w:rPr>
                <w:rFonts w:eastAsiaTheme="minorEastAsia"/>
                <w:noProof/>
              </w:rPr>
              <w:tab/>
            </w:r>
            <w:r w:rsidR="00CE6D64" w:rsidRPr="0022575A">
              <w:rPr>
                <w:rStyle w:val="Hyperlink"/>
                <w:noProof/>
              </w:rPr>
              <w:t>Innovative aspects of the proposed project:</w:t>
            </w:r>
            <w:r w:rsidR="00CE6D64">
              <w:rPr>
                <w:noProof/>
                <w:webHidden/>
              </w:rPr>
              <w:tab/>
            </w:r>
            <w:r w:rsidR="00CE6D64">
              <w:rPr>
                <w:noProof/>
                <w:webHidden/>
              </w:rPr>
              <w:fldChar w:fldCharType="begin"/>
            </w:r>
            <w:r w:rsidR="00CE6D64">
              <w:rPr>
                <w:noProof/>
                <w:webHidden/>
              </w:rPr>
              <w:instrText xml:space="preserve"> PAGEREF _Toc461638163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64" w:history="1">
            <w:r w:rsidR="00CE6D64" w:rsidRPr="0022575A">
              <w:rPr>
                <w:rStyle w:val="Hyperlink"/>
                <w:noProof/>
              </w:rPr>
              <w:t>4.</w:t>
            </w:r>
            <w:r w:rsidR="00CE6D64">
              <w:rPr>
                <w:rFonts w:eastAsiaTheme="minorEastAsia"/>
                <w:noProof/>
              </w:rPr>
              <w:tab/>
            </w:r>
            <w:r w:rsidR="00CE6D64" w:rsidRPr="0022575A">
              <w:rPr>
                <w:rStyle w:val="Hyperlink"/>
                <w:noProof/>
              </w:rPr>
              <w:t>Preliminary results:</w:t>
            </w:r>
            <w:r w:rsidR="00CE6D64">
              <w:rPr>
                <w:noProof/>
                <w:webHidden/>
              </w:rPr>
              <w:tab/>
            </w:r>
            <w:r w:rsidR="00CE6D64">
              <w:rPr>
                <w:noProof/>
                <w:webHidden/>
              </w:rPr>
              <w:fldChar w:fldCharType="begin"/>
            </w:r>
            <w:r w:rsidR="00CE6D64">
              <w:rPr>
                <w:noProof/>
                <w:webHidden/>
              </w:rPr>
              <w:instrText xml:space="preserve"> PAGEREF _Toc461638164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570D55">
          <w:pPr>
            <w:pStyle w:val="TOC3"/>
            <w:tabs>
              <w:tab w:val="right" w:leader="dot" w:pos="9350"/>
            </w:tabs>
            <w:rPr>
              <w:rFonts w:eastAsiaTheme="minorEastAsia"/>
              <w:noProof/>
            </w:rPr>
          </w:pPr>
          <w:hyperlink w:anchor="_Toc461638165" w:history="1">
            <w:r w:rsidR="00CE6D64" w:rsidRPr="0022575A">
              <w:rPr>
                <w:rStyle w:val="Hyperlink"/>
                <w:noProof/>
              </w:rPr>
              <w:t>Low temperature electronic transport measurements with the initial version reflectometry setup</w:t>
            </w:r>
            <w:r w:rsidR="00CE6D64">
              <w:rPr>
                <w:noProof/>
                <w:webHidden/>
              </w:rPr>
              <w:tab/>
            </w:r>
            <w:r w:rsidR="00CE6D64">
              <w:rPr>
                <w:noProof/>
                <w:webHidden/>
              </w:rPr>
              <w:fldChar w:fldCharType="begin"/>
            </w:r>
            <w:r w:rsidR="00CE6D64">
              <w:rPr>
                <w:noProof/>
                <w:webHidden/>
              </w:rPr>
              <w:instrText xml:space="preserve"> PAGEREF _Toc461638165 \h </w:instrText>
            </w:r>
            <w:r w:rsidR="00CE6D64">
              <w:rPr>
                <w:noProof/>
                <w:webHidden/>
              </w:rPr>
            </w:r>
            <w:r w:rsidR="00CE6D64">
              <w:rPr>
                <w:noProof/>
                <w:webHidden/>
              </w:rPr>
              <w:fldChar w:fldCharType="separate"/>
            </w:r>
            <w:r w:rsidR="00CE6D64">
              <w:rPr>
                <w:noProof/>
                <w:webHidden/>
              </w:rPr>
              <w:t>13</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66" w:history="1">
            <w:r w:rsidR="00CE6D64" w:rsidRPr="0022575A">
              <w:rPr>
                <w:rStyle w:val="Hyperlink"/>
                <w:noProof/>
              </w:rPr>
              <w:t>5.</w:t>
            </w:r>
            <w:r w:rsidR="00CE6D64">
              <w:rPr>
                <w:rFonts w:eastAsiaTheme="minorEastAsia"/>
                <w:noProof/>
              </w:rPr>
              <w:tab/>
            </w:r>
            <w:r w:rsidR="00CE6D64" w:rsidRPr="0022575A">
              <w:rPr>
                <w:rStyle w:val="Hyperlink"/>
                <w:noProof/>
              </w:rPr>
              <w:t>Working plan:</w:t>
            </w:r>
            <w:r w:rsidR="00CE6D64">
              <w:rPr>
                <w:noProof/>
                <w:webHidden/>
              </w:rPr>
              <w:tab/>
            </w:r>
            <w:r w:rsidR="00CE6D64">
              <w:rPr>
                <w:noProof/>
                <w:webHidden/>
              </w:rPr>
              <w:fldChar w:fldCharType="begin"/>
            </w:r>
            <w:r w:rsidR="00CE6D64">
              <w:rPr>
                <w:noProof/>
                <w:webHidden/>
              </w:rPr>
              <w:instrText xml:space="preserve"> PAGEREF _Toc461638166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570D55">
          <w:pPr>
            <w:pStyle w:val="TOC3"/>
            <w:tabs>
              <w:tab w:val="right" w:leader="dot" w:pos="9350"/>
            </w:tabs>
            <w:rPr>
              <w:rFonts w:eastAsiaTheme="minorEastAsia"/>
              <w:noProof/>
            </w:rPr>
          </w:pPr>
          <w:hyperlink w:anchor="_Toc461638167" w:history="1">
            <w:r w:rsidR="00CE6D64" w:rsidRPr="0022575A">
              <w:rPr>
                <w:rStyle w:val="Hyperlink"/>
                <w:noProof/>
              </w:rPr>
              <w:t>Towards gate reflectometry</w:t>
            </w:r>
            <w:r w:rsidR="00CE6D64">
              <w:rPr>
                <w:noProof/>
                <w:webHidden/>
              </w:rPr>
              <w:tab/>
            </w:r>
            <w:r w:rsidR="00CE6D64">
              <w:rPr>
                <w:noProof/>
                <w:webHidden/>
              </w:rPr>
              <w:fldChar w:fldCharType="begin"/>
            </w:r>
            <w:r w:rsidR="00CE6D64">
              <w:rPr>
                <w:noProof/>
                <w:webHidden/>
              </w:rPr>
              <w:instrText xml:space="preserve"> PAGEREF _Toc461638167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570D55">
          <w:pPr>
            <w:pStyle w:val="TOC3"/>
            <w:tabs>
              <w:tab w:val="right" w:leader="dot" w:pos="9350"/>
            </w:tabs>
            <w:rPr>
              <w:rFonts w:eastAsiaTheme="minorEastAsia"/>
              <w:noProof/>
            </w:rPr>
          </w:pPr>
          <w:hyperlink w:anchor="_Toc461638168" w:history="1">
            <w:r w:rsidR="00CE6D64">
              <w:rPr>
                <w:noProof/>
                <w:webHidden/>
              </w:rPr>
              <w:tab/>
            </w:r>
            <w:r w:rsidR="00CE6D64">
              <w:rPr>
                <w:noProof/>
                <w:webHidden/>
              </w:rPr>
              <w:fldChar w:fldCharType="begin"/>
            </w:r>
            <w:r w:rsidR="00CE6D64">
              <w:rPr>
                <w:noProof/>
                <w:webHidden/>
              </w:rPr>
              <w:instrText xml:space="preserve"> PAGEREF _Toc461638168 \h </w:instrText>
            </w:r>
            <w:r w:rsidR="00CE6D64">
              <w:rPr>
                <w:noProof/>
                <w:webHidden/>
              </w:rPr>
            </w:r>
            <w:r w:rsidR="00CE6D64">
              <w:rPr>
                <w:noProof/>
                <w:webHidden/>
              </w:rPr>
              <w:fldChar w:fldCharType="separate"/>
            </w:r>
            <w:r w:rsidR="00CE6D64">
              <w:rPr>
                <w:noProof/>
                <w:webHidden/>
              </w:rPr>
              <w:t>15</w:t>
            </w:r>
            <w:r w:rsidR="00CE6D64">
              <w:rPr>
                <w:noProof/>
                <w:webHidden/>
              </w:rPr>
              <w:fldChar w:fldCharType="end"/>
            </w:r>
          </w:hyperlink>
        </w:p>
        <w:p w:rsidR="00CE6D64" w:rsidRDefault="00570D55">
          <w:pPr>
            <w:pStyle w:val="TOC3"/>
            <w:tabs>
              <w:tab w:val="right" w:leader="dot" w:pos="9350"/>
            </w:tabs>
            <w:rPr>
              <w:rFonts w:eastAsiaTheme="minorEastAsia"/>
              <w:noProof/>
            </w:rPr>
          </w:pPr>
          <w:hyperlink w:anchor="_Toc461638169" w:history="1">
            <w:r w:rsidR="00CE6D64" w:rsidRPr="0022575A">
              <w:rPr>
                <w:rStyle w:val="Hyperlink"/>
                <w:noProof/>
              </w:rPr>
              <w:t>Spin dynamics experiments</w:t>
            </w:r>
            <w:r w:rsidR="00CE6D64">
              <w:rPr>
                <w:noProof/>
                <w:webHidden/>
              </w:rPr>
              <w:tab/>
            </w:r>
            <w:r w:rsidR="00CE6D64">
              <w:rPr>
                <w:noProof/>
                <w:webHidden/>
              </w:rPr>
              <w:fldChar w:fldCharType="begin"/>
            </w:r>
            <w:r w:rsidR="00CE6D64">
              <w:rPr>
                <w:noProof/>
                <w:webHidden/>
              </w:rPr>
              <w:instrText xml:space="preserve"> PAGEREF _Toc461638169 \h </w:instrText>
            </w:r>
            <w:r w:rsidR="00CE6D64">
              <w:rPr>
                <w:noProof/>
                <w:webHidden/>
              </w:rPr>
            </w:r>
            <w:r w:rsidR="00CE6D64">
              <w:rPr>
                <w:noProof/>
                <w:webHidden/>
              </w:rPr>
              <w:fldChar w:fldCharType="separate"/>
            </w:r>
            <w:r w:rsidR="00CE6D64">
              <w:rPr>
                <w:noProof/>
                <w:webHidden/>
              </w:rPr>
              <w:t>17</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70" w:history="1">
            <w:r w:rsidR="00CE6D64" w:rsidRPr="0022575A">
              <w:rPr>
                <w:rStyle w:val="Hyperlink"/>
                <w:noProof/>
              </w:rPr>
              <w:t>6.</w:t>
            </w:r>
            <w:r w:rsidR="00CE6D64">
              <w:rPr>
                <w:rFonts w:eastAsiaTheme="minorEastAsia"/>
                <w:noProof/>
              </w:rPr>
              <w:tab/>
            </w:r>
            <w:r w:rsidR="00CE6D64" w:rsidRPr="0022575A">
              <w:rPr>
                <w:rStyle w:val="Hyperlink"/>
                <w:noProof/>
              </w:rPr>
              <w:t>International collaborations:</w:t>
            </w:r>
            <w:r w:rsidR="00CE6D64">
              <w:rPr>
                <w:noProof/>
                <w:webHidden/>
              </w:rPr>
              <w:tab/>
            </w:r>
            <w:r w:rsidR="00CE6D64">
              <w:rPr>
                <w:noProof/>
                <w:webHidden/>
              </w:rPr>
              <w:fldChar w:fldCharType="begin"/>
            </w:r>
            <w:r w:rsidR="00CE6D64">
              <w:rPr>
                <w:noProof/>
                <w:webHidden/>
              </w:rPr>
              <w:instrText xml:space="preserve"> PAGEREF _Toc461638170 \h </w:instrText>
            </w:r>
            <w:r w:rsidR="00CE6D64">
              <w:rPr>
                <w:noProof/>
                <w:webHidden/>
              </w:rPr>
            </w:r>
            <w:r w:rsidR="00CE6D64">
              <w:rPr>
                <w:noProof/>
                <w:webHidden/>
              </w:rPr>
              <w:fldChar w:fldCharType="separate"/>
            </w:r>
            <w:r w:rsidR="00CE6D64">
              <w:rPr>
                <w:noProof/>
                <w:webHidden/>
              </w:rPr>
              <w:t>21</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71" w:history="1">
            <w:r w:rsidR="00CE6D64" w:rsidRPr="0022575A">
              <w:rPr>
                <w:rStyle w:val="Hyperlink"/>
                <w:noProof/>
              </w:rPr>
              <w:t>7.</w:t>
            </w:r>
            <w:r w:rsidR="00CE6D64">
              <w:rPr>
                <w:rFonts w:eastAsiaTheme="minorEastAsia"/>
                <w:noProof/>
              </w:rPr>
              <w:tab/>
            </w:r>
            <w:r w:rsidR="00CE6D64" w:rsidRPr="0022575A">
              <w:rPr>
                <w:rStyle w:val="Hyperlink"/>
                <w:noProof/>
              </w:rPr>
              <w:t>Work table</w:t>
            </w:r>
            <w:r w:rsidR="00CE6D64">
              <w:rPr>
                <w:noProof/>
                <w:webHidden/>
              </w:rPr>
              <w:tab/>
            </w:r>
            <w:r w:rsidR="00CE6D64">
              <w:rPr>
                <w:noProof/>
                <w:webHidden/>
              </w:rPr>
              <w:fldChar w:fldCharType="begin"/>
            </w:r>
            <w:r w:rsidR="00CE6D64">
              <w:rPr>
                <w:noProof/>
                <w:webHidden/>
              </w:rPr>
              <w:instrText xml:space="preserve"> PAGEREF _Toc461638171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72" w:history="1">
            <w:r w:rsidR="00CE6D64" w:rsidRPr="0022575A">
              <w:rPr>
                <w:rStyle w:val="Hyperlink"/>
                <w:noProof/>
              </w:rPr>
              <w:t>8.</w:t>
            </w:r>
            <w:r w:rsidR="00CE6D64">
              <w:rPr>
                <w:rFonts w:eastAsiaTheme="minorEastAsia"/>
                <w:noProof/>
              </w:rPr>
              <w:tab/>
            </w:r>
            <w:r w:rsidR="00CE6D64" w:rsidRPr="0022575A">
              <w:rPr>
                <w:rStyle w:val="Hyperlink"/>
                <w:noProof/>
              </w:rPr>
              <w:t>Contingency plan:</w:t>
            </w:r>
            <w:r w:rsidR="00CE6D64">
              <w:rPr>
                <w:noProof/>
                <w:webHidden/>
              </w:rPr>
              <w:tab/>
            </w:r>
            <w:r w:rsidR="00CE6D64">
              <w:rPr>
                <w:noProof/>
                <w:webHidden/>
              </w:rPr>
              <w:fldChar w:fldCharType="begin"/>
            </w:r>
            <w:r w:rsidR="00CE6D64">
              <w:rPr>
                <w:noProof/>
                <w:webHidden/>
              </w:rPr>
              <w:instrText xml:space="preserve"> PAGEREF _Toc461638172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570D55">
          <w:pPr>
            <w:pStyle w:val="TOC2"/>
            <w:tabs>
              <w:tab w:val="left" w:pos="660"/>
              <w:tab w:val="right" w:leader="dot" w:pos="9350"/>
            </w:tabs>
            <w:rPr>
              <w:rFonts w:eastAsiaTheme="minorEastAsia"/>
              <w:noProof/>
            </w:rPr>
          </w:pPr>
          <w:hyperlink w:anchor="_Toc461638173" w:history="1">
            <w:r w:rsidR="00CE6D64" w:rsidRPr="0022575A">
              <w:rPr>
                <w:rStyle w:val="Hyperlink"/>
                <w:noProof/>
              </w:rPr>
              <w:t>9.</w:t>
            </w:r>
            <w:r w:rsidR="00CE6D64">
              <w:rPr>
                <w:rFonts w:eastAsiaTheme="minorEastAsia"/>
                <w:noProof/>
              </w:rPr>
              <w:tab/>
            </w:r>
            <w:r w:rsidR="00CE6D64" w:rsidRPr="0022575A">
              <w:rPr>
                <w:rStyle w:val="Hyperlink"/>
                <w:noProof/>
              </w:rPr>
              <w:t>Personal qualification - matching of my profile with the demands of the project</w:t>
            </w:r>
            <w:r w:rsidR="00CE6D64">
              <w:rPr>
                <w:noProof/>
                <w:webHidden/>
              </w:rPr>
              <w:tab/>
            </w:r>
            <w:r w:rsidR="00CE6D64">
              <w:rPr>
                <w:noProof/>
                <w:webHidden/>
              </w:rPr>
              <w:fldChar w:fldCharType="begin"/>
            </w:r>
            <w:r w:rsidR="00CE6D64">
              <w:rPr>
                <w:noProof/>
                <w:webHidden/>
              </w:rPr>
              <w:instrText xml:space="preserve"> PAGEREF _Toc461638173 \h </w:instrText>
            </w:r>
            <w:r w:rsidR="00CE6D64">
              <w:rPr>
                <w:noProof/>
                <w:webHidden/>
              </w:rPr>
            </w:r>
            <w:r w:rsidR="00CE6D64">
              <w:rPr>
                <w:noProof/>
                <w:webHidden/>
              </w:rPr>
              <w:fldChar w:fldCharType="separate"/>
            </w:r>
            <w:r w:rsidR="00CE6D64">
              <w:rPr>
                <w:noProof/>
                <w:webHidden/>
              </w:rPr>
              <w:t>23</w:t>
            </w:r>
            <w:r w:rsidR="00CE6D64">
              <w:rPr>
                <w:noProof/>
                <w:webHidden/>
              </w:rPr>
              <w:fldChar w:fldCharType="end"/>
            </w:r>
          </w:hyperlink>
        </w:p>
        <w:p w:rsidR="00CE6D64" w:rsidRDefault="00570D55">
          <w:pPr>
            <w:pStyle w:val="TOC1"/>
            <w:tabs>
              <w:tab w:val="right" w:leader="dot" w:pos="9350"/>
            </w:tabs>
            <w:rPr>
              <w:rFonts w:eastAsiaTheme="minorEastAsia"/>
              <w:noProof/>
            </w:rPr>
          </w:pPr>
          <w:hyperlink w:anchor="_Toc461638174" w:history="1">
            <w:r w:rsidR="00CE6D64" w:rsidRPr="0022575A">
              <w:rPr>
                <w:rStyle w:val="Hyperlink"/>
                <w:noProof/>
              </w:rPr>
              <w:t>References:</w:t>
            </w:r>
            <w:r w:rsidR="00CE6D64">
              <w:rPr>
                <w:noProof/>
                <w:webHidden/>
              </w:rPr>
              <w:tab/>
            </w:r>
            <w:r w:rsidR="00CE6D64">
              <w:rPr>
                <w:noProof/>
                <w:webHidden/>
              </w:rPr>
              <w:fldChar w:fldCharType="begin"/>
            </w:r>
            <w:r w:rsidR="00CE6D64">
              <w:rPr>
                <w:noProof/>
                <w:webHidden/>
              </w:rPr>
              <w:instrText xml:space="preserve"> PAGEREF _Toc461638174 \h </w:instrText>
            </w:r>
            <w:r w:rsidR="00CE6D64">
              <w:rPr>
                <w:noProof/>
                <w:webHidden/>
              </w:rPr>
            </w:r>
            <w:r w:rsidR="00CE6D64">
              <w:rPr>
                <w:noProof/>
                <w:webHidden/>
              </w:rPr>
              <w:fldChar w:fldCharType="separate"/>
            </w:r>
            <w:r w:rsidR="00CE6D64">
              <w:rPr>
                <w:noProof/>
                <w:webHidden/>
              </w:rPr>
              <w:t>24</w:t>
            </w:r>
            <w:r w:rsidR="00CE6D64">
              <w:rPr>
                <w:noProof/>
                <w:webHidden/>
              </w:rPr>
              <w:fldChar w:fldCharType="end"/>
            </w:r>
          </w:hyperlink>
        </w:p>
        <w:p w:rsidR="00327356" w:rsidRDefault="00327356" w:rsidP="00327356">
          <w:pPr>
            <w:rPr>
              <w:b/>
              <w:bCs/>
              <w:noProof/>
            </w:rPr>
          </w:pPr>
          <w:r>
            <w:rPr>
              <w:b/>
              <w:bCs/>
              <w:noProof/>
            </w:rPr>
            <w:fldChar w:fldCharType="end"/>
          </w:r>
        </w:p>
        <w:p w:rsidR="00E4427E" w:rsidRDefault="00570D55"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r w:rsidR="00BE2A49">
        <w:t xml:space="preserve">have </w:t>
      </w:r>
      <w:r w:rsidR="00334993">
        <w:t>attracted much interest for</w:t>
      </w:r>
      <w:r w:rsidR="00253666">
        <w:t xml:space="preserve"> </w:t>
      </w:r>
      <w:r w:rsidR="00BE2A49">
        <w:t>the realization of</w:t>
      </w:r>
      <w:r w:rsidR="00334993">
        <w:t xml:space="preserve"> a spin qubit </w:t>
      </w:r>
      <w:r w:rsidR="009B2A25">
        <w:t>especially after</w:t>
      </w:r>
      <w:r w:rsidR="00334993">
        <w:t xml:space="preserve"> coherence times of </w:t>
      </w:r>
      <w:r w:rsidR="009B2A25">
        <w:t xml:space="preserve">almost a second were </w:t>
      </w:r>
      <w:r w:rsidR="00BE2A49">
        <w:t xml:space="preserve">reported </w:t>
      </w:r>
      <w:r w:rsidR="009B2A25">
        <w:t>for a</w:t>
      </w:r>
      <w:r w:rsidR="00BE2A49">
        <w:t>n electron</w:t>
      </w:r>
      <w:r w:rsidR="00253666">
        <w:t xml:space="preserve"> </w:t>
      </w:r>
      <w:r w:rsidR="009B2A25">
        <w:t xml:space="preserve">spin in </w:t>
      </w:r>
      <w:r w:rsidR="00334993">
        <w:t xml:space="preserve">isotopically purified samples. </w:t>
      </w:r>
      <w:r w:rsidR="00BE2A49">
        <w:t>However, o</w:t>
      </w:r>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proofErr w:type="gramStart"/>
      <w:r w:rsidR="00265E38">
        <w:t>hole</w:t>
      </w:r>
      <w:proofErr w:type="gramEnd"/>
      <w:r w:rsidR="00265E38">
        <w:t xml:space="preserv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In the second part of the project I will investigate the spin properties of the Loss-</w:t>
      </w:r>
      <w:proofErr w:type="spellStart"/>
      <w:r>
        <w:t>DiVincenzo</w:t>
      </w:r>
      <w:proofErr w:type="spellEnd"/>
      <w:r>
        <w:t xml:space="preserve">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2" w:name="_Toc461638158"/>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638159"/>
      <w:r>
        <w:t>Background</w:t>
      </w:r>
      <w:bookmarkEnd w:id="3"/>
    </w:p>
    <w:p w:rsidR="00A51B2E" w:rsidRPr="00A51B2E" w:rsidRDefault="00A51B2E" w:rsidP="00776062">
      <w:pPr>
        <w:pStyle w:val="Heading3"/>
      </w:pPr>
      <w:bookmarkStart w:id="4" w:name="_Toc461638160"/>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bookmarkStart w:id="5" w:name="_GoBack"/>
      <w:r w:rsidR="002E3C90">
        <w:t>[</w:t>
      </w:r>
      <w:bookmarkEnd w:id="5"/>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4436BA">
        <w:t>[6c</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4436BA">
        <w:t xml:space="preserve"> [7c</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4436BA">
        <w:t>[8c</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4436BA">
        <w:t>[9c</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4436BA">
        <w:t>[10c</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4436BA">
        <w:t xml:space="preserve"> [11c</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4436BA">
        <w:t>[12c</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and drain electrodes (right) [12c</w:t>
      </w:r>
      <w:r>
        <w:t>]</w:t>
      </w:r>
    </w:p>
    <w:p w:rsidR="0053298E" w:rsidRDefault="0053298E" w:rsidP="0053298E">
      <w:pPr>
        <w:pStyle w:val="Subtitle"/>
      </w:pPr>
    </w:p>
    <w:p w:rsidR="00FC5271" w:rsidRPr="001B77CB" w:rsidRDefault="00387E18" w:rsidP="00315961">
      <w:pPr>
        <w:pStyle w:val="Heading3"/>
      </w:pPr>
      <w:bookmarkStart w:id="6" w:name="_Toc461638161"/>
      <w:r w:rsidRPr="001B77CB">
        <w:t>Measurement techniques</w:t>
      </w:r>
      <w:bookmarkEnd w:id="6"/>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01743">
        <w:t xml:space="preserve"> drain lead.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7"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8"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9"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10"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11"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12"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13"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14"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Del="009D23D7" w:rsidRDefault="00CE6D64" w:rsidP="00E5561A">
                            <w:pPr>
                              <w:rPr>
                                <w:del w:id="15" w:author="Georgios KATSAROS" w:date="2016-09-14T21:50:00Z"/>
                                <w:rFonts w:eastAsiaTheme="minorEastAsia"/>
                                <w:sz w:val="18"/>
                                <w:szCs w:val="18"/>
                              </w:rPr>
                            </w:pPr>
                          </w:p>
                          <w:p w:rsidR="00CE6D64" w:rsidRDefault="00CE6D64"/>
                          <w:p w:rsidR="00CE6D64" w:rsidRDefault="00CE6D64"/>
                          <w:p w:rsidR="00CE6D64" w:rsidRDefault="00CE6D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434.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">
                <v:textbox>
                  <w:txbxContent>
                    <w:p w:rsidR="00CE6D64" w:rsidRDefault="00CE6D64" w:rsidP="00E5561A">
                      <w:pPr>
                        <w:rPr>
                          <w:b/>
                        </w:rPr>
                      </w:pPr>
                      <w:r>
                        <w:rPr>
                          <w:b/>
                        </w:rPr>
                        <w:t>Explanatory box: What is reflectometry?</w:t>
                      </w:r>
                    </w:p>
                    <w:p w:rsidR="00CE6D64" w:rsidRPr="00E5561A" w:rsidRDefault="00CE6D64"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CE6D64" w:rsidRPr="00E5561A" w:rsidRDefault="00CE6D64"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CE6D64" w:rsidRPr="00E5561A" w:rsidRDefault="00CE6D64"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18"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9"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ins w:id="20" w:author="Georgios KATSAROS" w:date="2016-09-14T18:52:00Z">
                                <w:rPr>
                                  <w:rFonts w:ascii="Cambria Math" w:hAnsi="Cambria Math"/>
                                  <w:sz w:val="18"/>
                                  <w:szCs w:val="18"/>
                                </w:rPr>
                              </w:ins>
                            </m:ctrlPr>
                          </m:fPr>
                          <m:num>
                            <m:r>
                              <m:rPr>
                                <m:sty m:val="p"/>
                              </m:rPr>
                              <w:rPr>
                                <w:rFonts w:ascii="Cambria Math" w:hAnsi="Cambria Math" w:cs="Cambria Math"/>
                                <w:sz w:val="18"/>
                                <w:szCs w:val="18"/>
                              </w:rPr>
                              <m:t>Z-</m:t>
                            </m:r>
                            <m:sSub>
                              <m:sSubPr>
                                <m:ctrlPr>
                                  <w:ins w:id="21"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ins w:id="22" w:author="Georgios KATSAROS" w:date="2016-09-14T18:52:00Z">
                                    <w:rPr>
                                      <w:rFonts w:ascii="Cambria Math" w:hAnsi="Cambria Math" w:cs="Cambria Math"/>
                                      <w:sz w:val="18"/>
                                      <w:szCs w:val="18"/>
                                    </w:rPr>
                                  </w:ins>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CE6D64" w:rsidRPr="00E5561A" w:rsidRDefault="00CE6D64"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ins w:id="23" w:author="Georgios KATSAROS" w:date="2016-09-14T18:52:00Z">
                                <w:rPr>
                                  <w:rFonts w:ascii="Cambria Math" w:hAnsi="Cambria Math"/>
                                  <w:i/>
                                  <w:sz w:val="18"/>
                                  <w:szCs w:val="18"/>
                                </w:rPr>
                              </w:ins>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ins w:id="24" w:author="Georgios KATSAROS" w:date="2016-09-14T18:52:00Z">
                                <w:rPr>
                                  <w:rFonts w:ascii="Cambria Math" w:hAnsi="Cambria Math"/>
                                  <w:i/>
                                  <w:sz w:val="18"/>
                                  <w:szCs w:val="18"/>
                                </w:rPr>
                              </w:ins>
                            </m:ctrlPr>
                          </m:fPr>
                          <m:num>
                            <m:r>
                              <w:rPr>
                                <w:rFonts w:ascii="Cambria Math" w:hAnsi="Cambria Math"/>
                                <w:sz w:val="18"/>
                                <w:szCs w:val="18"/>
                              </w:rPr>
                              <m:t>1</m:t>
                            </m:r>
                          </m:num>
                          <m:den>
                            <m:rad>
                              <m:radPr>
                                <m:degHide m:val="1"/>
                                <m:ctrlPr>
                                  <w:ins w:id="25" w:author="Georgios KATSAROS" w:date="2016-09-14T18:52:00Z">
                                    <w:rPr>
                                      <w:rFonts w:ascii="Cambria Math" w:hAnsi="Cambria Math"/>
                                      <w:i/>
                                      <w:sz w:val="18"/>
                                      <w:szCs w:val="18"/>
                                    </w:rPr>
                                  </w:ins>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CE6D64" w:rsidDel="009D23D7" w:rsidRDefault="00CE6D64" w:rsidP="00E5561A">
                      <w:pPr>
                        <w:rPr>
                          <w:del w:id="26" w:author="Georgios KATSAROS" w:date="2016-09-14T21:50:00Z"/>
                          <w:rFonts w:eastAsiaTheme="minorEastAsia"/>
                          <w:sz w:val="18"/>
                          <w:szCs w:val="18"/>
                        </w:rPr>
                      </w:pPr>
                    </w:p>
                    <w:p w:rsidR="00CE6D64" w:rsidRDefault="00CE6D64"/>
                    <w:p w:rsidR="00CE6D64" w:rsidRDefault="00CE6D64"/>
                    <w:p w:rsidR="00CE6D64" w:rsidRDefault="00CE6D64"/>
                  </w:txbxContent>
                </v:textbox>
                <w10:wrap type="square" anchorx="margin"/>
              </v:shape>
            </w:pict>
          </mc:Fallback>
        </mc:AlternateContent>
      </w:r>
      <w:bookmarkStart w:id="16" w:name="_Toc461638162"/>
    </w:p>
    <w:p w:rsidR="00CE6D64" w:rsidRDefault="00CE6D64" w:rsidP="00CE6D64">
      <w:pPr>
        <w:pStyle w:val="Heading2"/>
        <w:ind w:left="360"/>
      </w:pPr>
    </w:p>
    <w:p w:rsidR="00D126FA" w:rsidRDefault="00D126FA" w:rsidP="00D126FA"/>
    <w:p w:rsidR="00D126FA" w:rsidRPr="00D126FA" w:rsidRDefault="00D126FA" w:rsidP="00D126FA"/>
    <w:p w:rsidR="00801743" w:rsidRDefault="000F44F9" w:rsidP="00CE6D64">
      <w:pPr>
        <w:pStyle w:val="Heading2"/>
        <w:numPr>
          <w:ilvl w:val="0"/>
          <w:numId w:val="1"/>
        </w:numPr>
      </w:pPr>
      <w:r>
        <w:lastRenderedPageBreak/>
        <w:t>Definition of the problem</w:t>
      </w:r>
      <w:r w:rsidR="00EA1118">
        <w:t>/Objectives of the project</w:t>
      </w:r>
      <w:bookmarkEnd w:id="16"/>
    </w:p>
    <w:p w:rsidR="00EA1118" w:rsidRP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4436BA">
        <w:t>c</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4436BA">
        <w:t>c</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4436BA">
        <w:t>c</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4436BA">
        <w:t>c</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w:t>
      </w:r>
      <w:r w:rsidR="000308A7">
        <w:lastRenderedPageBreak/>
        <w:t xml:space="preserve">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17" w:name="_Toc461638163"/>
      <w:r>
        <w:t>Innovative aspects of the proposed project</w:t>
      </w:r>
      <w:bookmarkEnd w:id="17"/>
    </w:p>
    <w:p w:rsidR="00E016A3" w:rsidRDefault="00E016A3" w:rsidP="00E016A3">
      <w:r>
        <w:t xml:space="preserve">There has been a huge interest in the past few years in the realization of electron Si spin qubits. 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times are actually expected [12c],[1</w:t>
      </w:r>
      <w:r>
        <w:t>1</w:t>
      </w:r>
      <w:r w:rsidR="004436BA">
        <w:t>c</w:t>
      </w:r>
      <w:r>
        <w:t xml:space="preserve">].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18" w:name="_Toc461638164"/>
      <w:r>
        <w:t>Preliminary results</w:t>
      </w:r>
      <w:bookmarkEnd w:id="18"/>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noProof/>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19"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PCB board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noProof/>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rsidR="00314F29">
        <w:t xml:space="preserve"> [18</w:t>
      </w:r>
      <w:r w:rsidR="004436BA">
        <w:t>c</w:t>
      </w:r>
      <w:r>
        <w:t xml:space="preserve">], as explained in “What is reflectometry” section of the “State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 xml:space="preserve">For amplifying the reflected from the sample RF signal: series of </w:t>
      </w:r>
      <w:proofErr w:type="spellStart"/>
      <w:r>
        <w:t>Minicircuit’s</w:t>
      </w:r>
      <w:proofErr w:type="spellEnd"/>
      <w:r>
        <w:t xml:space="preserve">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20" w:name="_Toc461638165"/>
      <w:r>
        <w:lastRenderedPageBreak/>
        <w:t>Low temperature electronic transport measurements</w:t>
      </w:r>
      <w:r w:rsidR="00BC07E2">
        <w:t xml:space="preserve"> with the initial version reflectometry setup</w:t>
      </w:r>
      <w:bookmarkEnd w:id="20"/>
      <w:r w:rsidR="00BC07E2">
        <w:t xml:space="preserve"> </w:t>
      </w:r>
    </w:p>
    <w:p w:rsidR="00BC07E2" w:rsidRDefault="00933EE6" w:rsidP="00BC07E2">
      <w:r>
        <w:t>The SHT</w:t>
      </w:r>
      <w:r w:rsidR="00BC07E2">
        <w:t xml:space="preserve"> sample was fabricated by H. Watzinger and the nanofabrication de</w:t>
      </w:r>
      <w:r w:rsidR="004436BA">
        <w:t>scription can be found in [12c</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14F29">
        <w:t>[19</w:t>
      </w:r>
      <w:r w:rsidR="004436BA">
        <w:t>c</w:t>
      </w:r>
      <w:r w:rsidRPr="00FB7A30">
        <w:t>]</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21" w:name="_Toc461638166"/>
      <w:r>
        <w:t>Work</w:t>
      </w:r>
      <w:r w:rsidR="00E4427E">
        <w:t>ing</w:t>
      </w:r>
      <w:r>
        <w:t xml:space="preserve"> </w:t>
      </w:r>
      <w:r w:rsidR="0031474A">
        <w:t>plan</w:t>
      </w:r>
      <w:bookmarkEnd w:id="21"/>
    </w:p>
    <w:p w:rsidR="00BC07E2" w:rsidRDefault="00C73D23" w:rsidP="00315961">
      <w:pPr>
        <w:pStyle w:val="Heading3"/>
      </w:pPr>
      <w:bookmarkStart w:id="22" w:name="_Toc461638167"/>
      <w:r>
        <w:t>Towards gate reflectometry</w:t>
      </w:r>
      <w:bookmarkEnd w:id="22"/>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w:t>
      </w:r>
      <w:proofErr w:type="gramStart"/>
      <w:r w:rsidR="00C36145">
        <w:t xml:space="preserve">be </w:t>
      </w:r>
      <w:r>
        <w:t xml:space="preserve"> conducted</w:t>
      </w:r>
      <w:proofErr w:type="gramEnd"/>
      <w:r>
        <w:t xml:space="preserve">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https://github.com/nanoelectronics-new/qtlab</w:t>
        </w:r>
      </w:hyperlink>
    </w:p>
    <w:p w:rsidR="00BC07E2" w:rsidRDefault="00BC07E2" w:rsidP="00315961">
      <w:pPr>
        <w:pStyle w:val="Heading3"/>
      </w:pPr>
      <w:bookmarkStart w:id="23"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23"/>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rsidR="0083771F">
        <w:t>c</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83771F">
        <w:t>c</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24" w:author="Georgios KATSAROS" w:date="2016-09-14T19:04:00Z"/>
        </w:rPr>
      </w:pPr>
    </w:p>
    <w:p w:rsidR="00BC07E2" w:rsidRPr="00315961" w:rsidRDefault="00BC07E2" w:rsidP="00315961">
      <w:pPr>
        <w:pStyle w:val="Heading3"/>
      </w:pPr>
      <w:bookmarkStart w:id="25" w:name="_Toc461638169"/>
      <w:r w:rsidRPr="00315961">
        <w:rPr>
          <w:rStyle w:val="Heading4Char"/>
          <w:i w:val="0"/>
          <w:iCs w:val="0"/>
          <w:color w:val="1F4D78" w:themeColor="accent1" w:themeShade="7F"/>
        </w:rPr>
        <w:t>Spin dynamics experiments</w:t>
      </w:r>
      <w:bookmarkEnd w:id="25"/>
      <w:r w:rsidRPr="00315961">
        <w:t xml:space="preserve"> </w:t>
      </w:r>
    </w:p>
    <w:p w:rsidR="00BC07E2" w:rsidRDefault="00BC07E2" w:rsidP="00BC07E2">
      <w:pPr>
        <w:rPr>
          <w:b/>
        </w:rPr>
      </w:pPr>
      <w:r>
        <w:t>Once the gate reflectometry setup will be properly working, I will focus on performing spin manipulation experiments. During my PhD I will focus on the Loss-</w:t>
      </w:r>
      <w:proofErr w:type="spellStart"/>
      <w:r>
        <w:t>Divincenzo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 a qubit is the Pauli </w:t>
      </w:r>
      <w:proofErr w:type="gramStart"/>
      <w:r w:rsidR="00BC07E2">
        <w:t>exclusion 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w:t>
      </w:r>
      <w:proofErr w:type="gramStart"/>
      <w:r w:rsidR="0074003F">
        <w:t>exclusion principle</w:t>
      </w:r>
      <w:proofErr w:type="gramEnd"/>
      <w:r w:rsidR="0074003F">
        <w:t xml:space="preserv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14F29">
        <w:t xml:space="preserve">e approach of </w:t>
      </w:r>
      <w:proofErr w:type="spellStart"/>
      <w:r w:rsidR="00314F29">
        <w:t>Koppens</w:t>
      </w:r>
      <w:proofErr w:type="spellEnd"/>
      <w:r w:rsidR="00314F29">
        <w:t xml:space="preserve"> et al. [20</w:t>
      </w:r>
      <w:r w:rsidR="0083771F">
        <w:t>c</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w:t>
      </w:r>
      <w:r>
        <w:lastRenderedPageBreak/>
        <w:t>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w:t>
      </w:r>
      <w:r>
        <w:rPr>
          <w:rFonts w:eastAsiaTheme="minorEastAsia"/>
        </w:rPr>
        <w:lastRenderedPageBreak/>
        <w:t xml:space="preserve">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This technique is called g-tensor modulation technique</w:t>
      </w:r>
      <w:r w:rsidR="00314F29">
        <w:t xml:space="preserve"> [21</w:t>
      </w:r>
      <w:r w:rsidR="0083771F">
        <w:t>c</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83771F">
        <w:t>[12c</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02626F">
        <w:t>S(</w:t>
      </w:r>
      <w:proofErr w:type="gramEnd"/>
      <w:r w:rsidR="0002626F">
        <w:t xml:space="preserve">1,1) configuration probability </w:t>
      </w:r>
      <w:r>
        <w:t>should be observed proving the coherent spin manipulation</w:t>
      </w:r>
      <w:r w:rsidR="003E4746">
        <w:t xml:space="preserve"> [10c</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xperiments will be conducted [10c</w:t>
      </w:r>
      <w:r>
        <w:t xml:space="preserve">]. First, a ∏/2 pulse around the x axis </w:t>
      </w:r>
      <w:r w:rsidR="00080A79">
        <w:t xml:space="preserve">will be </w:t>
      </w:r>
      <w:r>
        <w:t xml:space="preserve">applied to bring the spin vector from the </w:t>
      </w:r>
      <w:proofErr w:type="gramStart"/>
      <w:r>
        <w:t>north pole</w:t>
      </w:r>
      <w:proofErr w:type="gramEnd"/>
      <w:r>
        <w:t xml:space="preserve"> (positive z ax</w:t>
      </w:r>
      <w:r w:rsidR="003A1A27">
        <w:t xml:space="preserve">is)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lastRenderedPageBreak/>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Del="00726D82" w:rsidRDefault="00BC07E2" w:rsidP="00BC07E2">
      <w:pPr>
        <w:rPr>
          <w:del w:id="26" w:author="Georgios KATSAROS" w:date="2016-09-14T19:04:00Z"/>
        </w:rPr>
      </w:pPr>
      <w:r>
        <w:t>Coherence can b</w:t>
      </w:r>
      <w:r w:rsidR="00DA0BC3">
        <w:t>e extended by the so called spin</w:t>
      </w:r>
      <w:r>
        <w:t xml:space="preserve"> echo technique which can partially cancel dephasing originating for example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14F29">
        <w:t>the pulse length errors [22</w:t>
      </w:r>
      <w:r w:rsidR="003E4746">
        <w:t>c</w:t>
      </w:r>
      <w:r>
        <w:t xml:space="preserve">].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BC07E2" w:rsidRDefault="00BC07E2" w:rsidP="00315961">
      <w:pPr>
        <w:pStyle w:val="Heading2"/>
        <w:numPr>
          <w:ilvl w:val="0"/>
          <w:numId w:val="1"/>
        </w:numPr>
      </w:pPr>
      <w:bookmarkStart w:id="27" w:name="_Toc461638170"/>
      <w:r>
        <w:t>International collaboration</w:t>
      </w:r>
      <w:r w:rsidR="00EA1118">
        <w:t>s</w:t>
      </w:r>
      <w:bookmarkEnd w:id="27"/>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xml:space="preserve">. Since they are a leading group with a vast knowledge in instrumentation and in the physics of spin dynamics, this collaboration will help me a lot in realizing the proposed project. It </w:t>
      </w:r>
      <w:r>
        <w:lastRenderedPageBreak/>
        <w:t>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28" w:author="Georgios KATSAROS" w:date="2016-09-14T18:59:00Z"/>
        </w:rPr>
      </w:pPr>
    </w:p>
    <w:p w:rsidR="00BC07E2" w:rsidRDefault="00AF3F52" w:rsidP="00315961">
      <w:pPr>
        <w:pStyle w:val="Heading2"/>
        <w:numPr>
          <w:ilvl w:val="0"/>
          <w:numId w:val="1"/>
        </w:numPr>
      </w:pPr>
      <w:bookmarkStart w:id="29" w:name="_Toc461638171"/>
      <w:r>
        <w:t>W</w:t>
      </w:r>
      <w:r w:rsidR="00BC07E2">
        <w:t>ork table</w:t>
      </w:r>
      <w:bookmarkEnd w:id="29"/>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C73D23" w:rsidRPr="00AF3F52" w:rsidTr="00174151">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C73D23" w:rsidRPr="00AF3F52" w:rsidTr="00174151">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r>
      <w:tr w:rsidR="00C73D23" w:rsidRPr="00AF3F52" w:rsidTr="00174151">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r>
    </w:tbl>
    <w:p w:rsidR="00BC07E2" w:rsidRPr="00174151" w:rsidRDefault="00BC07E2" w:rsidP="00BC07E2">
      <w:pPr>
        <w:rPr>
          <w:sz w:val="20"/>
          <w:szCs w:val="20"/>
        </w:rPr>
      </w:pPr>
    </w:p>
    <w:p w:rsidR="00BC07E2" w:rsidRDefault="00BC07E2" w:rsidP="00315961">
      <w:pPr>
        <w:pStyle w:val="Heading2"/>
        <w:numPr>
          <w:ilvl w:val="0"/>
          <w:numId w:val="1"/>
        </w:numPr>
      </w:pPr>
      <w:bookmarkStart w:id="30" w:name="_Toc461638172"/>
      <w:r>
        <w:t>Contingency plan:</w:t>
      </w:r>
      <w:bookmarkEnd w:id="30"/>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14F29">
        <w:t>ly demonstrated in our group [23</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BC07E2" w:rsidRDefault="000B60BE" w:rsidP="00315961">
      <w:pPr>
        <w:pStyle w:val="Heading2"/>
        <w:numPr>
          <w:ilvl w:val="0"/>
          <w:numId w:val="1"/>
        </w:numPr>
      </w:pPr>
      <w:bookmarkStart w:id="31" w:name="_Toc461638173"/>
      <w:r>
        <w:t>Personal qualification</w:t>
      </w:r>
      <w:r w:rsidR="00885FAC">
        <w:t xml:space="preserve"> </w:t>
      </w:r>
      <w:r w:rsidR="00D31084">
        <w:t>- matching of my profile with the demands of the project</w:t>
      </w:r>
      <w:bookmarkEnd w:id="31"/>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w:t>
      </w:r>
      <w:proofErr w:type="gramStart"/>
      <w:r>
        <w:t>professor</w:t>
      </w:r>
      <w:proofErr w:type="gramEnd"/>
      <w:r>
        <w:t xml:space="preserve"> </w:t>
      </w:r>
      <w:proofErr w:type="spellStart"/>
      <w:r>
        <w:t>Tomislav</w:t>
      </w:r>
      <w:proofErr w:type="spellEnd"/>
      <w:r>
        <w:t xml:space="preserve"> </w:t>
      </w:r>
      <w:proofErr w:type="spellStart"/>
      <w:r>
        <w:t>Suligoj</w:t>
      </w:r>
      <w:proofErr w:type="spellEnd"/>
      <w:r>
        <w:t xml:space="preserve">, I have focused on design and analysis of the RF circuits in 180 nm </w:t>
      </w:r>
      <w:proofErr w:type="spellStart"/>
      <w:r>
        <w:t>BiCMOS</w:t>
      </w:r>
      <w:proofErr w:type="spellEnd"/>
      <w:r>
        <w:t xml:space="preserve"> technology with the HCBT, which gave me a background in performing simulations, design and analysis of the electronics circuits.</w:t>
      </w:r>
    </w:p>
    <w:p w:rsidR="00BC07E2" w:rsidRDefault="00BC07E2" w:rsidP="00BC07E2">
      <w:r>
        <w:lastRenderedPageBreak/>
        <w:t xml:space="preserve">Fascinated by the idea of quantum computation, I moved in April to the Johannes Kepler University to work as a research assistant in the group of dr.sc. Georgios Katsaros. There I started working on the development of an </w:t>
      </w:r>
      <w:proofErr w:type="spellStart"/>
      <w:r>
        <w:t>ohmic</w:t>
      </w:r>
      <w:proofErr w:type="spellEnd"/>
      <w:r>
        <w:t xml:space="preserve"> reflectometry system for charge readout of </w:t>
      </w:r>
      <w:proofErr w:type="spellStart"/>
      <w:r>
        <w:t>SiGe</w:t>
      </w:r>
      <w:proofErr w:type="spellEnd"/>
      <w:r>
        <w:t xml:space="preserv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w:t>
      </w:r>
      <w:proofErr w:type="spellStart"/>
      <w:r>
        <w:t>SpinTech</w:t>
      </w:r>
      <w:proofErr w:type="spellEnd"/>
      <w:r>
        <w:t xml:space="preserve">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w:t>
      </w:r>
      <w:proofErr w:type="spellStart"/>
      <w:r>
        <w:t>SiGe</w:t>
      </w:r>
      <w:proofErr w:type="spellEnd"/>
      <w:r>
        <w:t xml:space="preserv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w:t>
      </w:r>
      <w:proofErr w:type="gramStart"/>
      <w:r>
        <w:t>… )</w:t>
      </w:r>
      <w:proofErr w:type="gramEnd"/>
      <w:r>
        <w:t xml:space="preserve">. I was also following the experiment of Filip Malinowski – tuning the GaAs double and triple QD for coherent spin manipulation and readout using a charge sensor </w:t>
      </w:r>
      <w:proofErr w:type="spellStart"/>
      <w:r>
        <w:t>ohmic</w:t>
      </w:r>
      <w:proofErr w:type="spellEnd"/>
      <w:r>
        <w:t xml:space="preserve"> reflectometry setup.  Since 2016 I am a PhD student </w:t>
      </w:r>
      <w:r w:rsidR="00213B68">
        <w:t xml:space="preserve">in the group of </w:t>
      </w:r>
      <w:r>
        <w:t>Georgios Katsaros, at the Institute of Science and Technology (IST), Austria, currently working on a second version of a</w:t>
      </w:r>
      <w:r w:rsidR="005225BF">
        <w:t xml:space="preserve">n </w:t>
      </w:r>
      <w:proofErr w:type="spellStart"/>
      <w:r w:rsidR="005225BF">
        <w:t>ohmic</w:t>
      </w:r>
      <w:proofErr w:type="spellEnd"/>
      <w:r>
        <w:t xml:space="preserve"> reflectometry readout system for spin relaxation experiments. </w:t>
      </w:r>
    </w:p>
    <w:p w:rsidR="0048735F" w:rsidDel="00AF3F52" w:rsidRDefault="0048735F" w:rsidP="00BC07E2">
      <w:pPr>
        <w:rPr>
          <w:del w:id="32" w:author="Georgios KATSAROS" w:date="2016-09-14T18:59:00Z"/>
        </w:rPr>
      </w:pPr>
    </w:p>
    <w:p w:rsidR="00BC07E2" w:rsidRDefault="00BC07E2" w:rsidP="00BC07E2">
      <w:pPr>
        <w:pStyle w:val="Heading1"/>
      </w:pPr>
      <w:bookmarkStart w:id="33" w:name="_Toc461638174"/>
      <w:r>
        <w:t>References:</w:t>
      </w:r>
      <w:bookmarkEnd w:id="33"/>
    </w:p>
    <w:p w:rsidR="00BC07E2" w:rsidRDefault="00BC07E2" w:rsidP="00BC07E2">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 xml:space="preserve">Jarryd J. </w:t>
      </w:r>
      <w:proofErr w:type="spellStart"/>
      <w:r w:rsidRPr="008435CA">
        <w:t>Pla</w:t>
      </w:r>
      <w:proofErr w:type="spellEnd"/>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 xml:space="preserve">Jarryd J. </w:t>
      </w:r>
      <w:proofErr w:type="spellStart"/>
      <w:r w:rsidRPr="008435CA">
        <w:t>Pla</w:t>
      </w:r>
      <w:proofErr w:type="spellEnd"/>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proofErr w:type="spellStart"/>
      <w:r>
        <w:rPr>
          <w:lang w:val="de-AT"/>
        </w:rPr>
        <w:t>Xiaobo</w:t>
      </w:r>
      <w:proofErr w:type="spellEnd"/>
      <w:r>
        <w:rPr>
          <w:lang w:val="de-AT"/>
        </w:rPr>
        <w:t xml:space="preserve">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4436BA" w:rsidP="00BC07E2">
      <w:pPr>
        <w:pStyle w:val="ListParagraph"/>
        <w:numPr>
          <w:ilvl w:val="0"/>
          <w:numId w:val="8"/>
        </w:numPr>
        <w:rPr>
          <w:i/>
        </w:rPr>
      </w:pPr>
      <w:r>
        <w:t xml:space="preserve">6 </w:t>
      </w:r>
      <w:r w:rsidR="000B7DB4">
        <w:t xml:space="preserve">David P. </w:t>
      </w:r>
      <w:proofErr w:type="spellStart"/>
      <w:r w:rsidR="000B7DB4">
        <w:t>DiVincenzo</w:t>
      </w:r>
      <w:proofErr w:type="spellEnd"/>
      <w:r w:rsidR="00BC07E2">
        <w:t xml:space="preserve">  </w:t>
      </w:r>
      <w:hyperlink r:id="rId23" w:history="1">
        <w:proofErr w:type="spellStart"/>
        <w:r w:rsidR="00BC07E2" w:rsidRPr="00FA1753">
          <w:rPr>
            <w:i/>
          </w:rPr>
          <w:t>arXiv:quant-ph</w:t>
        </w:r>
        <w:proofErr w:type="spellEnd"/>
        <w:r w:rsidR="00BC07E2" w:rsidRPr="00FA1753">
          <w:rPr>
            <w:i/>
          </w:rPr>
          <w:t>/0002077v3</w:t>
        </w:r>
      </w:hyperlink>
    </w:p>
    <w:p w:rsidR="00BC07E2" w:rsidRPr="007D24E4" w:rsidRDefault="00570D55" w:rsidP="00BC07E2">
      <w:pPr>
        <w:pStyle w:val="ListParagraph"/>
        <w:numPr>
          <w:ilvl w:val="0"/>
          <w:numId w:val="8"/>
        </w:numPr>
        <w:rPr>
          <w:rStyle w:val="apple-converted-space"/>
          <w:i/>
        </w:rPr>
      </w:pPr>
      <w:hyperlink r:id="rId24"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 xml:space="preserve">P. D. </w:t>
        </w:r>
        <w:proofErr w:type="spellStart"/>
        <w:r w:rsidR="00BC07E2" w:rsidRPr="00FA1753">
          <w:rPr>
            <w:rStyle w:val="Hyperlink"/>
            <w:rFonts w:cs="Helvetica"/>
            <w:color w:val="000000" w:themeColor="text1"/>
            <w:u w:val="none"/>
            <w:shd w:val="clear" w:color="auto" w:fill="FFFFFF"/>
          </w:rPr>
          <w:t>Nissen</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 xml:space="preserve">Ł. </w:t>
        </w:r>
        <w:proofErr w:type="spellStart"/>
        <w:r w:rsidR="00BC07E2" w:rsidRPr="00FA1753">
          <w:rPr>
            <w:rStyle w:val="Hyperlink"/>
            <w:rFonts w:cs="Helvetica"/>
            <w:color w:val="000000" w:themeColor="text1"/>
            <w:u w:val="none"/>
            <w:shd w:val="clear" w:color="auto" w:fill="FFFFFF"/>
          </w:rPr>
          <w:t>Cywiński</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 xml:space="preserve">S. </w:t>
        </w:r>
        <w:proofErr w:type="spellStart"/>
        <w:r w:rsidR="00BC07E2" w:rsidRPr="00FA1753">
          <w:rPr>
            <w:rStyle w:val="Hyperlink"/>
            <w:rFonts w:cs="Helvetica"/>
            <w:color w:val="000000" w:themeColor="text1"/>
            <w:u w:val="none"/>
            <w:shd w:val="clear" w:color="auto" w:fill="FFFFFF"/>
          </w:rPr>
          <w:t>Fallahi</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 xml:space="preserve">M. J. </w:t>
        </w:r>
        <w:proofErr w:type="spellStart"/>
        <w:r w:rsidR="00BC07E2" w:rsidRPr="00FA1753">
          <w:rPr>
            <w:rStyle w:val="Hyperlink"/>
            <w:rFonts w:cs="Helvetica"/>
            <w:color w:val="000000" w:themeColor="text1"/>
            <w:u w:val="none"/>
            <w:shd w:val="clear" w:color="auto" w:fill="FFFFFF"/>
          </w:rPr>
          <w:t>Manfra</w:t>
        </w:r>
        <w:proofErr w:type="spellEnd"/>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4"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5"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sidR="000B7DB4">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641F55" w:rsidRPr="00AF3F52">
        <w:rPr>
          <w:rStyle w:val="apple-converted-space"/>
          <w:rFonts w:ascii="Helvetica" w:hAnsi="Helvetica" w:cs="Helvetica"/>
          <w:color w:val="000000"/>
          <w:shd w:val="clear" w:color="auto" w:fill="FFFFFF"/>
          <w:lang w:val="de-AT"/>
        </w:rPr>
        <w:t> </w:t>
      </w:r>
      <w:hyperlink r:id="rId37" w:tooltip="Abstract" w:history="1">
        <w:r w:rsidR="00641F55" w:rsidRPr="00AF3F52">
          <w:rPr>
            <w:i/>
            <w:lang w:val="de-AT"/>
          </w:rPr>
          <w:t>arXiv:1607.02977</w:t>
        </w:r>
      </w:hyperlink>
      <w:r w:rsidRPr="00AF3F52">
        <w:rPr>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 xml:space="preserve">R. </w:t>
      </w:r>
      <w:proofErr w:type="spellStart"/>
      <w:r w:rsidR="000B7DB4">
        <w:rPr>
          <w:shd w:val="clear" w:color="auto" w:fill="FFFFFF"/>
        </w:rPr>
        <w:t>Maurand</w:t>
      </w:r>
      <w:proofErr w:type="spellEnd"/>
      <w:r w:rsidR="000B7DB4">
        <w:rPr>
          <w:shd w:val="clear" w:color="auto" w:fill="FFFFFF"/>
        </w:rPr>
        <w:t xml:space="preserve"> et al.</w:t>
      </w:r>
      <w:r w:rsidRPr="00D5323A">
        <w:rPr>
          <w:shd w:val="clear" w:color="auto" w:fill="FFFFFF"/>
        </w:rPr>
        <w:t xml:space="preserve">  </w:t>
      </w:r>
      <w:hyperlink r:id="rId38"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lastRenderedPageBreak/>
        <w:t xml:space="preserve"> </w:t>
      </w:r>
      <w:r w:rsidR="000B7DB4">
        <w:rPr>
          <w:lang w:val="de-AT"/>
        </w:rPr>
        <w:t>Gonzalez-</w:t>
      </w:r>
      <w:proofErr w:type="spellStart"/>
      <w:r w:rsidR="000B7DB4">
        <w:rPr>
          <w:lang w:val="de-AT"/>
        </w:rPr>
        <w:t>Zalba</w:t>
      </w:r>
      <w:proofErr w:type="spellEnd"/>
      <w:r w:rsidR="000B7DB4">
        <w:rPr>
          <w:lang w:val="de-AT"/>
        </w:rPr>
        <w:t>,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w:t>
      </w:r>
      <w:proofErr w:type="spellStart"/>
      <w:r>
        <w:t>Colless</w:t>
      </w:r>
      <w:proofErr w:type="spellEnd"/>
      <w:r>
        <w:t xml:space="preserve">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t xml:space="preserve"> Juha T. </w:t>
      </w:r>
      <w:proofErr w:type="spellStart"/>
      <w:r w:rsidRPr="009862DD">
        <w:rPr>
          <w:lang w:val="de-AT"/>
        </w:rPr>
        <w:t>Muhonen</w:t>
      </w:r>
      <w:proofErr w:type="spellEnd"/>
      <w:r w:rsidRPr="009862DD">
        <w:rPr>
          <w:lang w:val="de-AT"/>
        </w:rPr>
        <w:t xml:space="preserve">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w:t>
      </w:r>
      <w:proofErr w:type="spellStart"/>
      <w:r>
        <w:t>Fasth</w:t>
      </w:r>
      <w:proofErr w:type="spellEnd"/>
      <w:r>
        <w:t xml:space="preserve"> et al.</w:t>
      </w:r>
      <w:r w:rsidR="00BC07E2">
        <w:t xml:space="preserve"> </w:t>
      </w:r>
      <w:proofErr w:type="spellStart"/>
      <w:r w:rsidR="00BC07E2" w:rsidRPr="0053298E">
        <w:rPr>
          <w:i/>
        </w:rPr>
        <w:t>Nanoletters</w:t>
      </w:r>
      <w:proofErr w:type="spellEnd"/>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9"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40"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1"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AF3F52">
        <w:rPr>
          <w:rStyle w:val="apple-converted-space"/>
          <w:rFonts w:ascii="Verdana" w:hAnsi="Verdana"/>
          <w:color w:val="333333"/>
          <w:sz w:val="17"/>
          <w:szCs w:val="17"/>
          <w:shd w:val="clear" w:color="auto" w:fill="FFFFFF"/>
        </w:rPr>
        <w:t xml:space="preserve"> </w:t>
      </w:r>
      <w:r w:rsidRPr="001C7C33">
        <w:t xml:space="preserve">Jan Fischer and Daniel </w:t>
      </w:r>
      <w:proofErr w:type="gramStart"/>
      <w:r w:rsidRPr="001C7C33">
        <w:t>Loss</w:t>
      </w:r>
      <w:r w:rsidR="000B7DB4">
        <w:t xml:space="preserve"> </w:t>
      </w:r>
      <w:r>
        <w:t xml:space="preserve"> </w:t>
      </w:r>
      <w:r w:rsidRPr="001C7C33">
        <w:rPr>
          <w:i/>
        </w:rPr>
        <w:t>Phys</w:t>
      </w:r>
      <w:proofErr w:type="gramEnd"/>
      <w:r w:rsidRPr="001C7C33">
        <w:rPr>
          <w:i/>
        </w:rPr>
        <w:t>.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proofErr w:type="spellStart"/>
      <w:r w:rsidRPr="009862DD">
        <w:rPr>
          <w:lang w:val="de-AT"/>
        </w:rPr>
        <w:t>Zwanenburg</w:t>
      </w:r>
      <w:proofErr w:type="spellEnd"/>
      <w:r w:rsidRPr="009862DD">
        <w:rPr>
          <w:lang w:val="de-AT"/>
        </w:rPr>
        <w:t xml:space="preserve">, F. A.  </w:t>
      </w:r>
      <w:proofErr w:type="spellStart"/>
      <w:r w:rsidRPr="009862DD">
        <w:rPr>
          <w:i/>
          <w:lang w:val="de-AT"/>
        </w:rPr>
        <w:t>Rev</w:t>
      </w:r>
      <w:proofErr w:type="spellEnd"/>
      <w:r w:rsidRPr="009862DD">
        <w:rPr>
          <w:i/>
          <w:lang w:val="de-AT"/>
        </w:rPr>
        <w:t xml:space="preserve">.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w:t>
      </w:r>
      <w:proofErr w:type="spellStart"/>
      <w:r>
        <w:t>Driscol</w:t>
      </w:r>
      <w:proofErr w:type="spellEnd"/>
      <w:r>
        <w:t xml:space="preserve">, A. C. </w:t>
      </w:r>
      <w:proofErr w:type="spellStart"/>
      <w:r>
        <w:t>Gossar</w:t>
      </w:r>
      <w:r w:rsidR="007327B8">
        <w:t>d</w:t>
      </w:r>
      <w:proofErr w:type="spellEnd"/>
      <w:r w:rsidR="007327B8">
        <w:t xml:space="preserve">, J. Levy, and D. D. </w:t>
      </w:r>
      <w:proofErr w:type="spellStart"/>
      <w:r w:rsidR="007327B8">
        <w:t>Awschalom</w:t>
      </w:r>
      <w:proofErr w:type="spellEnd"/>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w:t>
      </w:r>
      <w:proofErr w:type="spellStart"/>
      <w:r>
        <w:t>Brenning</w:t>
      </w:r>
      <w:proofErr w:type="spellEnd"/>
      <w:r>
        <w:t xml:space="preserve"> et al. </w:t>
      </w:r>
      <w:r w:rsidRPr="00BF21CF">
        <w:rPr>
          <w:i/>
        </w:rPr>
        <w:t>Journal of Applied Physics</w:t>
      </w:r>
      <w:r>
        <w:rPr>
          <w:i/>
        </w:rPr>
        <w:t xml:space="preserve"> </w:t>
      </w:r>
      <w:r w:rsidRPr="00BF21CF">
        <w:rPr>
          <w:b/>
        </w:rPr>
        <w:t>2006</w:t>
      </w:r>
      <w:r>
        <w:t xml:space="preserve"> 100, 114321 </w:t>
      </w:r>
    </w:p>
    <w:p w:rsidR="00A03474" w:rsidRPr="00D126FA" w:rsidRDefault="00A03474" w:rsidP="00D126FA">
      <w:pPr>
        <w:tabs>
          <w:tab w:val="left" w:pos="1152"/>
        </w:tabs>
        <w:rPr>
          <w:sz w:val="48"/>
          <w:szCs w:val="48"/>
        </w:rPr>
      </w:pPr>
    </w:p>
    <w:sectPr w:rsidR="00A03474" w:rsidRPr="00D126FA" w:rsidSect="00CE6D64">
      <w:footerReference w:type="default" r:id="rId42"/>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D55" w:rsidRDefault="00570D55" w:rsidP="007436F6">
      <w:pPr>
        <w:spacing w:after="0" w:line="240" w:lineRule="auto"/>
      </w:pPr>
      <w:r>
        <w:separator/>
      </w:r>
    </w:p>
  </w:endnote>
  <w:endnote w:type="continuationSeparator" w:id="0">
    <w:p w:rsidR="00570D55" w:rsidRDefault="00570D55"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CE6D64" w:rsidRDefault="00CE6D64">
        <w:pPr>
          <w:pStyle w:val="Footer"/>
          <w:jc w:val="right"/>
        </w:pPr>
        <w:r>
          <w:fldChar w:fldCharType="begin"/>
        </w:r>
        <w:r>
          <w:instrText xml:space="preserve"> PAGE   \* MERGEFORMAT </w:instrText>
        </w:r>
        <w:r>
          <w:fldChar w:fldCharType="separate"/>
        </w:r>
        <w:r w:rsidR="00314F29">
          <w:rPr>
            <w:noProof/>
          </w:rPr>
          <w:t>4</w:t>
        </w:r>
        <w:r>
          <w:rPr>
            <w:noProof/>
          </w:rPr>
          <w:fldChar w:fldCharType="end"/>
        </w:r>
      </w:p>
    </w:sdtContent>
  </w:sdt>
  <w:p w:rsidR="00CE6D64" w:rsidRDefault="00CE6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D55" w:rsidRDefault="00570D55" w:rsidP="007436F6">
      <w:pPr>
        <w:spacing w:after="0" w:line="240" w:lineRule="auto"/>
      </w:pPr>
      <w:r>
        <w:separator/>
      </w:r>
    </w:p>
  </w:footnote>
  <w:footnote w:type="continuationSeparator" w:id="0">
    <w:p w:rsidR="00570D55" w:rsidRDefault="00570D55"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4"/>
  </w:num>
  <w:num w:numId="2">
    <w:abstractNumId w:val="12"/>
  </w:num>
  <w:num w:numId="3">
    <w:abstractNumId w:val="2"/>
  </w:num>
  <w:num w:numId="4">
    <w:abstractNumId w:val="1"/>
  </w:num>
  <w:num w:numId="5">
    <w:abstractNumId w:val="21"/>
  </w:num>
  <w:num w:numId="6">
    <w:abstractNumId w:val="0"/>
  </w:num>
  <w:num w:numId="7">
    <w:abstractNumId w:val="6"/>
  </w:num>
  <w:num w:numId="8">
    <w:abstractNumId w:val="26"/>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5"/>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0D55"/>
    <w:rsid w:val="005710A5"/>
    <w:rsid w:val="0057285B"/>
    <w:rsid w:val="00573BFB"/>
    <w:rsid w:val="00577FEC"/>
    <w:rsid w:val="00580D5B"/>
    <w:rsid w:val="00582DCE"/>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E6D64"/>
    <w:rsid w:val="00CF0FE1"/>
    <w:rsid w:val="00CF4C1F"/>
    <w:rsid w:val="00CF69F0"/>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find/cond-mat/1/au:+Nissen_P/0/1/0/all/0/1" TargetMode="External"/><Relationship Id="rId39" Type="http://schemas.openxmlformats.org/officeDocument/2006/relationships/hyperlink" Target="http://www.nature.com/nature/journal/v526/n7573/abs/nature1526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find/cond-mat/1/au:+Kuemmeth_F/0/1/0/all/0/1"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rxiv.org/find/cond-mat/1/au:+Rudner_M/0/1/0/all/0/1" TargetMode="External"/><Relationship Id="rId41" Type="http://schemas.openxmlformats.org/officeDocument/2006/relationships/hyperlink" Target="http://scitation.aip.org/content/contributor/AU0359152;jsessionid=0v5VY-bGXJiQk8fx_SoWO4Dw.x-aip-live-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7.02977" TargetMode="External"/><Relationship Id="rId40" Type="http://schemas.openxmlformats.org/officeDocument/2006/relationships/hyperlink" Target="http://www.nature.com/nnano/journal/v9/n9/abs/nnano.2014.153.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openxmlformats.org/officeDocument/2006/relationships/hyperlink" Target="https://arxiv.org/find/cond-mat/1/au:+Gardner_G/0/1/0/all/0/1"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5612A-3AAE-4D77-B1AD-1A00828E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23</Pages>
  <Words>6835</Words>
  <Characters>38965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11</cp:revision>
  <dcterms:created xsi:type="dcterms:W3CDTF">2016-09-15T09:50:00Z</dcterms:created>
  <dcterms:modified xsi:type="dcterms:W3CDTF">2016-09-15T13:11:00Z</dcterms:modified>
</cp:coreProperties>
</file>