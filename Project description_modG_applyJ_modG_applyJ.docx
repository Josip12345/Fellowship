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8F0567"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789995" w:history="1">
            <w:r w:rsidR="008F0567" w:rsidRPr="009D79CD">
              <w:rPr>
                <w:rStyle w:val="Hyperlink"/>
                <w:noProof/>
              </w:rPr>
              <w:t>Spin dynamics of a hole spin qubit measured with gate reflectometry</w:t>
            </w:r>
            <w:r w:rsidR="008F0567">
              <w:rPr>
                <w:noProof/>
                <w:webHidden/>
              </w:rPr>
              <w:tab/>
            </w:r>
            <w:r w:rsidR="008F0567">
              <w:rPr>
                <w:noProof/>
                <w:webHidden/>
              </w:rPr>
              <w:fldChar w:fldCharType="begin"/>
            </w:r>
            <w:r w:rsidR="008F0567">
              <w:rPr>
                <w:noProof/>
                <w:webHidden/>
              </w:rPr>
              <w:instrText xml:space="preserve"> PAGEREF _Toc461789995 \h </w:instrText>
            </w:r>
            <w:r w:rsidR="008F0567">
              <w:rPr>
                <w:noProof/>
                <w:webHidden/>
              </w:rPr>
            </w:r>
            <w:r w:rsidR="008F0567">
              <w:rPr>
                <w:noProof/>
                <w:webHidden/>
              </w:rPr>
              <w:fldChar w:fldCharType="separate"/>
            </w:r>
            <w:r w:rsidR="008F0567">
              <w:rPr>
                <w:noProof/>
                <w:webHidden/>
              </w:rPr>
              <w:t>2</w:t>
            </w:r>
            <w:r w:rsidR="008F0567">
              <w:rPr>
                <w:noProof/>
                <w:webHidden/>
              </w:rPr>
              <w:fldChar w:fldCharType="end"/>
            </w:r>
          </w:hyperlink>
        </w:p>
        <w:p w:rsidR="008F0567" w:rsidRDefault="008F0567">
          <w:pPr>
            <w:pStyle w:val="TOC1"/>
            <w:tabs>
              <w:tab w:val="right" w:leader="dot" w:pos="9350"/>
            </w:tabs>
            <w:rPr>
              <w:rFonts w:eastAsiaTheme="minorEastAsia"/>
              <w:noProof/>
            </w:rPr>
          </w:pPr>
          <w:hyperlink w:anchor="_Toc461789996" w:history="1">
            <w:r w:rsidRPr="009D79CD">
              <w:rPr>
                <w:rStyle w:val="Hyperlink"/>
                <w:noProof/>
              </w:rPr>
              <w:t>Abstract</w:t>
            </w:r>
            <w:r>
              <w:rPr>
                <w:noProof/>
                <w:webHidden/>
              </w:rPr>
              <w:tab/>
            </w:r>
            <w:r>
              <w:rPr>
                <w:noProof/>
                <w:webHidden/>
              </w:rPr>
              <w:fldChar w:fldCharType="begin"/>
            </w:r>
            <w:r>
              <w:rPr>
                <w:noProof/>
                <w:webHidden/>
              </w:rPr>
              <w:instrText xml:space="preserve"> PAGEREF _Toc461789996 \h </w:instrText>
            </w:r>
            <w:r>
              <w:rPr>
                <w:noProof/>
                <w:webHidden/>
              </w:rPr>
            </w:r>
            <w:r>
              <w:rPr>
                <w:noProof/>
                <w:webHidden/>
              </w:rPr>
              <w:fldChar w:fldCharType="separate"/>
            </w:r>
            <w:r>
              <w:rPr>
                <w:noProof/>
                <w:webHidden/>
              </w:rPr>
              <w:t>2</w:t>
            </w:r>
            <w:r>
              <w:rPr>
                <w:noProof/>
                <w:webHidden/>
              </w:rPr>
              <w:fldChar w:fldCharType="end"/>
            </w:r>
          </w:hyperlink>
        </w:p>
        <w:p w:rsidR="008F0567" w:rsidRDefault="008F0567">
          <w:pPr>
            <w:pStyle w:val="TOC1"/>
            <w:tabs>
              <w:tab w:val="right" w:leader="dot" w:pos="9350"/>
            </w:tabs>
            <w:rPr>
              <w:rFonts w:eastAsiaTheme="minorEastAsia"/>
              <w:noProof/>
            </w:rPr>
          </w:pPr>
          <w:hyperlink w:anchor="_Toc461789997" w:history="1">
            <w:r w:rsidRPr="009D79CD">
              <w:rPr>
                <w:rStyle w:val="Hyperlink"/>
                <w:noProof/>
              </w:rPr>
              <w:t>Project description:</w:t>
            </w:r>
            <w:r>
              <w:rPr>
                <w:noProof/>
                <w:webHidden/>
              </w:rPr>
              <w:tab/>
            </w:r>
            <w:r>
              <w:rPr>
                <w:noProof/>
                <w:webHidden/>
              </w:rPr>
              <w:fldChar w:fldCharType="begin"/>
            </w:r>
            <w:r>
              <w:rPr>
                <w:noProof/>
                <w:webHidden/>
              </w:rPr>
              <w:instrText xml:space="preserve"> PAGEREF _Toc461789997 \h </w:instrText>
            </w:r>
            <w:r>
              <w:rPr>
                <w:noProof/>
                <w:webHidden/>
              </w:rPr>
            </w:r>
            <w:r>
              <w:rPr>
                <w:noProof/>
                <w:webHidden/>
              </w:rPr>
              <w:fldChar w:fldCharType="separate"/>
            </w:r>
            <w:r>
              <w:rPr>
                <w:noProof/>
                <w:webHidden/>
              </w:rPr>
              <w:t>3</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89998" w:history="1">
            <w:r w:rsidRPr="009D79CD">
              <w:rPr>
                <w:rStyle w:val="Hyperlink"/>
                <w:noProof/>
              </w:rPr>
              <w:t>1.</w:t>
            </w:r>
            <w:r>
              <w:rPr>
                <w:rFonts w:eastAsiaTheme="minorEastAsia"/>
                <w:noProof/>
              </w:rPr>
              <w:tab/>
            </w:r>
            <w:r w:rsidRPr="009D79CD">
              <w:rPr>
                <w:rStyle w:val="Hyperlink"/>
                <w:noProof/>
              </w:rPr>
              <w:t>Background</w:t>
            </w:r>
            <w:r>
              <w:rPr>
                <w:noProof/>
                <w:webHidden/>
              </w:rPr>
              <w:tab/>
            </w:r>
            <w:r>
              <w:rPr>
                <w:noProof/>
                <w:webHidden/>
              </w:rPr>
              <w:fldChar w:fldCharType="begin"/>
            </w:r>
            <w:r>
              <w:rPr>
                <w:noProof/>
                <w:webHidden/>
              </w:rPr>
              <w:instrText xml:space="preserve"> PAGEREF _Toc461789998 \h </w:instrText>
            </w:r>
            <w:r>
              <w:rPr>
                <w:noProof/>
                <w:webHidden/>
              </w:rPr>
            </w:r>
            <w:r>
              <w:rPr>
                <w:noProof/>
                <w:webHidden/>
              </w:rPr>
              <w:fldChar w:fldCharType="separate"/>
            </w:r>
            <w:r>
              <w:rPr>
                <w:noProof/>
                <w:webHidden/>
              </w:rPr>
              <w:t>3</w:t>
            </w:r>
            <w:r>
              <w:rPr>
                <w:noProof/>
                <w:webHidden/>
              </w:rPr>
              <w:fldChar w:fldCharType="end"/>
            </w:r>
          </w:hyperlink>
        </w:p>
        <w:p w:rsidR="008F0567" w:rsidRDefault="008F0567">
          <w:pPr>
            <w:pStyle w:val="TOC3"/>
            <w:tabs>
              <w:tab w:val="right" w:leader="dot" w:pos="9350"/>
            </w:tabs>
            <w:rPr>
              <w:rFonts w:eastAsiaTheme="minorEastAsia"/>
              <w:noProof/>
            </w:rPr>
          </w:pPr>
          <w:hyperlink w:anchor="_Toc461789999" w:history="1">
            <w:r w:rsidRPr="009D79CD">
              <w:rPr>
                <w:rStyle w:val="Hyperlink"/>
                <w:noProof/>
              </w:rPr>
              <w:t>State of the art</w:t>
            </w:r>
            <w:r>
              <w:rPr>
                <w:noProof/>
                <w:webHidden/>
              </w:rPr>
              <w:tab/>
            </w:r>
            <w:r>
              <w:rPr>
                <w:noProof/>
                <w:webHidden/>
              </w:rPr>
              <w:fldChar w:fldCharType="begin"/>
            </w:r>
            <w:r>
              <w:rPr>
                <w:noProof/>
                <w:webHidden/>
              </w:rPr>
              <w:instrText xml:space="preserve"> PAGEREF _Toc461789999 \h </w:instrText>
            </w:r>
            <w:r>
              <w:rPr>
                <w:noProof/>
                <w:webHidden/>
              </w:rPr>
            </w:r>
            <w:r>
              <w:rPr>
                <w:noProof/>
                <w:webHidden/>
              </w:rPr>
              <w:fldChar w:fldCharType="separate"/>
            </w:r>
            <w:r>
              <w:rPr>
                <w:noProof/>
                <w:webHidden/>
              </w:rPr>
              <w:t>3</w:t>
            </w:r>
            <w:r>
              <w:rPr>
                <w:noProof/>
                <w:webHidden/>
              </w:rPr>
              <w:fldChar w:fldCharType="end"/>
            </w:r>
          </w:hyperlink>
        </w:p>
        <w:p w:rsidR="008F0567" w:rsidRDefault="008F0567">
          <w:pPr>
            <w:pStyle w:val="TOC3"/>
            <w:tabs>
              <w:tab w:val="right" w:leader="dot" w:pos="9350"/>
            </w:tabs>
            <w:rPr>
              <w:rFonts w:eastAsiaTheme="minorEastAsia"/>
              <w:noProof/>
            </w:rPr>
          </w:pPr>
          <w:hyperlink w:anchor="_Toc461790000" w:history="1">
            <w:r w:rsidRPr="009D79CD">
              <w:rPr>
                <w:rStyle w:val="Hyperlink"/>
                <w:noProof/>
              </w:rPr>
              <w:t>Measurement techniques</w:t>
            </w:r>
            <w:r>
              <w:rPr>
                <w:noProof/>
                <w:webHidden/>
              </w:rPr>
              <w:tab/>
            </w:r>
            <w:r>
              <w:rPr>
                <w:noProof/>
                <w:webHidden/>
              </w:rPr>
              <w:fldChar w:fldCharType="begin"/>
            </w:r>
            <w:r>
              <w:rPr>
                <w:noProof/>
                <w:webHidden/>
              </w:rPr>
              <w:instrText xml:space="preserve"> PAGEREF _Toc461790000 \h </w:instrText>
            </w:r>
            <w:r>
              <w:rPr>
                <w:noProof/>
                <w:webHidden/>
              </w:rPr>
            </w:r>
            <w:r>
              <w:rPr>
                <w:noProof/>
                <w:webHidden/>
              </w:rPr>
              <w:fldChar w:fldCharType="separate"/>
            </w:r>
            <w:r>
              <w:rPr>
                <w:noProof/>
                <w:webHidden/>
              </w:rPr>
              <w:t>6</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01" w:history="1">
            <w:r w:rsidRPr="009D79CD">
              <w:rPr>
                <w:rStyle w:val="Hyperlink"/>
                <w:noProof/>
              </w:rPr>
              <w:t>2.</w:t>
            </w:r>
            <w:r>
              <w:rPr>
                <w:rFonts w:eastAsiaTheme="minorEastAsia"/>
                <w:noProof/>
              </w:rPr>
              <w:tab/>
            </w:r>
            <w:r w:rsidRPr="009D79CD">
              <w:rPr>
                <w:rStyle w:val="Hyperlink"/>
                <w:noProof/>
              </w:rPr>
              <w:t>Definition of the problem/Objectives of the project</w:t>
            </w:r>
            <w:r>
              <w:rPr>
                <w:noProof/>
                <w:webHidden/>
              </w:rPr>
              <w:tab/>
            </w:r>
            <w:r>
              <w:rPr>
                <w:noProof/>
                <w:webHidden/>
              </w:rPr>
              <w:fldChar w:fldCharType="begin"/>
            </w:r>
            <w:r>
              <w:rPr>
                <w:noProof/>
                <w:webHidden/>
              </w:rPr>
              <w:instrText xml:space="preserve"> PAGEREF _Toc461790001 \h </w:instrText>
            </w:r>
            <w:r>
              <w:rPr>
                <w:noProof/>
                <w:webHidden/>
              </w:rPr>
            </w:r>
            <w:r>
              <w:rPr>
                <w:noProof/>
                <w:webHidden/>
              </w:rPr>
              <w:fldChar w:fldCharType="separate"/>
            </w:r>
            <w:r>
              <w:rPr>
                <w:noProof/>
                <w:webHidden/>
              </w:rPr>
              <w:t>8</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02" w:history="1">
            <w:r w:rsidRPr="009D79CD">
              <w:rPr>
                <w:rStyle w:val="Hyperlink"/>
                <w:noProof/>
              </w:rPr>
              <w:t>3.</w:t>
            </w:r>
            <w:r>
              <w:rPr>
                <w:rFonts w:eastAsiaTheme="minorEastAsia"/>
                <w:noProof/>
              </w:rPr>
              <w:tab/>
            </w:r>
            <w:r w:rsidRPr="009D79CD">
              <w:rPr>
                <w:rStyle w:val="Hyperlink"/>
                <w:noProof/>
              </w:rPr>
              <w:t>Innovative aspects of the proposed project</w:t>
            </w:r>
            <w:r>
              <w:rPr>
                <w:noProof/>
                <w:webHidden/>
              </w:rPr>
              <w:tab/>
            </w:r>
            <w:r>
              <w:rPr>
                <w:noProof/>
                <w:webHidden/>
              </w:rPr>
              <w:fldChar w:fldCharType="begin"/>
            </w:r>
            <w:r>
              <w:rPr>
                <w:noProof/>
                <w:webHidden/>
              </w:rPr>
              <w:instrText xml:space="preserve"> PAGEREF _Toc461790002 \h </w:instrText>
            </w:r>
            <w:r>
              <w:rPr>
                <w:noProof/>
                <w:webHidden/>
              </w:rPr>
            </w:r>
            <w:r>
              <w:rPr>
                <w:noProof/>
                <w:webHidden/>
              </w:rPr>
              <w:fldChar w:fldCharType="separate"/>
            </w:r>
            <w:r>
              <w:rPr>
                <w:noProof/>
                <w:webHidden/>
              </w:rPr>
              <w:t>9</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03" w:history="1">
            <w:r w:rsidRPr="009D79CD">
              <w:rPr>
                <w:rStyle w:val="Hyperlink"/>
                <w:noProof/>
              </w:rPr>
              <w:t>4.</w:t>
            </w:r>
            <w:r>
              <w:rPr>
                <w:rFonts w:eastAsiaTheme="minorEastAsia"/>
                <w:noProof/>
              </w:rPr>
              <w:tab/>
            </w:r>
            <w:r w:rsidRPr="009D79CD">
              <w:rPr>
                <w:rStyle w:val="Hyperlink"/>
                <w:noProof/>
              </w:rPr>
              <w:t>Preliminary results</w:t>
            </w:r>
            <w:r>
              <w:rPr>
                <w:noProof/>
                <w:webHidden/>
              </w:rPr>
              <w:tab/>
            </w:r>
            <w:r>
              <w:rPr>
                <w:noProof/>
                <w:webHidden/>
              </w:rPr>
              <w:fldChar w:fldCharType="begin"/>
            </w:r>
            <w:r>
              <w:rPr>
                <w:noProof/>
                <w:webHidden/>
              </w:rPr>
              <w:instrText xml:space="preserve"> PAGEREF _Toc461790003 \h </w:instrText>
            </w:r>
            <w:r>
              <w:rPr>
                <w:noProof/>
                <w:webHidden/>
              </w:rPr>
            </w:r>
            <w:r>
              <w:rPr>
                <w:noProof/>
                <w:webHidden/>
              </w:rPr>
              <w:fldChar w:fldCharType="separate"/>
            </w:r>
            <w:r>
              <w:rPr>
                <w:noProof/>
                <w:webHidden/>
              </w:rPr>
              <w:t>9</w:t>
            </w:r>
            <w:r>
              <w:rPr>
                <w:noProof/>
                <w:webHidden/>
              </w:rPr>
              <w:fldChar w:fldCharType="end"/>
            </w:r>
          </w:hyperlink>
        </w:p>
        <w:p w:rsidR="008F0567" w:rsidRDefault="008F0567">
          <w:pPr>
            <w:pStyle w:val="TOC3"/>
            <w:tabs>
              <w:tab w:val="right" w:leader="dot" w:pos="9350"/>
            </w:tabs>
            <w:rPr>
              <w:rFonts w:eastAsiaTheme="minorEastAsia"/>
              <w:noProof/>
            </w:rPr>
          </w:pPr>
          <w:hyperlink w:anchor="_Toc461790004" w:history="1">
            <w:r w:rsidRPr="009D79CD">
              <w:rPr>
                <w:rStyle w:val="Hyperlink"/>
                <w:noProof/>
              </w:rPr>
              <w:t>Low temperature electronic transport measurements with the initial version reflectometry setup</w:t>
            </w:r>
            <w:r>
              <w:rPr>
                <w:noProof/>
                <w:webHidden/>
              </w:rPr>
              <w:tab/>
            </w:r>
            <w:r>
              <w:rPr>
                <w:noProof/>
                <w:webHidden/>
              </w:rPr>
              <w:fldChar w:fldCharType="begin"/>
            </w:r>
            <w:r>
              <w:rPr>
                <w:noProof/>
                <w:webHidden/>
              </w:rPr>
              <w:instrText xml:space="preserve"> PAGEREF _Toc461790004 \h </w:instrText>
            </w:r>
            <w:r>
              <w:rPr>
                <w:noProof/>
                <w:webHidden/>
              </w:rPr>
            </w:r>
            <w:r>
              <w:rPr>
                <w:noProof/>
                <w:webHidden/>
              </w:rPr>
              <w:fldChar w:fldCharType="separate"/>
            </w:r>
            <w:r>
              <w:rPr>
                <w:noProof/>
                <w:webHidden/>
              </w:rPr>
              <w:t>13</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05" w:history="1">
            <w:r w:rsidRPr="009D79CD">
              <w:rPr>
                <w:rStyle w:val="Hyperlink"/>
                <w:noProof/>
              </w:rPr>
              <w:t>5.</w:t>
            </w:r>
            <w:r>
              <w:rPr>
                <w:rFonts w:eastAsiaTheme="minorEastAsia"/>
                <w:noProof/>
              </w:rPr>
              <w:tab/>
            </w:r>
            <w:r w:rsidRPr="009D79CD">
              <w:rPr>
                <w:rStyle w:val="Hyperlink"/>
                <w:noProof/>
              </w:rPr>
              <w:t>Working plan</w:t>
            </w:r>
            <w:r>
              <w:rPr>
                <w:noProof/>
                <w:webHidden/>
              </w:rPr>
              <w:tab/>
            </w:r>
            <w:r>
              <w:rPr>
                <w:noProof/>
                <w:webHidden/>
              </w:rPr>
              <w:fldChar w:fldCharType="begin"/>
            </w:r>
            <w:r>
              <w:rPr>
                <w:noProof/>
                <w:webHidden/>
              </w:rPr>
              <w:instrText xml:space="preserve"> PAGEREF _Toc461790005 \h </w:instrText>
            </w:r>
            <w:r>
              <w:rPr>
                <w:noProof/>
                <w:webHidden/>
              </w:rPr>
            </w:r>
            <w:r>
              <w:rPr>
                <w:noProof/>
                <w:webHidden/>
              </w:rPr>
              <w:fldChar w:fldCharType="separate"/>
            </w:r>
            <w:r>
              <w:rPr>
                <w:noProof/>
                <w:webHidden/>
              </w:rPr>
              <w:t>14</w:t>
            </w:r>
            <w:r>
              <w:rPr>
                <w:noProof/>
                <w:webHidden/>
              </w:rPr>
              <w:fldChar w:fldCharType="end"/>
            </w:r>
          </w:hyperlink>
        </w:p>
        <w:p w:rsidR="008F0567" w:rsidRDefault="008F0567">
          <w:pPr>
            <w:pStyle w:val="TOC3"/>
            <w:tabs>
              <w:tab w:val="right" w:leader="dot" w:pos="9350"/>
            </w:tabs>
            <w:rPr>
              <w:rFonts w:eastAsiaTheme="minorEastAsia"/>
              <w:noProof/>
            </w:rPr>
          </w:pPr>
          <w:hyperlink w:anchor="_Toc461790006" w:history="1">
            <w:r w:rsidRPr="009D79CD">
              <w:rPr>
                <w:rStyle w:val="Hyperlink"/>
                <w:noProof/>
              </w:rPr>
              <w:t>Towards gate reflectometry</w:t>
            </w:r>
            <w:r>
              <w:rPr>
                <w:noProof/>
                <w:webHidden/>
              </w:rPr>
              <w:tab/>
            </w:r>
            <w:r>
              <w:rPr>
                <w:noProof/>
                <w:webHidden/>
              </w:rPr>
              <w:fldChar w:fldCharType="begin"/>
            </w:r>
            <w:r>
              <w:rPr>
                <w:noProof/>
                <w:webHidden/>
              </w:rPr>
              <w:instrText xml:space="preserve"> PAGEREF _Toc461790006 \h </w:instrText>
            </w:r>
            <w:r>
              <w:rPr>
                <w:noProof/>
                <w:webHidden/>
              </w:rPr>
            </w:r>
            <w:r>
              <w:rPr>
                <w:noProof/>
                <w:webHidden/>
              </w:rPr>
              <w:fldChar w:fldCharType="separate"/>
            </w:r>
            <w:r>
              <w:rPr>
                <w:noProof/>
                <w:webHidden/>
              </w:rPr>
              <w:t>14</w:t>
            </w:r>
            <w:r>
              <w:rPr>
                <w:noProof/>
                <w:webHidden/>
              </w:rPr>
              <w:fldChar w:fldCharType="end"/>
            </w:r>
          </w:hyperlink>
        </w:p>
        <w:p w:rsidR="008F0567" w:rsidRDefault="008F0567">
          <w:pPr>
            <w:pStyle w:val="TOC3"/>
            <w:tabs>
              <w:tab w:val="right" w:leader="dot" w:pos="9350"/>
            </w:tabs>
            <w:rPr>
              <w:rFonts w:eastAsiaTheme="minorEastAsia"/>
              <w:noProof/>
            </w:rPr>
          </w:pPr>
          <w:hyperlink w:anchor="_Toc461790007" w:history="1">
            <w:r>
              <w:rPr>
                <w:noProof/>
                <w:webHidden/>
              </w:rPr>
              <w:tab/>
            </w:r>
            <w:r>
              <w:rPr>
                <w:noProof/>
                <w:webHidden/>
              </w:rPr>
              <w:fldChar w:fldCharType="begin"/>
            </w:r>
            <w:r>
              <w:rPr>
                <w:noProof/>
                <w:webHidden/>
              </w:rPr>
              <w:instrText xml:space="preserve"> PAGEREF _Toc461790007 \h </w:instrText>
            </w:r>
            <w:r>
              <w:rPr>
                <w:noProof/>
                <w:webHidden/>
              </w:rPr>
            </w:r>
            <w:r>
              <w:rPr>
                <w:noProof/>
                <w:webHidden/>
              </w:rPr>
              <w:fldChar w:fldCharType="separate"/>
            </w:r>
            <w:r>
              <w:rPr>
                <w:noProof/>
                <w:webHidden/>
              </w:rPr>
              <w:t>15</w:t>
            </w:r>
            <w:r>
              <w:rPr>
                <w:noProof/>
                <w:webHidden/>
              </w:rPr>
              <w:fldChar w:fldCharType="end"/>
            </w:r>
          </w:hyperlink>
        </w:p>
        <w:p w:rsidR="008F0567" w:rsidRDefault="008F0567">
          <w:pPr>
            <w:pStyle w:val="TOC3"/>
            <w:tabs>
              <w:tab w:val="right" w:leader="dot" w:pos="9350"/>
            </w:tabs>
            <w:rPr>
              <w:rFonts w:eastAsiaTheme="minorEastAsia"/>
              <w:noProof/>
            </w:rPr>
          </w:pPr>
          <w:hyperlink w:anchor="_Toc461790008" w:history="1">
            <w:r w:rsidRPr="009D79CD">
              <w:rPr>
                <w:rStyle w:val="Hyperlink"/>
                <w:noProof/>
              </w:rPr>
              <w:t>Spin dynamics experiments</w:t>
            </w:r>
            <w:r>
              <w:rPr>
                <w:noProof/>
                <w:webHidden/>
              </w:rPr>
              <w:tab/>
            </w:r>
            <w:r>
              <w:rPr>
                <w:noProof/>
                <w:webHidden/>
              </w:rPr>
              <w:fldChar w:fldCharType="begin"/>
            </w:r>
            <w:r>
              <w:rPr>
                <w:noProof/>
                <w:webHidden/>
              </w:rPr>
              <w:instrText xml:space="preserve"> PAGEREF _Toc461790008 \h </w:instrText>
            </w:r>
            <w:r>
              <w:rPr>
                <w:noProof/>
                <w:webHidden/>
              </w:rPr>
            </w:r>
            <w:r>
              <w:rPr>
                <w:noProof/>
                <w:webHidden/>
              </w:rPr>
              <w:fldChar w:fldCharType="separate"/>
            </w:r>
            <w:r>
              <w:rPr>
                <w:noProof/>
                <w:webHidden/>
              </w:rPr>
              <w:t>16</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09" w:history="1">
            <w:r w:rsidRPr="009D79CD">
              <w:rPr>
                <w:rStyle w:val="Hyperlink"/>
                <w:noProof/>
              </w:rPr>
              <w:t>6.</w:t>
            </w:r>
            <w:r>
              <w:rPr>
                <w:rFonts w:eastAsiaTheme="minorEastAsia"/>
                <w:noProof/>
              </w:rPr>
              <w:tab/>
            </w:r>
            <w:r w:rsidRPr="009D79CD">
              <w:rPr>
                <w:rStyle w:val="Hyperlink"/>
                <w:noProof/>
              </w:rPr>
              <w:t>International collaborations</w:t>
            </w:r>
            <w:r>
              <w:rPr>
                <w:noProof/>
                <w:webHidden/>
              </w:rPr>
              <w:tab/>
            </w:r>
            <w:r>
              <w:rPr>
                <w:noProof/>
                <w:webHidden/>
              </w:rPr>
              <w:fldChar w:fldCharType="begin"/>
            </w:r>
            <w:r>
              <w:rPr>
                <w:noProof/>
                <w:webHidden/>
              </w:rPr>
              <w:instrText xml:space="preserve"> PAGEREF _Toc461790009 \h </w:instrText>
            </w:r>
            <w:r>
              <w:rPr>
                <w:noProof/>
                <w:webHidden/>
              </w:rPr>
            </w:r>
            <w:r>
              <w:rPr>
                <w:noProof/>
                <w:webHidden/>
              </w:rPr>
              <w:fldChar w:fldCharType="separate"/>
            </w:r>
            <w:r>
              <w:rPr>
                <w:noProof/>
                <w:webHidden/>
              </w:rPr>
              <w:t>20</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10" w:history="1">
            <w:r w:rsidRPr="009D79CD">
              <w:rPr>
                <w:rStyle w:val="Hyperlink"/>
                <w:noProof/>
              </w:rPr>
              <w:t>7.</w:t>
            </w:r>
            <w:r>
              <w:rPr>
                <w:rFonts w:eastAsiaTheme="minorEastAsia"/>
                <w:noProof/>
              </w:rPr>
              <w:tab/>
            </w:r>
            <w:r w:rsidRPr="009D79CD">
              <w:rPr>
                <w:rStyle w:val="Hyperlink"/>
                <w:noProof/>
              </w:rPr>
              <w:t>Work table</w:t>
            </w:r>
            <w:r>
              <w:rPr>
                <w:noProof/>
                <w:webHidden/>
              </w:rPr>
              <w:tab/>
            </w:r>
            <w:r>
              <w:rPr>
                <w:noProof/>
                <w:webHidden/>
              </w:rPr>
              <w:fldChar w:fldCharType="begin"/>
            </w:r>
            <w:r>
              <w:rPr>
                <w:noProof/>
                <w:webHidden/>
              </w:rPr>
              <w:instrText xml:space="preserve"> PAGEREF _Toc461790010 \h </w:instrText>
            </w:r>
            <w:r>
              <w:rPr>
                <w:noProof/>
                <w:webHidden/>
              </w:rPr>
            </w:r>
            <w:r>
              <w:rPr>
                <w:noProof/>
                <w:webHidden/>
              </w:rPr>
              <w:fldChar w:fldCharType="separate"/>
            </w:r>
            <w:r>
              <w:rPr>
                <w:noProof/>
                <w:webHidden/>
              </w:rPr>
              <w:t>21</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11" w:history="1">
            <w:r w:rsidRPr="009D79CD">
              <w:rPr>
                <w:rStyle w:val="Hyperlink"/>
                <w:noProof/>
              </w:rPr>
              <w:t>8.</w:t>
            </w:r>
            <w:r>
              <w:rPr>
                <w:rFonts w:eastAsiaTheme="minorEastAsia"/>
                <w:noProof/>
              </w:rPr>
              <w:tab/>
            </w:r>
            <w:r w:rsidRPr="009D79CD">
              <w:rPr>
                <w:rStyle w:val="Hyperlink"/>
                <w:noProof/>
              </w:rPr>
              <w:t>Contingency plan:</w:t>
            </w:r>
            <w:r>
              <w:rPr>
                <w:noProof/>
                <w:webHidden/>
              </w:rPr>
              <w:tab/>
            </w:r>
            <w:r>
              <w:rPr>
                <w:noProof/>
                <w:webHidden/>
              </w:rPr>
              <w:fldChar w:fldCharType="begin"/>
            </w:r>
            <w:r>
              <w:rPr>
                <w:noProof/>
                <w:webHidden/>
              </w:rPr>
              <w:instrText xml:space="preserve"> PAGEREF _Toc461790011 \h </w:instrText>
            </w:r>
            <w:r>
              <w:rPr>
                <w:noProof/>
                <w:webHidden/>
              </w:rPr>
            </w:r>
            <w:r>
              <w:rPr>
                <w:noProof/>
                <w:webHidden/>
              </w:rPr>
              <w:fldChar w:fldCharType="separate"/>
            </w:r>
            <w:r>
              <w:rPr>
                <w:noProof/>
                <w:webHidden/>
              </w:rPr>
              <w:t>21</w:t>
            </w:r>
            <w:r>
              <w:rPr>
                <w:noProof/>
                <w:webHidden/>
              </w:rPr>
              <w:fldChar w:fldCharType="end"/>
            </w:r>
          </w:hyperlink>
        </w:p>
        <w:p w:rsidR="008F0567" w:rsidRDefault="008F0567">
          <w:pPr>
            <w:pStyle w:val="TOC2"/>
            <w:tabs>
              <w:tab w:val="left" w:pos="660"/>
              <w:tab w:val="right" w:leader="dot" w:pos="9350"/>
            </w:tabs>
            <w:rPr>
              <w:rFonts w:eastAsiaTheme="minorEastAsia"/>
              <w:noProof/>
            </w:rPr>
          </w:pPr>
          <w:hyperlink w:anchor="_Toc461790012" w:history="1">
            <w:r w:rsidRPr="009D79CD">
              <w:rPr>
                <w:rStyle w:val="Hyperlink"/>
                <w:noProof/>
              </w:rPr>
              <w:t>9.</w:t>
            </w:r>
            <w:r>
              <w:rPr>
                <w:rFonts w:eastAsiaTheme="minorEastAsia"/>
                <w:noProof/>
              </w:rPr>
              <w:tab/>
            </w:r>
            <w:r w:rsidRPr="009D79CD">
              <w:rPr>
                <w:rStyle w:val="Hyperlink"/>
                <w:noProof/>
              </w:rPr>
              <w:t>Personal qualification - matching of my profile with the demands of the project</w:t>
            </w:r>
            <w:r>
              <w:rPr>
                <w:noProof/>
                <w:webHidden/>
              </w:rPr>
              <w:tab/>
            </w:r>
            <w:r>
              <w:rPr>
                <w:noProof/>
                <w:webHidden/>
              </w:rPr>
              <w:fldChar w:fldCharType="begin"/>
            </w:r>
            <w:r>
              <w:rPr>
                <w:noProof/>
                <w:webHidden/>
              </w:rPr>
              <w:instrText xml:space="preserve"> PAGEREF _Toc461790012 \h </w:instrText>
            </w:r>
            <w:r>
              <w:rPr>
                <w:noProof/>
                <w:webHidden/>
              </w:rPr>
            </w:r>
            <w:r>
              <w:rPr>
                <w:noProof/>
                <w:webHidden/>
              </w:rPr>
              <w:fldChar w:fldCharType="separate"/>
            </w:r>
            <w:r>
              <w:rPr>
                <w:noProof/>
                <w:webHidden/>
              </w:rPr>
              <w:t>21</w:t>
            </w:r>
            <w:r>
              <w:rPr>
                <w:noProof/>
                <w:webHidden/>
              </w:rPr>
              <w:fldChar w:fldCharType="end"/>
            </w:r>
          </w:hyperlink>
        </w:p>
        <w:p w:rsidR="008F0567" w:rsidRDefault="008F0567">
          <w:pPr>
            <w:pStyle w:val="TOC1"/>
            <w:tabs>
              <w:tab w:val="right" w:leader="dot" w:pos="9350"/>
            </w:tabs>
            <w:rPr>
              <w:rFonts w:eastAsiaTheme="minorEastAsia"/>
              <w:noProof/>
            </w:rPr>
          </w:pPr>
          <w:hyperlink w:anchor="_Toc461790013" w:history="1">
            <w:r w:rsidRPr="009D79CD">
              <w:rPr>
                <w:rStyle w:val="Hyperlink"/>
                <w:noProof/>
              </w:rPr>
              <w:t>References:</w:t>
            </w:r>
            <w:r>
              <w:rPr>
                <w:noProof/>
                <w:webHidden/>
              </w:rPr>
              <w:tab/>
            </w:r>
            <w:r>
              <w:rPr>
                <w:noProof/>
                <w:webHidden/>
              </w:rPr>
              <w:fldChar w:fldCharType="begin"/>
            </w:r>
            <w:r>
              <w:rPr>
                <w:noProof/>
                <w:webHidden/>
              </w:rPr>
              <w:instrText xml:space="preserve"> PAGEREF _Toc461790013 \h </w:instrText>
            </w:r>
            <w:r>
              <w:rPr>
                <w:noProof/>
                <w:webHidden/>
              </w:rPr>
            </w:r>
            <w:r>
              <w:rPr>
                <w:noProof/>
                <w:webHidden/>
              </w:rPr>
              <w:fldChar w:fldCharType="separate"/>
            </w:r>
            <w:r>
              <w:rPr>
                <w:noProof/>
                <w:webHidden/>
              </w:rPr>
              <w:t>22</w:t>
            </w:r>
            <w:r>
              <w:rPr>
                <w:noProof/>
                <w:webHidden/>
              </w:rPr>
              <w:fldChar w:fldCharType="end"/>
            </w:r>
          </w:hyperlink>
        </w:p>
        <w:p w:rsidR="00327356" w:rsidRDefault="00327356" w:rsidP="00327356">
          <w:pPr>
            <w:rPr>
              <w:b/>
              <w:bCs/>
              <w:noProof/>
            </w:rPr>
          </w:pPr>
          <w:r>
            <w:rPr>
              <w:b/>
              <w:bCs/>
              <w:noProof/>
            </w:rPr>
            <w:fldChar w:fldCharType="end"/>
          </w:r>
        </w:p>
        <w:p w:rsidR="00E4427E" w:rsidRDefault="003A07E9" w:rsidP="00327356"/>
      </w:sdtContent>
    </w:sdt>
    <w:p w:rsidR="00334993" w:rsidRDefault="00334993" w:rsidP="00334993">
      <w:pPr>
        <w:pStyle w:val="Heading1"/>
      </w:pPr>
      <w:bookmarkStart w:id="0" w:name="_Toc461789995"/>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789996"/>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789997"/>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789998"/>
      <w:r>
        <w:t>Background</w:t>
      </w:r>
      <w:bookmarkEnd w:id="3"/>
    </w:p>
    <w:p w:rsidR="00A51B2E" w:rsidRPr="00A51B2E" w:rsidRDefault="00A51B2E" w:rsidP="00776062">
      <w:pPr>
        <w:pStyle w:val="Heading3"/>
      </w:pPr>
      <w:bookmarkStart w:id="4" w:name="_Toc461789999"/>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1790000"/>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8"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1"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0F44F9" w:rsidP="00CE6D64">
      <w:pPr>
        <w:pStyle w:val="Heading2"/>
        <w:numPr>
          <w:ilvl w:val="0"/>
          <w:numId w:val="1"/>
        </w:numPr>
      </w:pPr>
      <w:bookmarkStart w:id="12" w:name="_Toc461790001"/>
      <w:r>
        <w:lastRenderedPageBreak/>
        <w:t>Definition of the problem</w:t>
      </w:r>
      <w:r w:rsidR="00EA1118">
        <w:t>/Objectives of the project</w:t>
      </w:r>
      <w:bookmarkEnd w:id="12"/>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13" w:name="_Toc461790002"/>
      <w:r>
        <w:t>Innovative aspects of the proposed project</w:t>
      </w:r>
      <w:bookmarkEnd w:id="13"/>
    </w:p>
    <w:p w:rsidR="00E016A3" w:rsidRDefault="00E016A3" w:rsidP="00E016A3">
      <w:del w:id="14" w:author="Josip KUKUCKA" w:date="2016-09-16T10:01:00Z">
        <w:r w:rsidDel="005A04F9">
          <w:delText xml:space="preserve">There has been a huge interest in the past few years in the realization of electron Si spin qubits. </w:delText>
        </w:r>
      </w:del>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5" w:name="_Toc461790003"/>
      <w:r>
        <w:t>Preliminary results</w:t>
      </w:r>
      <w:bookmarkEnd w:id="15"/>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16"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5A04F9" w:rsidRDefault="005A04F9" w:rsidP="00003B43">
      <w:pPr>
        <w:pStyle w:val="Subtitle"/>
        <w:jc w:val="both"/>
      </w:pPr>
    </w:p>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w:t>
      </w:r>
      <w:r w:rsidR="005A04F9">
        <w:t>B</w:t>
      </w:r>
      <w:r w:rsidR="00A33D4D">
        <w:t xml:space="preserve">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7" w:name="_Toc461790004"/>
      <w:r>
        <w:lastRenderedPageBreak/>
        <w:t>Low temperature electronic transport measurements</w:t>
      </w:r>
      <w:r w:rsidR="00BC07E2">
        <w:t xml:space="preserve"> with the initial version reflectometry setup</w:t>
      </w:r>
      <w:bookmarkEnd w:id="17"/>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18" w:name="_Toc461790005"/>
      <w:r>
        <w:t>Work</w:t>
      </w:r>
      <w:r w:rsidR="00E4427E">
        <w:t>ing</w:t>
      </w:r>
      <w:r>
        <w:t xml:space="preserve"> </w:t>
      </w:r>
      <w:r w:rsidR="0031474A">
        <w:t>plan</w:t>
      </w:r>
      <w:bookmarkEnd w:id="18"/>
    </w:p>
    <w:p w:rsidR="00BC07E2" w:rsidRDefault="00C73D23" w:rsidP="00315961">
      <w:pPr>
        <w:pStyle w:val="Heading3"/>
      </w:pPr>
      <w:bookmarkStart w:id="19" w:name="_Toc461790006"/>
      <w:r>
        <w:t>Towards gate reflectometry</w:t>
      </w:r>
      <w:bookmarkEnd w:id="19"/>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20" w:name="_Toc461790007"/>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20"/>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21" w:author="Georgios KATSAROS" w:date="2016-09-14T19:04:00Z"/>
        </w:rPr>
      </w:pPr>
    </w:p>
    <w:p w:rsidR="00BC07E2" w:rsidRPr="00315961" w:rsidRDefault="00BC07E2" w:rsidP="00315961">
      <w:pPr>
        <w:pStyle w:val="Heading3"/>
      </w:pPr>
      <w:bookmarkStart w:id="22" w:name="_Toc461790008"/>
      <w:r w:rsidRPr="00315961">
        <w:rPr>
          <w:rStyle w:val="Heading4Char"/>
          <w:i w:val="0"/>
          <w:iCs w:val="0"/>
          <w:color w:val="1F4D78" w:themeColor="accent1" w:themeShade="7F"/>
        </w:rPr>
        <w:t>Spin dynamics experiments</w:t>
      </w:r>
      <w:bookmarkEnd w:id="22"/>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BC07E2">
        <w:t xml:space="preserve"> holes in both dots have the same spin, forming a triplet T(1,1) state, and due to Pauli exclusion principle they stay in the (1,1) configuration</w:t>
      </w:r>
      <w:r w:rsidR="002B62BC">
        <w:t xml:space="preserve"> (Figure 8d)</w:t>
      </w:r>
      <w:r w:rsidR="00BC07E2">
        <w:t xml:space="preserve">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w:t>
      </w:r>
      <w:r>
        <w:lastRenderedPageBreak/>
        <w:t>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w:t>
      </w:r>
      <w:r>
        <w:rPr>
          <w:rFonts w:eastAsiaTheme="minorEastAsia"/>
        </w:rPr>
        <w:lastRenderedPageBreak/>
        <w:t xml:space="preserve">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First, a pulse</w:t>
      </w:r>
      <w:r w:rsidR="00D16BB3">
        <w:t xml:space="preserve"> rotating the spin</w:t>
      </w:r>
      <w:r>
        <w:t xml:space="preserve"> around the x</w:t>
      </w:r>
      <w:r w:rsidR="00D16BB3">
        <w:t xml:space="preserve"> axis</w:t>
      </w:r>
      <w:r>
        <w:t xml:space="preserve"> </w:t>
      </w:r>
      <w:r w:rsidR="00D16BB3">
        <w:t xml:space="preserve">for the </w:t>
      </w:r>
      <w:r w:rsidR="00D16BB3">
        <w:t>∏/2</w:t>
      </w:r>
      <w:r w:rsidR="00D16BB3">
        <w:t xml:space="preserve"> angle (</w:t>
      </w:r>
      <w:r w:rsidR="00D16BB3">
        <w:t>∏/2</w:t>
      </w:r>
      <w:r w:rsidR="00D16BB3">
        <w:t xml:space="preserve"> pulse) </w:t>
      </w:r>
      <w:r w:rsidR="00080A79">
        <w:t xml:space="preserve">will be </w:t>
      </w:r>
      <w:r>
        <w:t>applied to bring the spin vector fr</w:t>
      </w:r>
      <w:r w:rsidR="00D16BB3">
        <w:t xml:space="preserve">om the </w:t>
      </w:r>
      <w:proofErr w:type="gramStart"/>
      <w:r w:rsidR="00D16BB3">
        <w:t>north pole</w:t>
      </w:r>
      <w:proofErr w:type="gramEnd"/>
      <w:r w:rsidR="00D16BB3">
        <w:t xml:space="preserve"> (spin down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lastRenderedPageBreak/>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8F0567" w:rsidDel="00726D82" w:rsidRDefault="008F0567" w:rsidP="00BC07E2">
      <w:pPr>
        <w:rPr>
          <w:del w:id="23" w:author="Georgios KATSAROS" w:date="2016-09-14T19:04:00Z"/>
        </w:rPr>
      </w:pP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24" w:name="_Toc461790009"/>
      <w:r>
        <w:lastRenderedPageBreak/>
        <w:t>International collaboration</w:t>
      </w:r>
      <w:r w:rsidR="00EA1118">
        <w:t>s</w:t>
      </w:r>
      <w:bookmarkEnd w:id="24"/>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5" w:author="Georgios KATSAROS" w:date="2016-09-14T18:59:00Z"/>
        </w:rPr>
      </w:pPr>
    </w:p>
    <w:p w:rsidR="00BC07E2" w:rsidRDefault="00AF3F52" w:rsidP="00315961">
      <w:pPr>
        <w:pStyle w:val="Heading2"/>
        <w:numPr>
          <w:ilvl w:val="0"/>
          <w:numId w:val="1"/>
        </w:numPr>
      </w:pPr>
      <w:bookmarkStart w:id="26" w:name="_Toc461790010"/>
      <w:r>
        <w:t>W</w:t>
      </w:r>
      <w:r w:rsidR="00BC07E2">
        <w:t>ork table</w:t>
      </w:r>
      <w:bookmarkEnd w:id="26"/>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27" w:name="_Toc461790011"/>
      <w:r>
        <w:t>Contingency plan:</w:t>
      </w:r>
      <w:bookmarkEnd w:id="27"/>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28" w:name="_Toc461790012"/>
      <w:r>
        <w:t>Personal qualification</w:t>
      </w:r>
      <w:r w:rsidR="00885FAC">
        <w:t xml:space="preserve"> </w:t>
      </w:r>
      <w:r w:rsidR="00D31084">
        <w:t>- matching of my profile with the demands of the project</w:t>
      </w:r>
      <w:bookmarkEnd w:id="28"/>
    </w:p>
    <w:p w:rsidR="00BC07E2" w:rsidRDefault="00BC07E2" w:rsidP="00BC07E2">
      <w:r>
        <w:t xml:space="preserve">I performed my undergraduate studies at the faculty of electrical and computer engineering, at the University of Zagreb, Croatia. During my undergraduate studies </w:t>
      </w:r>
      <w:r w:rsidRPr="000B60BE">
        <w:t xml:space="preserve">I was a teaching assistant in the course “Electronics” which is the mandatory course for all students on the faculty. For my bachelor thesis I have </w:t>
      </w:r>
      <w:r w:rsidRPr="000B60BE">
        <w:lastRenderedPageBreak/>
        <w:t>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496E3E" w:rsidRDefault="00BC07E2" w:rsidP="00C36AD3">
      <w:r>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w:t>
      </w:r>
      <w:r w:rsidR="00C36AD3">
        <w:t xml:space="preserve">on experiments. </w:t>
      </w:r>
    </w:p>
    <w:p w:rsidR="00496E3E" w:rsidRDefault="00496E3E" w:rsidP="00BC07E2">
      <w:pPr>
        <w:pStyle w:val="Heading1"/>
      </w:pPr>
    </w:p>
    <w:p w:rsidR="00496E3E" w:rsidRDefault="00496E3E" w:rsidP="00BC07E2">
      <w:pPr>
        <w:pStyle w:val="Heading1"/>
      </w:pPr>
    </w:p>
    <w:p w:rsidR="00496E3E" w:rsidRDefault="00496E3E" w:rsidP="00BC07E2">
      <w:pPr>
        <w:pStyle w:val="Heading1"/>
      </w:pPr>
    </w:p>
    <w:p w:rsidR="00496E3E" w:rsidRDefault="00496E3E" w:rsidP="00496E3E"/>
    <w:p w:rsidR="00496E3E" w:rsidRDefault="00496E3E" w:rsidP="00496E3E"/>
    <w:p w:rsidR="00C36AD3" w:rsidRDefault="00C36AD3" w:rsidP="00496E3E"/>
    <w:p w:rsidR="00C36AD3" w:rsidRDefault="00C36AD3" w:rsidP="00496E3E"/>
    <w:p w:rsidR="00C36AD3" w:rsidRDefault="00C36AD3" w:rsidP="00496E3E"/>
    <w:p w:rsidR="00C36AD3" w:rsidRPr="00496E3E" w:rsidRDefault="00C36AD3" w:rsidP="00496E3E"/>
    <w:p w:rsidR="007D7F11" w:rsidRPr="00496E3E" w:rsidRDefault="00BC07E2" w:rsidP="00496E3E">
      <w:pPr>
        <w:pStyle w:val="Heading1"/>
      </w:pPr>
      <w:bookmarkStart w:id="29" w:name="_Toc461790013"/>
      <w:r>
        <w:t>References:</w:t>
      </w:r>
      <w:bookmarkEnd w:id="29"/>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7D7F11" w:rsidP="00496E3E">
      <w:pPr>
        <w:pStyle w:val="ListParagraph"/>
        <w:numPr>
          <w:ilvl w:val="0"/>
          <w:numId w:val="29"/>
        </w:numPr>
      </w:pPr>
      <w:hyperlink r:id="rId23" w:anchor="auth-1" w:history="1">
        <w:r w:rsidRPr="00D415A9">
          <w:t xml:space="preserve">M. </w:t>
        </w:r>
        <w:proofErr w:type="spellStart"/>
        <w:r w:rsidRPr="00D415A9">
          <w:t>Veldhorst</w:t>
        </w:r>
        <w:proofErr w:type="spellEnd"/>
      </w:hyperlink>
      <w:r>
        <w:t>.</w:t>
      </w:r>
      <w:r w:rsidRPr="00D415A9">
        <w:t xml:space="preserve"> </w:t>
      </w:r>
      <w:r w:rsidRPr="00496E3E">
        <w:rPr>
          <w:i/>
          <w:iCs/>
        </w:rPr>
        <w:t xml:space="preserve">Nature </w:t>
      </w:r>
      <w:r w:rsidRPr="00496E3E">
        <w:rPr>
          <w:b/>
          <w:iCs/>
        </w:rPr>
        <w:t>2015</w:t>
      </w:r>
      <w:r w:rsidRPr="00496E3E">
        <w:rPr>
          <w:i/>
          <w:iCs/>
        </w:rPr>
        <w:t xml:space="preserve"> </w:t>
      </w:r>
      <w:r w:rsidRPr="00D415A9">
        <w:t>52,</w:t>
      </w:r>
      <w:r w:rsidRPr="00496E3E">
        <w:rPr>
          <w:i/>
          <w:iCs/>
        </w:rPr>
        <w:t xml:space="preserve"> </w:t>
      </w:r>
      <w:r w:rsidRPr="00D415A9">
        <w:t>410–414</w:t>
      </w:r>
    </w:p>
    <w:p w:rsidR="007D7F11" w:rsidRPr="00496E3E" w:rsidRDefault="007D7F11" w:rsidP="00496E3E">
      <w:pPr>
        <w:pStyle w:val="ListParagraph"/>
        <w:numPr>
          <w:ilvl w:val="0"/>
          <w:numId w:val="29"/>
        </w:numPr>
        <w:rPr>
          <w:i/>
        </w:rPr>
      </w:pPr>
      <w:hyperlink r:id="rId24" w:anchor="auth-1" w:history="1">
        <w:r w:rsidRPr="009862DD">
          <w:t>E. Kawakami</w:t>
        </w:r>
      </w:hyperlink>
      <w:r w:rsidRPr="009862DD">
        <w:t xml:space="preserve"> et al. </w:t>
      </w:r>
      <w:r w:rsidRPr="00496E3E">
        <w:rPr>
          <w:i/>
          <w:iCs/>
        </w:rPr>
        <w:t xml:space="preserve">Nat. Nanotechnology </w:t>
      </w:r>
      <w:r w:rsidRPr="00496E3E">
        <w:rPr>
          <w:b/>
        </w:rPr>
        <w:t>2014</w:t>
      </w:r>
      <w:r>
        <w:t xml:space="preserve"> </w:t>
      </w:r>
      <w:r w:rsidRPr="00D415A9">
        <w:t>9</w:t>
      </w:r>
      <w:r>
        <w:t xml:space="preserve">, </w:t>
      </w:r>
      <w:r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p w:rsidR="0018429E" w:rsidRDefault="0018429E" w:rsidP="003A07E9">
      <w:pPr>
        <w:ind w:firstLine="360"/>
      </w:pPr>
    </w:p>
    <w:p w:rsidR="0018429E" w:rsidRPr="003A07E9" w:rsidRDefault="0018429E" w:rsidP="003A07E9">
      <w:pPr>
        <w:ind w:firstLine="360"/>
        <w:rPr>
          <w:i/>
        </w:rPr>
      </w:pPr>
      <w:bookmarkStart w:id="30" w:name="_GoBack"/>
      <w:bookmarkEnd w:id="30"/>
    </w:p>
    <w:sectPr w:rsidR="0018429E" w:rsidRPr="003A07E9" w:rsidSect="00CE6D64">
      <w:footerReference w:type="default" r:id="rId28"/>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2870" w:rsidRDefault="00052870" w:rsidP="007436F6">
      <w:pPr>
        <w:spacing w:after="0" w:line="240" w:lineRule="auto"/>
      </w:pPr>
      <w:r>
        <w:separator/>
      </w:r>
    </w:p>
  </w:endnote>
  <w:endnote w:type="continuationSeparator" w:id="0">
    <w:p w:rsidR="00052870" w:rsidRDefault="0005287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8F0567">
          <w:rPr>
            <w:noProof/>
          </w:rPr>
          <w:t>23</w:t>
        </w:r>
        <w:r>
          <w:rPr>
            <w:noProof/>
          </w:rPr>
          <w:fldChar w:fldCharType="end"/>
        </w:r>
      </w:p>
    </w:sdtContent>
  </w:sdt>
  <w:p w:rsidR="003A07E9" w:rsidRDefault="003A0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2870" w:rsidRDefault="00052870" w:rsidP="007436F6">
      <w:pPr>
        <w:spacing w:after="0" w:line="240" w:lineRule="auto"/>
      </w:pPr>
      <w:r>
        <w:separator/>
      </w:r>
    </w:p>
  </w:footnote>
  <w:footnote w:type="continuationSeparator" w:id="0">
    <w:p w:rsidR="00052870" w:rsidRDefault="0005287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2870"/>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B62BC"/>
    <w:rsid w:val="002C5A46"/>
    <w:rsid w:val="002C6E20"/>
    <w:rsid w:val="002C7A51"/>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0E6D"/>
    <w:rsid w:val="008D2C1E"/>
    <w:rsid w:val="008D5CDA"/>
    <w:rsid w:val="008D74A7"/>
    <w:rsid w:val="008E2449"/>
    <w:rsid w:val="008E561B"/>
    <w:rsid w:val="008F0567"/>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C7DAF"/>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16BB3"/>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4D55"/>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B54DF-BB8C-455D-8A8E-7AF37980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23</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40</cp:revision>
  <dcterms:created xsi:type="dcterms:W3CDTF">2016-09-15T09:50:00Z</dcterms:created>
  <dcterms:modified xsi:type="dcterms:W3CDTF">2016-09-16T09:53:00Z</dcterms:modified>
</cp:coreProperties>
</file>