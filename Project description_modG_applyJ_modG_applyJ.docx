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327356" w:rsidRDefault="00327356">
          <w:pPr>
            <w:pStyle w:val="TOCHeading"/>
          </w:pPr>
          <w:r>
            <w:t>Contents</w:t>
          </w:r>
        </w:p>
        <w:p w:rsidR="00CE6D64" w:rsidRDefault="003273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1638156" w:history="1">
            <w:r w:rsidR="00CE6D64" w:rsidRPr="0022575A">
              <w:rPr>
                <w:rStyle w:val="Hyperlink"/>
                <w:noProof/>
              </w:rPr>
              <w:t>Spin dynamics of a hole spin qubit measured with gate reflectometry</w:t>
            </w:r>
            <w:r w:rsidR="00CE6D64">
              <w:rPr>
                <w:noProof/>
                <w:webHidden/>
              </w:rPr>
              <w:tab/>
            </w:r>
            <w:r w:rsidR="00CE6D64">
              <w:rPr>
                <w:noProof/>
                <w:webHidden/>
              </w:rPr>
              <w:fldChar w:fldCharType="begin"/>
            </w:r>
            <w:r w:rsidR="00CE6D64">
              <w:rPr>
                <w:noProof/>
                <w:webHidden/>
              </w:rPr>
              <w:instrText xml:space="preserve"> PAGEREF _Toc461638156 \h </w:instrText>
            </w:r>
            <w:r w:rsidR="00CE6D64">
              <w:rPr>
                <w:noProof/>
                <w:webHidden/>
              </w:rPr>
            </w:r>
            <w:r w:rsidR="00CE6D64">
              <w:rPr>
                <w:noProof/>
                <w:webHidden/>
              </w:rPr>
              <w:fldChar w:fldCharType="separate"/>
            </w:r>
            <w:r w:rsidR="00CE6D64">
              <w:rPr>
                <w:noProof/>
                <w:webHidden/>
              </w:rPr>
              <w:t>2</w:t>
            </w:r>
            <w:r w:rsidR="00CE6D64">
              <w:rPr>
                <w:noProof/>
                <w:webHidden/>
              </w:rPr>
              <w:fldChar w:fldCharType="end"/>
            </w:r>
          </w:hyperlink>
        </w:p>
        <w:p w:rsidR="00CE6D64" w:rsidRDefault="003A07E9">
          <w:pPr>
            <w:pStyle w:val="TOC1"/>
            <w:tabs>
              <w:tab w:val="right" w:leader="dot" w:pos="9350"/>
            </w:tabs>
            <w:rPr>
              <w:rFonts w:eastAsiaTheme="minorEastAsia"/>
              <w:noProof/>
            </w:rPr>
          </w:pPr>
          <w:hyperlink w:anchor="_Toc461638157" w:history="1">
            <w:r w:rsidR="00CE6D64" w:rsidRPr="0022575A">
              <w:rPr>
                <w:rStyle w:val="Hyperlink"/>
                <w:noProof/>
              </w:rPr>
              <w:t>Abstract</w:t>
            </w:r>
            <w:r w:rsidR="00CE6D64">
              <w:rPr>
                <w:noProof/>
                <w:webHidden/>
              </w:rPr>
              <w:tab/>
            </w:r>
            <w:r w:rsidR="00CE6D64">
              <w:rPr>
                <w:noProof/>
                <w:webHidden/>
              </w:rPr>
              <w:fldChar w:fldCharType="begin"/>
            </w:r>
            <w:r w:rsidR="00CE6D64">
              <w:rPr>
                <w:noProof/>
                <w:webHidden/>
              </w:rPr>
              <w:instrText xml:space="preserve"> PAGEREF _Toc461638157 \h </w:instrText>
            </w:r>
            <w:r w:rsidR="00CE6D64">
              <w:rPr>
                <w:noProof/>
                <w:webHidden/>
              </w:rPr>
            </w:r>
            <w:r w:rsidR="00CE6D64">
              <w:rPr>
                <w:noProof/>
                <w:webHidden/>
              </w:rPr>
              <w:fldChar w:fldCharType="separate"/>
            </w:r>
            <w:r w:rsidR="00CE6D64">
              <w:rPr>
                <w:noProof/>
                <w:webHidden/>
              </w:rPr>
              <w:t>2</w:t>
            </w:r>
            <w:r w:rsidR="00CE6D64">
              <w:rPr>
                <w:noProof/>
                <w:webHidden/>
              </w:rPr>
              <w:fldChar w:fldCharType="end"/>
            </w:r>
          </w:hyperlink>
        </w:p>
        <w:p w:rsidR="00CE6D64" w:rsidRDefault="003A07E9">
          <w:pPr>
            <w:pStyle w:val="TOC1"/>
            <w:tabs>
              <w:tab w:val="right" w:leader="dot" w:pos="9350"/>
            </w:tabs>
            <w:rPr>
              <w:rFonts w:eastAsiaTheme="minorEastAsia"/>
              <w:noProof/>
            </w:rPr>
          </w:pPr>
          <w:hyperlink w:anchor="_Toc461638158" w:history="1">
            <w:r w:rsidR="00CE6D64" w:rsidRPr="0022575A">
              <w:rPr>
                <w:rStyle w:val="Hyperlink"/>
                <w:noProof/>
              </w:rPr>
              <w:t>Project description:</w:t>
            </w:r>
            <w:r w:rsidR="00CE6D64">
              <w:rPr>
                <w:noProof/>
                <w:webHidden/>
              </w:rPr>
              <w:tab/>
            </w:r>
            <w:r w:rsidR="00CE6D64">
              <w:rPr>
                <w:noProof/>
                <w:webHidden/>
              </w:rPr>
              <w:fldChar w:fldCharType="begin"/>
            </w:r>
            <w:r w:rsidR="00CE6D64">
              <w:rPr>
                <w:noProof/>
                <w:webHidden/>
              </w:rPr>
              <w:instrText xml:space="preserve"> PAGEREF _Toc461638158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59" w:history="1">
            <w:r w:rsidR="00CE6D64" w:rsidRPr="0022575A">
              <w:rPr>
                <w:rStyle w:val="Hyperlink"/>
                <w:noProof/>
              </w:rPr>
              <w:t>1.</w:t>
            </w:r>
            <w:r w:rsidR="00CE6D64">
              <w:rPr>
                <w:rFonts w:eastAsiaTheme="minorEastAsia"/>
                <w:noProof/>
              </w:rPr>
              <w:tab/>
            </w:r>
            <w:r w:rsidR="00CE6D64" w:rsidRPr="0022575A">
              <w:rPr>
                <w:rStyle w:val="Hyperlink"/>
                <w:noProof/>
              </w:rPr>
              <w:t>Background</w:t>
            </w:r>
            <w:r w:rsidR="00CE6D64">
              <w:rPr>
                <w:noProof/>
                <w:webHidden/>
              </w:rPr>
              <w:tab/>
            </w:r>
            <w:r w:rsidR="00CE6D64">
              <w:rPr>
                <w:noProof/>
                <w:webHidden/>
              </w:rPr>
              <w:fldChar w:fldCharType="begin"/>
            </w:r>
            <w:r w:rsidR="00CE6D64">
              <w:rPr>
                <w:noProof/>
                <w:webHidden/>
              </w:rPr>
              <w:instrText xml:space="preserve"> PAGEREF _Toc461638159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0" w:history="1">
            <w:r w:rsidR="00CE6D64" w:rsidRPr="0022575A">
              <w:rPr>
                <w:rStyle w:val="Hyperlink"/>
                <w:noProof/>
              </w:rPr>
              <w:t>State of the art:</w:t>
            </w:r>
            <w:r w:rsidR="00CE6D64">
              <w:rPr>
                <w:noProof/>
                <w:webHidden/>
              </w:rPr>
              <w:tab/>
            </w:r>
            <w:r w:rsidR="00CE6D64">
              <w:rPr>
                <w:noProof/>
                <w:webHidden/>
              </w:rPr>
              <w:fldChar w:fldCharType="begin"/>
            </w:r>
            <w:r w:rsidR="00CE6D64">
              <w:rPr>
                <w:noProof/>
                <w:webHidden/>
              </w:rPr>
              <w:instrText xml:space="preserve"> PAGEREF _Toc461638160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1" w:history="1">
            <w:r w:rsidR="00CE6D64" w:rsidRPr="0022575A">
              <w:rPr>
                <w:rStyle w:val="Hyperlink"/>
                <w:noProof/>
              </w:rPr>
              <w:t>Measurement techniques:</w:t>
            </w:r>
            <w:r w:rsidR="00CE6D64">
              <w:rPr>
                <w:noProof/>
                <w:webHidden/>
              </w:rPr>
              <w:tab/>
            </w:r>
            <w:r w:rsidR="00CE6D64">
              <w:rPr>
                <w:noProof/>
                <w:webHidden/>
              </w:rPr>
              <w:fldChar w:fldCharType="begin"/>
            </w:r>
            <w:r w:rsidR="00CE6D64">
              <w:rPr>
                <w:noProof/>
                <w:webHidden/>
              </w:rPr>
              <w:instrText xml:space="preserve"> PAGEREF _Toc461638161 \h </w:instrText>
            </w:r>
            <w:r w:rsidR="00CE6D64">
              <w:rPr>
                <w:noProof/>
                <w:webHidden/>
              </w:rPr>
            </w:r>
            <w:r w:rsidR="00CE6D64">
              <w:rPr>
                <w:noProof/>
                <w:webHidden/>
              </w:rPr>
              <w:fldChar w:fldCharType="separate"/>
            </w:r>
            <w:r w:rsidR="00CE6D64">
              <w:rPr>
                <w:noProof/>
                <w:webHidden/>
              </w:rPr>
              <w:t>6</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62" w:history="1">
            <w:r w:rsidR="00CE6D64" w:rsidRPr="0022575A">
              <w:rPr>
                <w:rStyle w:val="Hyperlink"/>
                <w:noProof/>
              </w:rPr>
              <w:t>2.</w:t>
            </w:r>
            <w:r w:rsidR="00CE6D64">
              <w:rPr>
                <w:rFonts w:eastAsiaTheme="minorEastAsia"/>
                <w:noProof/>
              </w:rPr>
              <w:tab/>
            </w:r>
            <w:r w:rsidR="00CE6D64" w:rsidRPr="0022575A">
              <w:rPr>
                <w:rStyle w:val="Hyperlink"/>
                <w:noProof/>
              </w:rPr>
              <w:t>Definition of the problem/Objectives of the project:</w:t>
            </w:r>
            <w:r w:rsidR="00CE6D64">
              <w:rPr>
                <w:noProof/>
                <w:webHidden/>
              </w:rPr>
              <w:tab/>
            </w:r>
            <w:r w:rsidR="00CE6D64">
              <w:rPr>
                <w:noProof/>
                <w:webHidden/>
              </w:rPr>
              <w:fldChar w:fldCharType="begin"/>
            </w:r>
            <w:r w:rsidR="00CE6D64">
              <w:rPr>
                <w:noProof/>
                <w:webHidden/>
              </w:rPr>
              <w:instrText xml:space="preserve"> PAGEREF _Toc461638162 \h </w:instrText>
            </w:r>
            <w:r w:rsidR="00CE6D64">
              <w:rPr>
                <w:noProof/>
                <w:webHidden/>
              </w:rPr>
            </w:r>
            <w:r w:rsidR="00CE6D64">
              <w:rPr>
                <w:noProof/>
                <w:webHidden/>
              </w:rPr>
              <w:fldChar w:fldCharType="separate"/>
            </w:r>
            <w:r w:rsidR="00CE6D64">
              <w:rPr>
                <w:noProof/>
                <w:webHidden/>
              </w:rPr>
              <w:t>7</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63" w:history="1">
            <w:r w:rsidR="00CE6D64" w:rsidRPr="0022575A">
              <w:rPr>
                <w:rStyle w:val="Hyperlink"/>
                <w:noProof/>
              </w:rPr>
              <w:t>3.</w:t>
            </w:r>
            <w:r w:rsidR="00CE6D64">
              <w:rPr>
                <w:rFonts w:eastAsiaTheme="minorEastAsia"/>
                <w:noProof/>
              </w:rPr>
              <w:tab/>
            </w:r>
            <w:r w:rsidR="00CE6D64" w:rsidRPr="0022575A">
              <w:rPr>
                <w:rStyle w:val="Hyperlink"/>
                <w:noProof/>
              </w:rPr>
              <w:t>Innovative aspects of the proposed project:</w:t>
            </w:r>
            <w:r w:rsidR="00CE6D64">
              <w:rPr>
                <w:noProof/>
                <w:webHidden/>
              </w:rPr>
              <w:tab/>
            </w:r>
            <w:r w:rsidR="00CE6D64">
              <w:rPr>
                <w:noProof/>
                <w:webHidden/>
              </w:rPr>
              <w:fldChar w:fldCharType="begin"/>
            </w:r>
            <w:r w:rsidR="00CE6D64">
              <w:rPr>
                <w:noProof/>
                <w:webHidden/>
              </w:rPr>
              <w:instrText xml:space="preserve"> PAGEREF _Toc461638163 \h </w:instrText>
            </w:r>
            <w:r w:rsidR="00CE6D64">
              <w:rPr>
                <w:noProof/>
                <w:webHidden/>
              </w:rPr>
            </w:r>
            <w:r w:rsidR="00CE6D64">
              <w:rPr>
                <w:noProof/>
                <w:webHidden/>
              </w:rPr>
              <w:fldChar w:fldCharType="separate"/>
            </w:r>
            <w:r w:rsidR="00CE6D64">
              <w:rPr>
                <w:noProof/>
                <w:webHidden/>
              </w:rPr>
              <w:t>9</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64" w:history="1">
            <w:r w:rsidR="00CE6D64" w:rsidRPr="0022575A">
              <w:rPr>
                <w:rStyle w:val="Hyperlink"/>
                <w:noProof/>
              </w:rPr>
              <w:t>4.</w:t>
            </w:r>
            <w:r w:rsidR="00CE6D64">
              <w:rPr>
                <w:rFonts w:eastAsiaTheme="minorEastAsia"/>
                <w:noProof/>
              </w:rPr>
              <w:tab/>
            </w:r>
            <w:r w:rsidR="00CE6D64" w:rsidRPr="0022575A">
              <w:rPr>
                <w:rStyle w:val="Hyperlink"/>
                <w:noProof/>
              </w:rPr>
              <w:t>Preliminary results:</w:t>
            </w:r>
            <w:r w:rsidR="00CE6D64">
              <w:rPr>
                <w:noProof/>
                <w:webHidden/>
              </w:rPr>
              <w:tab/>
            </w:r>
            <w:r w:rsidR="00CE6D64">
              <w:rPr>
                <w:noProof/>
                <w:webHidden/>
              </w:rPr>
              <w:fldChar w:fldCharType="begin"/>
            </w:r>
            <w:r w:rsidR="00CE6D64">
              <w:rPr>
                <w:noProof/>
                <w:webHidden/>
              </w:rPr>
              <w:instrText xml:space="preserve"> PAGEREF _Toc461638164 \h </w:instrText>
            </w:r>
            <w:r w:rsidR="00CE6D64">
              <w:rPr>
                <w:noProof/>
                <w:webHidden/>
              </w:rPr>
            </w:r>
            <w:r w:rsidR="00CE6D64">
              <w:rPr>
                <w:noProof/>
                <w:webHidden/>
              </w:rPr>
              <w:fldChar w:fldCharType="separate"/>
            </w:r>
            <w:r w:rsidR="00CE6D64">
              <w:rPr>
                <w:noProof/>
                <w:webHidden/>
              </w:rPr>
              <w:t>9</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5" w:history="1">
            <w:r w:rsidR="00CE6D64" w:rsidRPr="0022575A">
              <w:rPr>
                <w:rStyle w:val="Hyperlink"/>
                <w:noProof/>
              </w:rPr>
              <w:t>Low temperature electronic transport measurements with the initial version reflectometry setup</w:t>
            </w:r>
            <w:r w:rsidR="00CE6D64">
              <w:rPr>
                <w:noProof/>
                <w:webHidden/>
              </w:rPr>
              <w:tab/>
            </w:r>
            <w:r w:rsidR="00CE6D64">
              <w:rPr>
                <w:noProof/>
                <w:webHidden/>
              </w:rPr>
              <w:fldChar w:fldCharType="begin"/>
            </w:r>
            <w:r w:rsidR="00CE6D64">
              <w:rPr>
                <w:noProof/>
                <w:webHidden/>
              </w:rPr>
              <w:instrText xml:space="preserve"> PAGEREF _Toc461638165 \h </w:instrText>
            </w:r>
            <w:r w:rsidR="00CE6D64">
              <w:rPr>
                <w:noProof/>
                <w:webHidden/>
              </w:rPr>
            </w:r>
            <w:r w:rsidR="00CE6D64">
              <w:rPr>
                <w:noProof/>
                <w:webHidden/>
              </w:rPr>
              <w:fldChar w:fldCharType="separate"/>
            </w:r>
            <w:r w:rsidR="00CE6D64">
              <w:rPr>
                <w:noProof/>
                <w:webHidden/>
              </w:rPr>
              <w:t>13</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66" w:history="1">
            <w:r w:rsidR="00CE6D64" w:rsidRPr="0022575A">
              <w:rPr>
                <w:rStyle w:val="Hyperlink"/>
                <w:noProof/>
              </w:rPr>
              <w:t>5.</w:t>
            </w:r>
            <w:r w:rsidR="00CE6D64">
              <w:rPr>
                <w:rFonts w:eastAsiaTheme="minorEastAsia"/>
                <w:noProof/>
              </w:rPr>
              <w:tab/>
            </w:r>
            <w:r w:rsidR="00CE6D64" w:rsidRPr="0022575A">
              <w:rPr>
                <w:rStyle w:val="Hyperlink"/>
                <w:noProof/>
              </w:rPr>
              <w:t>Working plan:</w:t>
            </w:r>
            <w:r w:rsidR="00CE6D64">
              <w:rPr>
                <w:noProof/>
                <w:webHidden/>
              </w:rPr>
              <w:tab/>
            </w:r>
            <w:r w:rsidR="00CE6D64">
              <w:rPr>
                <w:noProof/>
                <w:webHidden/>
              </w:rPr>
              <w:fldChar w:fldCharType="begin"/>
            </w:r>
            <w:r w:rsidR="00CE6D64">
              <w:rPr>
                <w:noProof/>
                <w:webHidden/>
              </w:rPr>
              <w:instrText xml:space="preserve"> PAGEREF _Toc461638166 \h </w:instrText>
            </w:r>
            <w:r w:rsidR="00CE6D64">
              <w:rPr>
                <w:noProof/>
                <w:webHidden/>
              </w:rPr>
            </w:r>
            <w:r w:rsidR="00CE6D64">
              <w:rPr>
                <w:noProof/>
                <w:webHidden/>
              </w:rPr>
              <w:fldChar w:fldCharType="separate"/>
            </w:r>
            <w:r w:rsidR="00CE6D64">
              <w:rPr>
                <w:noProof/>
                <w:webHidden/>
              </w:rPr>
              <w:t>14</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7" w:history="1">
            <w:r w:rsidR="00CE6D64" w:rsidRPr="0022575A">
              <w:rPr>
                <w:rStyle w:val="Hyperlink"/>
                <w:noProof/>
              </w:rPr>
              <w:t>Towards gate reflectometry</w:t>
            </w:r>
            <w:r w:rsidR="00CE6D64">
              <w:rPr>
                <w:noProof/>
                <w:webHidden/>
              </w:rPr>
              <w:tab/>
            </w:r>
            <w:r w:rsidR="00CE6D64">
              <w:rPr>
                <w:noProof/>
                <w:webHidden/>
              </w:rPr>
              <w:fldChar w:fldCharType="begin"/>
            </w:r>
            <w:r w:rsidR="00CE6D64">
              <w:rPr>
                <w:noProof/>
                <w:webHidden/>
              </w:rPr>
              <w:instrText xml:space="preserve"> PAGEREF _Toc461638167 \h </w:instrText>
            </w:r>
            <w:r w:rsidR="00CE6D64">
              <w:rPr>
                <w:noProof/>
                <w:webHidden/>
              </w:rPr>
            </w:r>
            <w:r w:rsidR="00CE6D64">
              <w:rPr>
                <w:noProof/>
                <w:webHidden/>
              </w:rPr>
              <w:fldChar w:fldCharType="separate"/>
            </w:r>
            <w:r w:rsidR="00CE6D64">
              <w:rPr>
                <w:noProof/>
                <w:webHidden/>
              </w:rPr>
              <w:t>14</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8" w:history="1">
            <w:r w:rsidR="00CE6D64">
              <w:rPr>
                <w:noProof/>
                <w:webHidden/>
              </w:rPr>
              <w:tab/>
            </w:r>
            <w:r w:rsidR="00CE6D64">
              <w:rPr>
                <w:noProof/>
                <w:webHidden/>
              </w:rPr>
              <w:fldChar w:fldCharType="begin"/>
            </w:r>
            <w:r w:rsidR="00CE6D64">
              <w:rPr>
                <w:noProof/>
                <w:webHidden/>
              </w:rPr>
              <w:instrText xml:space="preserve"> PAGEREF _Toc461638168 \h </w:instrText>
            </w:r>
            <w:r w:rsidR="00CE6D64">
              <w:rPr>
                <w:noProof/>
                <w:webHidden/>
              </w:rPr>
            </w:r>
            <w:r w:rsidR="00CE6D64">
              <w:rPr>
                <w:noProof/>
                <w:webHidden/>
              </w:rPr>
              <w:fldChar w:fldCharType="separate"/>
            </w:r>
            <w:r w:rsidR="00CE6D64">
              <w:rPr>
                <w:noProof/>
                <w:webHidden/>
              </w:rPr>
              <w:t>15</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9" w:history="1">
            <w:r w:rsidR="00CE6D64" w:rsidRPr="0022575A">
              <w:rPr>
                <w:rStyle w:val="Hyperlink"/>
                <w:noProof/>
              </w:rPr>
              <w:t>Spin dynamics experiments</w:t>
            </w:r>
            <w:r w:rsidR="00CE6D64">
              <w:rPr>
                <w:noProof/>
                <w:webHidden/>
              </w:rPr>
              <w:tab/>
            </w:r>
            <w:r w:rsidR="00CE6D64">
              <w:rPr>
                <w:noProof/>
                <w:webHidden/>
              </w:rPr>
              <w:fldChar w:fldCharType="begin"/>
            </w:r>
            <w:r w:rsidR="00CE6D64">
              <w:rPr>
                <w:noProof/>
                <w:webHidden/>
              </w:rPr>
              <w:instrText xml:space="preserve"> PAGEREF _Toc461638169 \h </w:instrText>
            </w:r>
            <w:r w:rsidR="00CE6D64">
              <w:rPr>
                <w:noProof/>
                <w:webHidden/>
              </w:rPr>
            </w:r>
            <w:r w:rsidR="00CE6D64">
              <w:rPr>
                <w:noProof/>
                <w:webHidden/>
              </w:rPr>
              <w:fldChar w:fldCharType="separate"/>
            </w:r>
            <w:r w:rsidR="00CE6D64">
              <w:rPr>
                <w:noProof/>
                <w:webHidden/>
              </w:rPr>
              <w:t>17</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70" w:history="1">
            <w:r w:rsidR="00CE6D64" w:rsidRPr="0022575A">
              <w:rPr>
                <w:rStyle w:val="Hyperlink"/>
                <w:noProof/>
              </w:rPr>
              <w:t>6.</w:t>
            </w:r>
            <w:r w:rsidR="00CE6D64">
              <w:rPr>
                <w:rFonts w:eastAsiaTheme="minorEastAsia"/>
                <w:noProof/>
              </w:rPr>
              <w:tab/>
            </w:r>
            <w:r w:rsidR="00CE6D64" w:rsidRPr="0022575A">
              <w:rPr>
                <w:rStyle w:val="Hyperlink"/>
                <w:noProof/>
              </w:rPr>
              <w:t>International collaborations:</w:t>
            </w:r>
            <w:r w:rsidR="00CE6D64">
              <w:rPr>
                <w:noProof/>
                <w:webHidden/>
              </w:rPr>
              <w:tab/>
            </w:r>
            <w:r w:rsidR="00CE6D64">
              <w:rPr>
                <w:noProof/>
                <w:webHidden/>
              </w:rPr>
              <w:fldChar w:fldCharType="begin"/>
            </w:r>
            <w:r w:rsidR="00CE6D64">
              <w:rPr>
                <w:noProof/>
                <w:webHidden/>
              </w:rPr>
              <w:instrText xml:space="preserve"> PAGEREF _Toc461638170 \h </w:instrText>
            </w:r>
            <w:r w:rsidR="00CE6D64">
              <w:rPr>
                <w:noProof/>
                <w:webHidden/>
              </w:rPr>
            </w:r>
            <w:r w:rsidR="00CE6D64">
              <w:rPr>
                <w:noProof/>
                <w:webHidden/>
              </w:rPr>
              <w:fldChar w:fldCharType="separate"/>
            </w:r>
            <w:r w:rsidR="00CE6D64">
              <w:rPr>
                <w:noProof/>
                <w:webHidden/>
              </w:rPr>
              <w:t>21</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71" w:history="1">
            <w:r w:rsidR="00CE6D64" w:rsidRPr="0022575A">
              <w:rPr>
                <w:rStyle w:val="Hyperlink"/>
                <w:noProof/>
              </w:rPr>
              <w:t>7.</w:t>
            </w:r>
            <w:r w:rsidR="00CE6D64">
              <w:rPr>
                <w:rFonts w:eastAsiaTheme="minorEastAsia"/>
                <w:noProof/>
              </w:rPr>
              <w:tab/>
            </w:r>
            <w:r w:rsidR="00CE6D64" w:rsidRPr="0022575A">
              <w:rPr>
                <w:rStyle w:val="Hyperlink"/>
                <w:noProof/>
              </w:rPr>
              <w:t>Work table</w:t>
            </w:r>
            <w:r w:rsidR="00CE6D64">
              <w:rPr>
                <w:noProof/>
                <w:webHidden/>
              </w:rPr>
              <w:tab/>
            </w:r>
            <w:r w:rsidR="00CE6D64">
              <w:rPr>
                <w:noProof/>
                <w:webHidden/>
              </w:rPr>
              <w:fldChar w:fldCharType="begin"/>
            </w:r>
            <w:r w:rsidR="00CE6D64">
              <w:rPr>
                <w:noProof/>
                <w:webHidden/>
              </w:rPr>
              <w:instrText xml:space="preserve"> PAGEREF _Toc461638171 \h </w:instrText>
            </w:r>
            <w:r w:rsidR="00CE6D64">
              <w:rPr>
                <w:noProof/>
                <w:webHidden/>
              </w:rPr>
            </w:r>
            <w:r w:rsidR="00CE6D64">
              <w:rPr>
                <w:noProof/>
                <w:webHidden/>
              </w:rPr>
              <w:fldChar w:fldCharType="separate"/>
            </w:r>
            <w:r w:rsidR="00CE6D64">
              <w:rPr>
                <w:noProof/>
                <w:webHidden/>
              </w:rPr>
              <w:t>22</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72" w:history="1">
            <w:r w:rsidR="00CE6D64" w:rsidRPr="0022575A">
              <w:rPr>
                <w:rStyle w:val="Hyperlink"/>
                <w:noProof/>
              </w:rPr>
              <w:t>8.</w:t>
            </w:r>
            <w:r w:rsidR="00CE6D64">
              <w:rPr>
                <w:rFonts w:eastAsiaTheme="minorEastAsia"/>
                <w:noProof/>
              </w:rPr>
              <w:tab/>
            </w:r>
            <w:r w:rsidR="00CE6D64" w:rsidRPr="0022575A">
              <w:rPr>
                <w:rStyle w:val="Hyperlink"/>
                <w:noProof/>
              </w:rPr>
              <w:t>Contingency plan:</w:t>
            </w:r>
            <w:r w:rsidR="00CE6D64">
              <w:rPr>
                <w:noProof/>
                <w:webHidden/>
              </w:rPr>
              <w:tab/>
            </w:r>
            <w:r w:rsidR="00CE6D64">
              <w:rPr>
                <w:noProof/>
                <w:webHidden/>
              </w:rPr>
              <w:fldChar w:fldCharType="begin"/>
            </w:r>
            <w:r w:rsidR="00CE6D64">
              <w:rPr>
                <w:noProof/>
                <w:webHidden/>
              </w:rPr>
              <w:instrText xml:space="preserve"> PAGEREF _Toc461638172 \h </w:instrText>
            </w:r>
            <w:r w:rsidR="00CE6D64">
              <w:rPr>
                <w:noProof/>
                <w:webHidden/>
              </w:rPr>
            </w:r>
            <w:r w:rsidR="00CE6D64">
              <w:rPr>
                <w:noProof/>
                <w:webHidden/>
              </w:rPr>
              <w:fldChar w:fldCharType="separate"/>
            </w:r>
            <w:r w:rsidR="00CE6D64">
              <w:rPr>
                <w:noProof/>
                <w:webHidden/>
              </w:rPr>
              <w:t>22</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73" w:history="1">
            <w:r w:rsidR="00CE6D64" w:rsidRPr="0022575A">
              <w:rPr>
                <w:rStyle w:val="Hyperlink"/>
                <w:noProof/>
              </w:rPr>
              <w:t>9.</w:t>
            </w:r>
            <w:r w:rsidR="00CE6D64">
              <w:rPr>
                <w:rFonts w:eastAsiaTheme="minorEastAsia"/>
                <w:noProof/>
              </w:rPr>
              <w:tab/>
            </w:r>
            <w:r w:rsidR="00CE6D64" w:rsidRPr="0022575A">
              <w:rPr>
                <w:rStyle w:val="Hyperlink"/>
                <w:noProof/>
              </w:rPr>
              <w:t>Personal qualification - matching of my profile with the demands of the project</w:t>
            </w:r>
            <w:r w:rsidR="00CE6D64">
              <w:rPr>
                <w:noProof/>
                <w:webHidden/>
              </w:rPr>
              <w:tab/>
            </w:r>
            <w:r w:rsidR="00CE6D64">
              <w:rPr>
                <w:noProof/>
                <w:webHidden/>
              </w:rPr>
              <w:fldChar w:fldCharType="begin"/>
            </w:r>
            <w:r w:rsidR="00CE6D64">
              <w:rPr>
                <w:noProof/>
                <w:webHidden/>
              </w:rPr>
              <w:instrText xml:space="preserve"> PAGEREF _Toc461638173 \h </w:instrText>
            </w:r>
            <w:r w:rsidR="00CE6D64">
              <w:rPr>
                <w:noProof/>
                <w:webHidden/>
              </w:rPr>
            </w:r>
            <w:r w:rsidR="00CE6D64">
              <w:rPr>
                <w:noProof/>
                <w:webHidden/>
              </w:rPr>
              <w:fldChar w:fldCharType="separate"/>
            </w:r>
            <w:r w:rsidR="00CE6D64">
              <w:rPr>
                <w:noProof/>
                <w:webHidden/>
              </w:rPr>
              <w:t>23</w:t>
            </w:r>
            <w:r w:rsidR="00CE6D64">
              <w:rPr>
                <w:noProof/>
                <w:webHidden/>
              </w:rPr>
              <w:fldChar w:fldCharType="end"/>
            </w:r>
          </w:hyperlink>
        </w:p>
        <w:p w:rsidR="00CE6D64" w:rsidRDefault="003A07E9">
          <w:pPr>
            <w:pStyle w:val="TOC1"/>
            <w:tabs>
              <w:tab w:val="right" w:leader="dot" w:pos="9350"/>
            </w:tabs>
            <w:rPr>
              <w:rFonts w:eastAsiaTheme="minorEastAsia"/>
              <w:noProof/>
            </w:rPr>
          </w:pPr>
          <w:hyperlink w:anchor="_Toc461638174" w:history="1">
            <w:r w:rsidR="00CE6D64" w:rsidRPr="0022575A">
              <w:rPr>
                <w:rStyle w:val="Hyperlink"/>
                <w:noProof/>
              </w:rPr>
              <w:t>References:</w:t>
            </w:r>
            <w:r w:rsidR="00CE6D64">
              <w:rPr>
                <w:noProof/>
                <w:webHidden/>
              </w:rPr>
              <w:tab/>
            </w:r>
            <w:r w:rsidR="00CE6D64">
              <w:rPr>
                <w:noProof/>
                <w:webHidden/>
              </w:rPr>
              <w:fldChar w:fldCharType="begin"/>
            </w:r>
            <w:r w:rsidR="00CE6D64">
              <w:rPr>
                <w:noProof/>
                <w:webHidden/>
              </w:rPr>
              <w:instrText xml:space="preserve"> PAGEREF _Toc461638174 \h </w:instrText>
            </w:r>
            <w:r w:rsidR="00CE6D64">
              <w:rPr>
                <w:noProof/>
                <w:webHidden/>
              </w:rPr>
            </w:r>
            <w:r w:rsidR="00CE6D64">
              <w:rPr>
                <w:noProof/>
                <w:webHidden/>
              </w:rPr>
              <w:fldChar w:fldCharType="separate"/>
            </w:r>
            <w:r w:rsidR="00CE6D64">
              <w:rPr>
                <w:noProof/>
                <w:webHidden/>
              </w:rPr>
              <w:t>24</w:t>
            </w:r>
            <w:r w:rsidR="00CE6D64">
              <w:rPr>
                <w:noProof/>
                <w:webHidden/>
              </w:rPr>
              <w:fldChar w:fldCharType="end"/>
            </w:r>
          </w:hyperlink>
        </w:p>
        <w:p w:rsidR="00327356" w:rsidRDefault="00327356" w:rsidP="00327356">
          <w:pPr>
            <w:rPr>
              <w:b/>
              <w:bCs/>
              <w:noProof/>
            </w:rPr>
          </w:pPr>
          <w:r>
            <w:rPr>
              <w:b/>
              <w:bCs/>
              <w:noProof/>
            </w:rPr>
            <w:fldChar w:fldCharType="end"/>
          </w:r>
        </w:p>
        <w:p w:rsidR="00E4427E" w:rsidRDefault="003A07E9" w:rsidP="00327356"/>
      </w:sdtContent>
    </w:sdt>
    <w:p w:rsidR="00334993" w:rsidRDefault="00334993" w:rsidP="00334993">
      <w:pPr>
        <w:pStyle w:val="Heading1"/>
      </w:pPr>
      <w:bookmarkStart w:id="0" w:name="_Toc461638156"/>
      <w:r>
        <w:lastRenderedPageBreak/>
        <w:t xml:space="preserve">Spin dynamics of a hole spin qubit </w:t>
      </w:r>
      <w:r w:rsidR="00EA1118">
        <w:t xml:space="preserve">measured with </w:t>
      </w:r>
      <w:r>
        <w:t>gate reflectometry</w:t>
      </w:r>
      <w:bookmarkEnd w:id="0"/>
      <w:r>
        <w:t xml:space="preserve"> </w:t>
      </w:r>
    </w:p>
    <w:p w:rsidR="00CE5D56" w:rsidRDefault="00CE5D56" w:rsidP="00CE5D56">
      <w:pPr>
        <w:pStyle w:val="Heading1"/>
      </w:pPr>
      <w:bookmarkStart w:id="1" w:name="_Toc461638157"/>
      <w:r>
        <w:t>Abstract</w:t>
      </w:r>
      <w:bookmarkEnd w:id="1"/>
    </w:p>
    <w:p w:rsidR="009B2A25" w:rsidRPr="007D57D9" w:rsidRDefault="004203FE" w:rsidP="00CE5D56">
      <w:r>
        <w:t>By e</w:t>
      </w:r>
      <w:r w:rsidR="004B2FDB">
        <w:t xml:space="preserve">xploiting the quantum superposition principle a quantum computer </w:t>
      </w:r>
      <w:r>
        <w:t xml:space="preserve">will be </w:t>
      </w:r>
      <w:r w:rsidR="004B2FDB">
        <w:t xml:space="preserve">able to outperform </w:t>
      </w:r>
      <w:r w:rsidR="009B2A25">
        <w:t xml:space="preserve">the speed of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34993">
        <w:t xml:space="preserve"> Group IV </w:t>
      </w:r>
      <w:r w:rsidR="009B2A25">
        <w:t xml:space="preserve">materials </w:t>
      </w:r>
      <w:r w:rsidR="00334993">
        <w:t xml:space="preserve">and in particular </w:t>
      </w:r>
      <w:r w:rsidR="009B2A25">
        <w:t>s</w:t>
      </w:r>
      <w:r w:rsidR="00334993">
        <w:t>ilicon</w:t>
      </w:r>
      <w:r w:rsidR="007D57D9">
        <w:t xml:space="preserve"> (Si)</w:t>
      </w:r>
      <w:r w:rsidR="00334993">
        <w:t xml:space="preserve"> </w:t>
      </w:r>
      <w:r w:rsidR="00BE2A49">
        <w:t xml:space="preserve">have </w:t>
      </w:r>
      <w:r w:rsidR="00334993">
        <w:t>attracted much interest for</w:t>
      </w:r>
      <w:r w:rsidR="00253666">
        <w:t xml:space="preserve"> </w:t>
      </w:r>
      <w:r w:rsidR="00BE2A49">
        <w:t>the realization of</w:t>
      </w:r>
      <w:r w:rsidR="00334993">
        <w:t xml:space="preserve"> a spin qubit </w:t>
      </w:r>
      <w:r w:rsidR="009B2A25">
        <w:t>especially after</w:t>
      </w:r>
      <w:r w:rsidR="00334993">
        <w:t xml:space="preserve"> coherence times of </w:t>
      </w:r>
      <w:r w:rsidR="009B2A25">
        <w:t xml:space="preserve">almost a second were </w:t>
      </w:r>
      <w:r w:rsidR="00BE2A49">
        <w:t xml:space="preserve">reported </w:t>
      </w:r>
      <w:r w:rsidR="009B2A25">
        <w:t>for a</w:t>
      </w:r>
      <w:r w:rsidR="00BE2A49">
        <w:t>n electron</w:t>
      </w:r>
      <w:r w:rsidR="00253666">
        <w:t xml:space="preserve"> </w:t>
      </w:r>
      <w:r w:rsidR="009B2A25">
        <w:t xml:space="preserve">spin in </w:t>
      </w:r>
      <w:r w:rsidR="00334993">
        <w:t xml:space="preserve">isotopically purified samples. </w:t>
      </w:r>
      <w:r w:rsidR="00BE2A49">
        <w:t>However, o</w:t>
      </w:r>
      <w:r w:rsidR="009B2A25" w:rsidRPr="00CE6D64">
        <w:t>ne limitation of electrons confined in Si is the difficulty to perform fast gate operations while maintaining the good coherence</w:t>
      </w:r>
      <w:r w:rsidR="0034307F" w:rsidRPr="007D57D9">
        <w:t>.</w:t>
      </w:r>
      <w:r w:rsidR="00265E38" w:rsidRPr="007D57D9">
        <w:t xml:space="preserve"> </w:t>
      </w:r>
    </w:p>
    <w:p w:rsidR="00334993" w:rsidRDefault="00334993" w:rsidP="00334993">
      <w:r>
        <w:t xml:space="preserve">During this project I will work with </w:t>
      </w:r>
      <w:proofErr w:type="gramStart"/>
      <w:r w:rsidR="00265E38">
        <w:t>hole</w:t>
      </w:r>
      <w:proofErr w:type="gramEnd"/>
      <w:r w:rsidR="00265E38">
        <w:t xml:space="preserve"> </w:t>
      </w:r>
      <w:r>
        <w:t xml:space="preserve">spin qubits realized in </w:t>
      </w:r>
      <w:r w:rsidR="009B2A25">
        <w:t>g</w:t>
      </w:r>
      <w:r>
        <w:t>ermanium</w:t>
      </w:r>
      <w:r w:rsidR="007D57D9">
        <w:t xml:space="preserve"> (Ge)</w:t>
      </w:r>
      <w:r>
        <w:t>.</w:t>
      </w:r>
      <w:r w:rsidR="009B2A25">
        <w:t xml:space="preserve"> </w:t>
      </w:r>
      <w:r>
        <w:t xml:space="preserve">Holes in germanium combine a very strong spin orbit coupling with a very small hyperfine interaction. Such might allow thus the realization of a long lived spin qubit with very fast operation times.  </w:t>
      </w:r>
    </w:p>
    <w:p w:rsidR="005F08B7" w:rsidRDefault="006E7887" w:rsidP="00CE5D56">
      <w:r>
        <w:t>The possibility to scan fast through the phase space of a qubit, to perform single shot measurements</w:t>
      </w:r>
      <w:r w:rsidR="005F08B7">
        <w:t xml:space="preserve"> </w:t>
      </w:r>
      <w:r w:rsidR="00CE5D56">
        <w:t xml:space="preserve">and </w:t>
      </w:r>
      <w:r w:rsidR="00334993">
        <w:t>to move towards a large number of qubits</w:t>
      </w:r>
      <w:r w:rsidR="005F08B7">
        <w:t xml:space="preserve">, </w:t>
      </w:r>
      <w:r w:rsidR="00CE5D56">
        <w:t xml:space="preserve">demand </w:t>
      </w:r>
      <w:r>
        <w:t xml:space="preserve">a </w:t>
      </w:r>
      <w:r w:rsidR="00CE5D56">
        <w:t xml:space="preserve">highly sensitive and easy to </w:t>
      </w:r>
      <w:r>
        <w:t xml:space="preserve">realize </w:t>
      </w:r>
      <w:r w:rsidR="00CE5D56">
        <w:t>method for spin readout.</w:t>
      </w:r>
      <w:r w:rsidR="004B2FDB">
        <w:t xml:space="preserve"> </w:t>
      </w:r>
    </w:p>
    <w:p w:rsidR="00CE5D56" w:rsidRDefault="00265E38" w:rsidP="002B32BE">
      <w:r>
        <w:t>In the first pa</w:t>
      </w:r>
      <w:r w:rsidR="007D57D9">
        <w:t xml:space="preserve">rt of the project I am going to </w:t>
      </w:r>
      <w:r w:rsidR="006066ED">
        <w:t xml:space="preserve">develop and </w:t>
      </w:r>
      <w:r w:rsidR="005F08B7">
        <w:t>us</w:t>
      </w:r>
      <w:r w:rsidR="00334993">
        <w:t>e</w:t>
      </w:r>
      <w:r w:rsidR="005F08B7">
        <w:t xml:space="preserve"> </w:t>
      </w:r>
      <w:r w:rsidR="00CE5D56">
        <w:t xml:space="preserve">gate reflectometry as a readout system </w:t>
      </w:r>
      <w:r w:rsidR="006066ED">
        <w:t xml:space="preserve">for </w:t>
      </w:r>
      <w:r>
        <w:t xml:space="preserve">being able to </w:t>
      </w:r>
      <w:r w:rsidR="006066ED">
        <w:t xml:space="preserve">study </w:t>
      </w:r>
      <w:r w:rsidR="00334993">
        <w:t xml:space="preserve">the spin dynamics of </w:t>
      </w:r>
      <w:r w:rsidR="00734710">
        <w:t>the germanium</w:t>
      </w:r>
      <w:r w:rsidR="00334993">
        <w:t xml:space="preserve"> </w:t>
      </w:r>
      <w:r w:rsidR="006066ED">
        <w:t>hole spin qubit</w:t>
      </w:r>
      <w:r>
        <w:t>.</w:t>
      </w:r>
      <w:r w:rsidR="006066ED">
        <w:t xml:space="preserve"> The </w:t>
      </w:r>
      <w:r w:rsidR="00CE5D56">
        <w:t xml:space="preserve">reflectometry </w:t>
      </w:r>
      <w:r w:rsidR="006066ED">
        <w:t xml:space="preserve">will </w:t>
      </w:r>
      <w:r w:rsidR="00CE5D56">
        <w:t xml:space="preserve">use </w:t>
      </w:r>
      <w:r w:rsidR="00334993">
        <w:t xml:space="preserve">the </w:t>
      </w:r>
      <w:r w:rsidR="00CE5D56">
        <w:t xml:space="preserve">already defined gates </w:t>
      </w:r>
      <w:r w:rsidR="006066ED">
        <w:t xml:space="preserve">needed </w:t>
      </w:r>
      <w:r w:rsidR="00CE5D56">
        <w:t xml:space="preserve">for </w:t>
      </w:r>
      <w:r w:rsidR="006066ED">
        <w:t xml:space="preserve">the </w:t>
      </w:r>
      <w:r w:rsidR="00CE5D56">
        <w:t>e</w:t>
      </w:r>
      <w:r w:rsidR="00DC119F">
        <w:t>lectrostatic definition</w:t>
      </w:r>
      <w:r w:rsidR="00CE5D56">
        <w:t xml:space="preserve"> of the </w:t>
      </w:r>
      <w:r w:rsidR="00DC119F">
        <w:t>double quantum dot system</w:t>
      </w:r>
      <w:r w:rsidR="005F08B7">
        <w:t>.</w:t>
      </w:r>
      <w:r w:rsidR="00CE5D56">
        <w:t xml:space="preserve"> </w:t>
      </w:r>
    </w:p>
    <w:p w:rsidR="00CE5D56" w:rsidRDefault="00265E38" w:rsidP="00CE5D56">
      <w:r>
        <w:t>In the second part of the project I will investigate the spin properties of the Loss-</w:t>
      </w:r>
      <w:proofErr w:type="spellStart"/>
      <w:r>
        <w:t>DiVincenzo</w:t>
      </w:r>
      <w:proofErr w:type="spellEnd"/>
      <w:r>
        <w:t xml:space="preserve"> qubit realized in </w:t>
      </w:r>
      <w:r w:rsidR="00734710">
        <w:t xml:space="preserve">such </w:t>
      </w:r>
      <w:r>
        <w:t xml:space="preserve">a double quantum dot. </w:t>
      </w:r>
      <w:r w:rsidR="008649B3">
        <w:t>Measurements determining the s</w:t>
      </w:r>
      <w:r w:rsidR="00CE5D56">
        <w:t>pin relaxation time</w:t>
      </w:r>
      <w:r w:rsidR="008649B3" w:rsidRPr="008649B3">
        <w:t xml:space="preserve"> </w:t>
      </w:r>
      <w:r w:rsidR="008649B3">
        <w:t>T</w:t>
      </w:r>
      <w:r w:rsidR="008649B3">
        <w:rPr>
          <w:vertAlign w:val="subscript"/>
        </w:rPr>
        <w:t>1</w:t>
      </w:r>
      <w:r w:rsidR="008649B3">
        <w:t xml:space="preserve">, the </w:t>
      </w:r>
      <w:r w:rsidR="00CE5D56">
        <w:t>spin dephasing time T</w:t>
      </w:r>
      <w:r w:rsidR="00CE5D56">
        <w:rPr>
          <w:vertAlign w:val="subscript"/>
        </w:rPr>
        <w:t>2</w:t>
      </w:r>
      <w:r w:rsidR="00CE5D56">
        <w:rPr>
          <w:vertAlign w:val="superscript"/>
        </w:rPr>
        <w:t>*</w:t>
      </w:r>
      <w:r w:rsidR="00CE5D56">
        <w:t xml:space="preserve">, </w:t>
      </w:r>
      <w:r w:rsidR="008649B3">
        <w:t xml:space="preserve">the </w:t>
      </w:r>
      <w:r w:rsidR="00CE5D56">
        <w:t>spin echo T</w:t>
      </w:r>
      <w:r w:rsidR="00CE5D56">
        <w:rPr>
          <w:vertAlign w:val="subscript"/>
        </w:rPr>
        <w:t>2</w:t>
      </w:r>
      <w:r w:rsidR="00CE5D56">
        <w:rPr>
          <w:vertAlign w:val="superscript"/>
        </w:rPr>
        <w:t xml:space="preserve">ECHO </w:t>
      </w:r>
      <w:r w:rsidR="008649B3">
        <w:t xml:space="preserve">time and the </w:t>
      </w:r>
      <w:r w:rsidR="00CE5D56">
        <w:t>CPMG T</w:t>
      </w:r>
      <w:r w:rsidR="00CE5D56">
        <w:rPr>
          <w:vertAlign w:val="subscript"/>
        </w:rPr>
        <w:t>2</w:t>
      </w:r>
      <w:r w:rsidR="00CE5D56">
        <w:rPr>
          <w:vertAlign w:val="superscript"/>
        </w:rPr>
        <w:t>CPMG</w:t>
      </w:r>
      <w:r w:rsidR="00CE5D56">
        <w:t xml:space="preserve"> </w:t>
      </w:r>
      <w:r w:rsidR="008649B3">
        <w:t>time</w:t>
      </w:r>
      <w:r w:rsidR="00004330">
        <w:t>,</w:t>
      </w:r>
      <w:r w:rsidR="008649B3">
        <w:t xml:space="preserve"> will be performed. </w:t>
      </w:r>
      <w:r w:rsidR="00CE5D56">
        <w:t xml:space="preserve">All measurement are going to be performed </w:t>
      </w:r>
      <w:r w:rsidR="008649B3">
        <w:t xml:space="preserve">in a </w:t>
      </w:r>
      <w:r w:rsidR="00CE5D56">
        <w:t xml:space="preserve">dilution fridge with DC and RF </w:t>
      </w:r>
      <w:r w:rsidR="008649B3">
        <w:t>lines</w:t>
      </w:r>
      <w:r w:rsidR="00CE5D56">
        <w:t>, amplifiers, attenuators</w:t>
      </w:r>
      <w:r w:rsidR="008649B3">
        <w:t xml:space="preserve"> and </w:t>
      </w:r>
      <w:r w:rsidR="00CE5D56">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4A3B7F" w:rsidRDefault="00C27B10" w:rsidP="009D17AE">
      <w:pPr>
        <w:pStyle w:val="Heading1"/>
      </w:pPr>
      <w:bookmarkStart w:id="2" w:name="_Toc461638158"/>
      <w:r>
        <w:lastRenderedPageBreak/>
        <w:t>Project description:</w:t>
      </w:r>
      <w:bookmarkEnd w:id="2"/>
    </w:p>
    <w:p w:rsidR="00C27B10" w:rsidRDefault="00C27B10" w:rsidP="009D17AE"/>
    <w:p w:rsidR="00C27B10" w:rsidRPr="00C27B10" w:rsidRDefault="00C27B10" w:rsidP="009D17AE">
      <w:pPr>
        <w:pStyle w:val="Heading2"/>
        <w:numPr>
          <w:ilvl w:val="0"/>
          <w:numId w:val="1"/>
        </w:numPr>
        <w:ind w:left="0" w:firstLine="0"/>
      </w:pPr>
      <w:bookmarkStart w:id="3" w:name="_Toc461638159"/>
      <w:r>
        <w:t>Background</w:t>
      </w:r>
      <w:bookmarkEnd w:id="3"/>
    </w:p>
    <w:p w:rsidR="00A51B2E" w:rsidRPr="00A51B2E" w:rsidRDefault="00A51B2E" w:rsidP="00776062">
      <w:pPr>
        <w:pStyle w:val="Heading3"/>
      </w:pPr>
      <w:bookmarkStart w:id="4" w:name="_Toc461638160"/>
      <w:r>
        <w:t>State of the art</w:t>
      </w:r>
      <w:bookmarkEnd w:id="4"/>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584E8B">
        <w:t>[6</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w:t>
      </w:r>
      <w:proofErr w:type="spellStart"/>
      <w:r w:rsidR="003C0C66" w:rsidRPr="00F143FC">
        <w:rPr>
          <w:b/>
        </w:rPr>
        <w:t>decoherence</w:t>
      </w:r>
      <w:proofErr w:type="spellEnd"/>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proofErr w:type="spellStart"/>
      <w:r w:rsidR="00DE336E">
        <w:t>decohere</w:t>
      </w:r>
      <w:proofErr w:type="spellEnd"/>
      <w:r w:rsidR="00DE336E">
        <w:t xml:space="preserv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proofErr w:type="gramStart"/>
      <w:r w:rsidR="006A4B8F">
        <w:t>it’s</w:t>
      </w:r>
      <w:proofErr w:type="gramEnd"/>
      <w:r w:rsidR="006A4B8F">
        <w:t xml:space="preserve">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proofErr w:type="spellStart"/>
      <w:r w:rsidR="00953F1E">
        <w:rPr>
          <w:b/>
        </w:rPr>
        <w:t>decohere</w:t>
      </w:r>
      <w:proofErr w:type="spellEnd"/>
      <w:r w:rsidR="00953F1E">
        <w:rPr>
          <w:b/>
        </w:rPr>
        <w:t>.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584E8B">
        <w:t xml:space="preserve"> [7</w:t>
      </w:r>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current CMOS </w:t>
      </w:r>
      <w:r w:rsidR="00610755">
        <w:lastRenderedPageBreak/>
        <w:t>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proofErr w:type="spellStart"/>
      <w:r w:rsidR="00FD7154" w:rsidRPr="00FD7154">
        <w:t>μs</w:t>
      </w:r>
      <w:proofErr w:type="spellEnd"/>
      <w:r w:rsidR="008B58B5">
        <w:t xml:space="preserve"> [2]</w:t>
      </w:r>
      <w:r w:rsidR="00207CC3">
        <w:t>.</w:t>
      </w:r>
      <w:r w:rsidR="00D11084">
        <w:t xml:space="preserve"> </w:t>
      </w:r>
      <w:r w:rsidR="0097347B">
        <w:t xml:space="preserve"> </w:t>
      </w:r>
    </w:p>
    <w:p w:rsidR="00971924" w:rsidRDefault="00D11084" w:rsidP="00FC5271">
      <w:r>
        <w:t xml:space="preserve">M. </w:t>
      </w:r>
      <w:proofErr w:type="spellStart"/>
      <w:r>
        <w:t>Veldhorst</w:t>
      </w:r>
      <w:proofErr w:type="spellEnd"/>
      <w:r>
        <w:t xml:space="preserve">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584E8B">
        <w:t>[8</w:t>
      </w:r>
      <w:r w:rsidR="00FC5271">
        <w:t>]</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Si/</w:t>
      </w:r>
      <w:proofErr w:type="spellStart"/>
      <w:r w:rsidR="00971924">
        <w:t>SiGe</w:t>
      </w:r>
      <w:proofErr w:type="spellEnd"/>
      <w:r w:rsidR="00971924">
        <w:t xml:space="preserve"> </w:t>
      </w:r>
      <w:proofErr w:type="spellStart"/>
      <w:r w:rsidR="00971924">
        <w:t>heterostructure</w:t>
      </w:r>
      <w:proofErr w:type="spellEnd"/>
      <w:r w:rsidR="00971924">
        <w:t xml:space="preserv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w:t>
      </w:r>
      <w:proofErr w:type="spellStart"/>
      <w:r w:rsidR="00671E19">
        <w:t>μs</w:t>
      </w:r>
      <w:proofErr w:type="spellEnd"/>
      <w:r w:rsidR="00671E19">
        <w:t xml:space="preserve">, while </w:t>
      </w:r>
      <w:r w:rsidR="00971924" w:rsidRPr="0039664B">
        <w:t>τ</w:t>
      </w:r>
      <w:r w:rsidR="00971924" w:rsidRPr="0039664B">
        <w:rPr>
          <w:vertAlign w:val="subscript"/>
        </w:rPr>
        <w:t>π</w:t>
      </w:r>
      <w:r w:rsidR="00971924">
        <w:t xml:space="preserve"> = 0.15 </w:t>
      </w:r>
      <w:proofErr w:type="spellStart"/>
      <w:r w:rsidR="00971924" w:rsidRPr="00FD7154">
        <w:t>μs</w:t>
      </w:r>
      <w:proofErr w:type="spellEnd"/>
      <w:r w:rsidR="00780B80">
        <w:t xml:space="preserve"> </w:t>
      </w:r>
      <w:r w:rsidR="00584E8B">
        <w:t>[9</w:t>
      </w:r>
      <w:r w:rsidR="00FC5271">
        <w:t>]</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w:t>
      </w:r>
      <w:proofErr w:type="spellStart"/>
      <w:r>
        <w:t>Maurand</w:t>
      </w:r>
      <w:proofErr w:type="spellEnd"/>
      <w:r>
        <w:t xml:space="preserve">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rsidR="00584E8B">
        <w:t>[10</w:t>
      </w:r>
      <w:r>
        <w:t xml:space="preserve">].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4436BA">
        <w:t xml:space="preserve"> [</w:t>
      </w:r>
      <w:r w:rsidR="00584E8B">
        <w:t>11</w:t>
      </w:r>
      <w:r w:rsidR="00955E6B">
        <w:t>]</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FA50D3">
        <w:t>[12</w:t>
      </w:r>
      <w:r w:rsidR="00387E18">
        <w:t>]</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proofErr w:type="spellStart"/>
      <w:r w:rsidR="001E79EC">
        <w:t>magnetotransport</w:t>
      </w:r>
      <w:proofErr w:type="spellEnd"/>
      <w:r w:rsidR="001E79EC">
        <w:t xml:space="preserve">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w:t>
      </w:r>
      <w:proofErr w:type="spellStart"/>
      <w:r w:rsidR="0053298E">
        <w:t>SiGe</w:t>
      </w:r>
      <w:proofErr w:type="spellEnd"/>
      <w:r w:rsidR="0053298E">
        <w:t xml:space="preserv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w:t>
      </w:r>
      <w:proofErr w:type="spellStart"/>
      <w:r>
        <w:t>Pd</w:t>
      </w:r>
      <w:proofErr w:type="spellEnd"/>
      <w:r>
        <w:t xml:space="preserve"> source </w:t>
      </w:r>
      <w:r w:rsidR="004436BA">
        <w:t>a</w:t>
      </w:r>
      <w:r w:rsidR="00FA50D3">
        <w:t>nd drain electrodes (right) [12</w:t>
      </w:r>
      <w:r>
        <w:t>]</w:t>
      </w:r>
    </w:p>
    <w:p w:rsidR="0053298E" w:rsidRDefault="0053298E" w:rsidP="0053298E">
      <w:pPr>
        <w:pStyle w:val="Subtitle"/>
      </w:pPr>
    </w:p>
    <w:p w:rsidR="00FC5271" w:rsidRPr="001B77CB" w:rsidRDefault="00387E18" w:rsidP="00315961">
      <w:pPr>
        <w:pStyle w:val="Heading3"/>
      </w:pPr>
      <w:bookmarkStart w:id="5" w:name="_Toc461638161"/>
      <w:r w:rsidRPr="001B77CB">
        <w:t>Measurement techniques</w:t>
      </w:r>
      <w:bookmarkEnd w:id="5"/>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proofErr w:type="spellStart"/>
      <w:r w:rsidRPr="00636C7C">
        <w:rPr>
          <w:u w:val="single"/>
        </w:rPr>
        <w:t>O</w:t>
      </w:r>
      <w:r w:rsidR="001860D4" w:rsidRPr="00636C7C">
        <w:rPr>
          <w:u w:val="single"/>
        </w:rPr>
        <w:t>hmic</w:t>
      </w:r>
      <w:proofErr w:type="spellEnd"/>
      <w:r w:rsidR="001860D4" w:rsidRPr="00636C7C">
        <w:rPr>
          <w:u w:val="single"/>
        </w:rPr>
        <w:t xml:space="preserve"> reflectometry</w:t>
      </w:r>
      <w:r w:rsidR="00C86B6F" w:rsidRPr="00636C7C">
        <w:t>:</w:t>
      </w:r>
      <w:r w:rsidR="00C86B6F" w:rsidRPr="00C86B6F">
        <w:t xml:space="preserve"> </w:t>
      </w:r>
      <w:r w:rsidR="00636C7C">
        <w:t xml:space="preserve"> </w:t>
      </w:r>
      <w:proofErr w:type="spellStart"/>
      <w:r w:rsidR="00E5561A">
        <w:t>O</w:t>
      </w:r>
      <w:r w:rsidR="00C86B6F">
        <w:t>hmic</w:t>
      </w:r>
      <w:proofErr w:type="spellEnd"/>
      <w:r w:rsidR="00C86B6F">
        <w:t xml:space="preserve">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 xml:space="preserve">Similar to the </w:t>
      </w:r>
      <w:proofErr w:type="spellStart"/>
      <w:r w:rsidR="00801743">
        <w:t>ohmic</w:t>
      </w:r>
      <w:proofErr w:type="spellEnd"/>
      <w:r w:rsidR="00801743">
        <w:t xml:space="preserve"> reflectometry but it is co</w:t>
      </w:r>
      <w:r w:rsidR="0029509A">
        <w:t>nnected to a gate</w:t>
      </w:r>
      <w:r w:rsidR="00A773D9">
        <w:t xml:space="preserve"> electrode</w:t>
      </w:r>
      <w:r w:rsidR="0029509A">
        <w:t xml:space="preserve"> and not to a source or a</w:t>
      </w:r>
      <w:r w:rsidR="00801743">
        <w:t xml:space="preserve"> drain lead. </w:t>
      </w:r>
      <w:proofErr w:type="gramStart"/>
      <w:r w:rsidR="00C86B6F" w:rsidRPr="00E5561A">
        <w:rPr>
          <w:b/>
        </w:rPr>
        <w:t>It’s</w:t>
      </w:r>
      <w:proofErr w:type="gramEnd"/>
      <w:r w:rsidR="00C86B6F" w:rsidRPr="00E5561A">
        <w:rPr>
          <w:b/>
        </w:rPr>
        <w:t xml:space="preserve">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w:t>
      </w:r>
      <w:proofErr w:type="spellStart"/>
      <w:r w:rsidR="000C4C17">
        <w:rPr>
          <w:b/>
        </w:rPr>
        <w:t>ohmic</w:t>
      </w:r>
      <w:proofErr w:type="spellEnd"/>
      <w:r w:rsidR="000C4C17">
        <w:rPr>
          <w:b/>
        </w:rPr>
        <w:t xml:space="preserve">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2178317A" wp14:editId="1B0ECBF2">
                <wp:simplePos x="0" y="0"/>
                <wp:positionH relativeFrom="margin">
                  <wp:align>center</wp:align>
                </wp:positionH>
                <wp:positionV relativeFrom="paragraph">
                  <wp:posOffset>315595</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6"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7"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ins w:id="8" w:author="Georgios KATSAROS" w:date="2016-09-14T18:52:00Z">
                                      <w:rPr>
                                        <w:rFonts w:ascii="Cambria Math" w:hAnsi="Cambria Math"/>
                                        <w:sz w:val="18"/>
                                        <w:szCs w:val="18"/>
                                      </w:rPr>
                                    </w:ins>
                                  </m:ctrlPr>
                                </m:fPr>
                                <m:num>
                                  <m:r>
                                    <m:rPr>
                                      <m:sty m:val="p"/>
                                    </m:rPr>
                                    <w:rPr>
                                      <w:rFonts w:ascii="Cambria Math" w:hAnsi="Cambria Math" w:cs="Cambria Math"/>
                                      <w:sz w:val="18"/>
                                      <w:szCs w:val="18"/>
                                    </w:rPr>
                                    <m:t>Z-</m:t>
                                  </m:r>
                                  <m:sSub>
                                    <m:sSubPr>
                                      <m:ctrlPr>
                                        <w:ins w:id="9"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ins w:id="10"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ins w:id="11" w:author="Georgios KATSAROS" w:date="2016-09-14T18:52:00Z">
                                      <w:rPr>
                                        <w:rFonts w:ascii="Cambria Math" w:hAnsi="Cambria Math"/>
                                        <w:i/>
                                        <w:sz w:val="18"/>
                                        <w:szCs w:val="18"/>
                                      </w:rPr>
                                    </w:ins>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ins w:id="12" w:author="Georgios KATSAROS" w:date="2016-09-14T18:52:00Z">
                                      <w:rPr>
                                        <w:rFonts w:ascii="Cambria Math" w:hAnsi="Cambria Math"/>
                                        <w:i/>
                                        <w:sz w:val="18"/>
                                        <w:szCs w:val="18"/>
                                      </w:rPr>
                                    </w:ins>
                                  </m:ctrlPr>
                                </m:fPr>
                                <m:num>
                                  <m:r>
                                    <w:rPr>
                                      <w:rFonts w:ascii="Cambria Math" w:hAnsi="Cambria Math"/>
                                      <w:sz w:val="18"/>
                                      <w:szCs w:val="18"/>
                                    </w:rPr>
                                    <m:t>1</m:t>
                                  </m:r>
                                </m:num>
                                <m:den>
                                  <m:rad>
                                    <m:radPr>
                                      <m:degHide m:val="1"/>
                                      <m:ctrlPr>
                                        <w:ins w:id="13" w:author="Georgios KATSAROS" w:date="2016-09-14T18:52:00Z">
                                          <w:rPr>
                                            <w:rFonts w:ascii="Cambria Math" w:hAnsi="Cambria Math"/>
                                            <w:i/>
                                            <w:sz w:val="18"/>
                                            <w:szCs w:val="18"/>
                                          </w:rPr>
                                        </w:ins>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14" w:author="Georgios KATSAROS" w:date="2016-09-14T21:50:00Z"/>
                                <w:rFonts w:eastAsiaTheme="minorEastAsia"/>
                                <w:sz w:val="18"/>
                                <w:szCs w:val="18"/>
                              </w:rPr>
                            </w:pPr>
                          </w:p>
                          <w:p w:rsidR="003A07E9" w:rsidRDefault="003A07E9"/>
                          <w:p w:rsidR="003A07E9" w:rsidRDefault="003A07E9"/>
                          <w:p w:rsidR="003A07E9" w:rsidRDefault="003A0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8317A"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434.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">
                <v:textbo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15"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16"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ins w:id="17" w:author="Georgios KATSAROS" w:date="2016-09-14T18:52:00Z">
                                <w:rPr>
                                  <w:rFonts w:ascii="Cambria Math" w:hAnsi="Cambria Math"/>
                                  <w:sz w:val="18"/>
                                  <w:szCs w:val="18"/>
                                </w:rPr>
                              </w:ins>
                            </m:ctrlPr>
                          </m:fPr>
                          <m:num>
                            <m:r>
                              <m:rPr>
                                <m:sty m:val="p"/>
                              </m:rPr>
                              <w:rPr>
                                <w:rFonts w:ascii="Cambria Math" w:hAnsi="Cambria Math" w:cs="Cambria Math"/>
                                <w:sz w:val="18"/>
                                <w:szCs w:val="18"/>
                              </w:rPr>
                              <m:t>Z-</m:t>
                            </m:r>
                            <m:sSub>
                              <m:sSubPr>
                                <m:ctrlPr>
                                  <w:ins w:id="18"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ins w:id="19"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ins w:id="20" w:author="Georgios KATSAROS" w:date="2016-09-14T18:52:00Z">
                                <w:rPr>
                                  <w:rFonts w:ascii="Cambria Math" w:hAnsi="Cambria Math"/>
                                  <w:i/>
                                  <w:sz w:val="18"/>
                                  <w:szCs w:val="18"/>
                                </w:rPr>
                              </w:ins>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ins w:id="21" w:author="Georgios KATSAROS" w:date="2016-09-14T18:52:00Z">
                                <w:rPr>
                                  <w:rFonts w:ascii="Cambria Math" w:hAnsi="Cambria Math"/>
                                  <w:i/>
                                  <w:sz w:val="18"/>
                                  <w:szCs w:val="18"/>
                                </w:rPr>
                              </w:ins>
                            </m:ctrlPr>
                          </m:fPr>
                          <m:num>
                            <m:r>
                              <w:rPr>
                                <w:rFonts w:ascii="Cambria Math" w:hAnsi="Cambria Math"/>
                                <w:sz w:val="18"/>
                                <w:szCs w:val="18"/>
                              </w:rPr>
                              <m:t>1</m:t>
                            </m:r>
                          </m:num>
                          <m:den>
                            <m:rad>
                              <m:radPr>
                                <m:degHide m:val="1"/>
                                <m:ctrlPr>
                                  <w:ins w:id="22" w:author="Georgios KATSAROS" w:date="2016-09-14T18:52:00Z">
                                    <w:rPr>
                                      <w:rFonts w:ascii="Cambria Math" w:hAnsi="Cambria Math"/>
                                      <w:i/>
                                      <w:sz w:val="18"/>
                                      <w:szCs w:val="18"/>
                                    </w:rPr>
                                  </w:ins>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23" w:author="Georgios KATSAROS" w:date="2016-09-14T21:50:00Z"/>
                          <w:rFonts w:eastAsiaTheme="minorEastAsia"/>
                          <w:sz w:val="18"/>
                          <w:szCs w:val="18"/>
                        </w:rPr>
                      </w:pPr>
                    </w:p>
                    <w:p w:rsidR="003A07E9" w:rsidRDefault="003A07E9"/>
                    <w:p w:rsidR="003A07E9" w:rsidRDefault="003A07E9"/>
                    <w:p w:rsidR="003A07E9" w:rsidRDefault="003A07E9"/>
                  </w:txbxContent>
                </v:textbox>
                <w10:wrap type="square" anchorx="margin"/>
              </v:shape>
            </w:pict>
          </mc:Fallback>
        </mc:AlternateContent>
      </w:r>
      <w:bookmarkStart w:id="24" w:name="_Toc461638162"/>
    </w:p>
    <w:p w:rsidR="00CE6D64" w:rsidRDefault="00CE6D64" w:rsidP="00CE6D64">
      <w:pPr>
        <w:pStyle w:val="Heading2"/>
        <w:ind w:left="360"/>
      </w:pPr>
    </w:p>
    <w:p w:rsidR="00D126FA" w:rsidRDefault="00D126FA" w:rsidP="00D126FA"/>
    <w:p w:rsidR="00D126FA" w:rsidRPr="00D126FA" w:rsidRDefault="00D126FA" w:rsidP="00D126FA"/>
    <w:p w:rsidR="00801743" w:rsidRDefault="000F44F9" w:rsidP="00CE6D64">
      <w:pPr>
        <w:pStyle w:val="Heading2"/>
        <w:numPr>
          <w:ilvl w:val="0"/>
          <w:numId w:val="1"/>
        </w:numPr>
      </w:pPr>
      <w:r>
        <w:lastRenderedPageBreak/>
        <w:t>Definition of the problem</w:t>
      </w:r>
      <w:r w:rsidR="00EA1118">
        <w:t>/Objectives of the project</w:t>
      </w:r>
      <w:bookmarkEnd w:id="24"/>
    </w:p>
    <w:p w:rsidR="00EA1118" w:rsidRPr="00EA1118" w:rsidRDefault="00EA1118" w:rsidP="007D57D9">
      <w:r>
        <w:t xml:space="preserve">The aim of this </w:t>
      </w:r>
      <w:r w:rsidR="00F627B1">
        <w:t xml:space="preserve">project </w:t>
      </w:r>
      <w:r>
        <w:t xml:space="preserve">is </w:t>
      </w:r>
      <w:r w:rsidR="000308A7">
        <w:t xml:space="preserve">the realization of a </w:t>
      </w:r>
      <w:proofErr w:type="gramStart"/>
      <w:r w:rsidR="00E4427E">
        <w:t>hole</w:t>
      </w:r>
      <w:proofErr w:type="gramEnd"/>
      <w:r w:rsidR="00E4427E">
        <w:t xml:space="preserve"> spin </w:t>
      </w:r>
      <w:r w:rsidR="000308A7">
        <w:t xml:space="preserve">qubit in a so far unexplored type of material system, namely Ge hut wires. To goal is to achieve as long coherence times as possible with as short as possible manipulation times. More concretely, the first measurements to be performed are the ones for determining the spin relaxation time </w:t>
      </w:r>
      <w:proofErr w:type="gramStart"/>
      <w:r w:rsidR="000308A7">
        <w:t>T</w:t>
      </w:r>
      <w:r w:rsidR="000308A7">
        <w:rPr>
          <w:vertAlign w:val="subscript"/>
        </w:rPr>
        <w:t>1</w:t>
      </w:r>
      <w:r w:rsidR="000308A7">
        <w:t xml:space="preserve"> .</w:t>
      </w:r>
      <w:proofErr w:type="gramEnd"/>
      <w:r w:rsidR="000308A7">
        <w:t xml:space="preserve">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proofErr w:type="spellStart"/>
      <w:r w:rsidR="000308A7" w:rsidRPr="00612B4F">
        <w:t>Carr</w:t>
      </w:r>
      <w:proofErr w:type="spellEnd"/>
      <w:r w:rsidR="000308A7" w:rsidRPr="00612B4F">
        <w:t>-Purcell-</w:t>
      </w:r>
      <w:proofErr w:type="spellStart"/>
      <w:r w:rsidR="000308A7" w:rsidRPr="00612B4F">
        <w:t>Meiboom</w:t>
      </w:r>
      <w:proofErr w:type="spellEnd"/>
      <w:r w:rsidR="000308A7" w:rsidRPr="00612B4F">
        <w:t>-Gill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w:t>
      </w:r>
      <w:r w:rsidR="004D6D7B">
        <w:t xml:space="preserve"> (DC current readout, AC current readout)</w:t>
      </w:r>
      <w:r w:rsidR="0079533E">
        <w:t xml:space="preserve"> and </w:t>
      </w:r>
      <w:proofErr w:type="spellStart"/>
      <w:r w:rsidR="0079533E">
        <w:t>ohmic</w:t>
      </w:r>
      <w:proofErr w:type="spellEnd"/>
      <w:r w:rsidR="0079533E">
        <w:t xml:space="preserve">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GaAs/</w:t>
      </w:r>
      <w:proofErr w:type="spellStart"/>
      <w:r w:rsidR="002B32BE">
        <w:t>AlGaAs</w:t>
      </w:r>
      <w:proofErr w:type="spellEnd"/>
      <w:r w:rsidR="002B32BE">
        <w:t xml:space="preserve"> </w:t>
      </w:r>
      <w:proofErr w:type="spellStart"/>
      <w:r w:rsidR="002B32BE">
        <w:t>heterostructure</w:t>
      </w:r>
      <w:proofErr w:type="spellEnd"/>
      <w:r w:rsidR="002B32BE">
        <w:t xml:space="preserv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w:t>
      </w:r>
      <w:proofErr w:type="spellStart"/>
      <w:r w:rsidR="00510727">
        <w:t>Colless</w:t>
      </w:r>
      <w:proofErr w:type="spellEnd"/>
      <w:r w:rsidR="00510727">
        <w:t xml:space="preserve"> et al. achieved </w:t>
      </w:r>
      <w:r w:rsidR="00462D16">
        <w:t xml:space="preserve">a </w:t>
      </w:r>
      <w:r w:rsidR="00892536">
        <w:t>charge sensitivity of 6.3 meHz</w:t>
      </w:r>
      <w:r w:rsidR="00892536">
        <w:rPr>
          <w:vertAlign w:val="superscript"/>
        </w:rPr>
        <w:t>-1/2</w:t>
      </w:r>
      <w:r w:rsidR="00892536">
        <w:t xml:space="preserve"> (smaller is better)</w:t>
      </w:r>
      <w:r w:rsidR="00314F29">
        <w:t xml:space="preserve"> [14</w:t>
      </w:r>
      <w:r w:rsidR="0038243A">
        <w:t>]</w:t>
      </w:r>
      <w:r w:rsidR="00892536">
        <w:t>.</w:t>
      </w:r>
      <w:r w:rsidR="00612B4F">
        <w:t xml:space="preserve"> </w:t>
      </w:r>
      <w:r w:rsidR="00430CA9">
        <w:t>L</w:t>
      </w:r>
      <w:r w:rsidR="0009103D">
        <w:t xml:space="preserve">ast year, </w:t>
      </w:r>
      <w:r w:rsidR="00A11815">
        <w:t xml:space="preserve">M.F. Gonzalez – </w:t>
      </w:r>
      <w:proofErr w:type="spellStart"/>
      <w:r w:rsidR="00A11815">
        <w:t>Zalba</w:t>
      </w:r>
      <w:proofErr w:type="spellEnd"/>
      <w:r w:rsidR="00A11815">
        <w:t xml:space="preserve">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314F29">
        <w:t>[15</w:t>
      </w:r>
      <w:r w:rsidR="009A4E1A">
        <w:t>].</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proofErr w:type="spellStart"/>
      <w:r w:rsidR="0009103D">
        <w:t>ohmic</w:t>
      </w:r>
      <w:proofErr w:type="spellEnd"/>
      <w:r w:rsidR="0009103D">
        <w:t xml:space="preserve">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314F29">
        <w:t>16</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single electron transistor </w:t>
      </w:r>
      <w:r w:rsidR="00314F29">
        <w:t>[17</w:t>
      </w:r>
      <w:r w:rsidR="001825E7">
        <w:t>]</w:t>
      </w:r>
      <w:r w:rsidR="0070019A">
        <w:t>.</w:t>
      </w:r>
      <w:r w:rsidR="001825E7">
        <w:t xml:space="preserve"> </w:t>
      </w:r>
      <w:r w:rsidR="000308A7" w:rsidRPr="000308A7">
        <w:t xml:space="preserve"> </w:t>
      </w:r>
      <w:r w:rsidR="00E4427E">
        <w:t xml:space="preserve">In this work </w:t>
      </w:r>
      <w:r w:rsidR="000308A7">
        <w:t xml:space="preserve">the goal is to achieve a charge sensitivity comparable or even faster than the one achieved for </w:t>
      </w:r>
      <w:proofErr w:type="spellStart"/>
      <w:r w:rsidR="000308A7">
        <w:t>ohmic</w:t>
      </w:r>
      <w:proofErr w:type="spellEnd"/>
      <w:r w:rsidR="000308A7">
        <w:t xml:space="preserve"> reflectometry. </w:t>
      </w:r>
      <w:r w:rsidR="000308A7">
        <w:lastRenderedPageBreak/>
        <w:t xml:space="preserve">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253666" w:rsidRDefault="00253666" w:rsidP="00512FD8"/>
    <w:p w:rsidR="00E016A3" w:rsidRDefault="00E016A3" w:rsidP="00315961">
      <w:pPr>
        <w:pStyle w:val="Heading2"/>
        <w:numPr>
          <w:ilvl w:val="0"/>
          <w:numId w:val="1"/>
        </w:numPr>
      </w:pPr>
      <w:bookmarkStart w:id="25" w:name="_Toc461638163"/>
      <w:r>
        <w:t>Innovative aspects of the proposed project</w:t>
      </w:r>
      <w:bookmarkEnd w:id="25"/>
    </w:p>
    <w:p w:rsidR="00E016A3" w:rsidRDefault="00E016A3" w:rsidP="00E016A3">
      <w:r>
        <w:t xml:space="preserve">There has been a huge interest in the past few years in the realization of electron Si spin qubits. In this project a </w:t>
      </w:r>
      <w:proofErr w:type="gramStart"/>
      <w:r>
        <w:t>hole</w:t>
      </w:r>
      <w:proofErr w:type="gramEnd"/>
      <w:r>
        <w:t xml:space="preserv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function very long dephasing</w:t>
      </w:r>
      <w:r w:rsidR="004436BA">
        <w:t xml:space="preserve"> </w:t>
      </w:r>
      <w:r w:rsidR="00FA50D3">
        <w:t>times are actually expected [12</w:t>
      </w:r>
      <w:r w:rsidR="004436BA">
        <w:t>],[1</w:t>
      </w:r>
      <w:r>
        <w:t xml:space="preserve">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will be explained below. </w:t>
      </w:r>
    </w:p>
    <w:p w:rsidR="00051B95" w:rsidRDefault="00051B95" w:rsidP="00F95CE3"/>
    <w:p w:rsidR="00315961" w:rsidRDefault="002A3227" w:rsidP="00315961">
      <w:pPr>
        <w:pStyle w:val="Heading2"/>
        <w:numPr>
          <w:ilvl w:val="0"/>
          <w:numId w:val="1"/>
        </w:numPr>
      </w:pPr>
      <w:bookmarkStart w:id="26" w:name="_Toc461638164"/>
      <w:r>
        <w:t>Preliminary results</w:t>
      </w:r>
      <w:bookmarkEnd w:id="26"/>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w:t>
      </w:r>
      <w:r w:rsidR="00784C06">
        <w:lastRenderedPageBreak/>
        <w:t xml:space="preserve">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70019A" w:rsidRPr="00003B43" w:rsidRDefault="00003B43" w:rsidP="00003B43">
      <w:pPr>
        <w:rPr>
          <w:rStyle w:val="SubtitleChar"/>
        </w:rPr>
      </w:pPr>
      <w:r w:rsidRPr="00003B43">
        <w:rPr>
          <w:rStyle w:val="SubtitleChar"/>
          <w:noProof/>
        </w:rPr>
        <w:drawing>
          <wp:anchor distT="0" distB="0" distL="114300" distR="114300" simplePos="0" relativeHeight="251682816" behindDoc="0" locked="0" layoutInCell="1" allowOverlap="1" wp14:anchorId="4DA58011" wp14:editId="612ED8E7">
            <wp:simplePos x="0" y="0"/>
            <wp:positionH relativeFrom="column">
              <wp:posOffset>1186815</wp:posOffset>
            </wp:positionH>
            <wp:positionV relativeFrom="paragraph">
              <wp:posOffset>525145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81792" behindDoc="0" locked="0" layoutInCell="1" allowOverlap="1" wp14:anchorId="78F20D7A" wp14:editId="78FBFF7F">
            <wp:simplePos x="0" y="0"/>
            <wp:positionH relativeFrom="margin">
              <wp:align>left</wp:align>
            </wp:positionH>
            <wp:positionV relativeFrom="paragraph">
              <wp:posOffset>525145</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ins w:id="27" w:author="Georgios KATSAROS" w:date="2016-09-14T19:00:00Z">
        <w:r w:rsidR="00AF3F52" w:rsidRPr="00003B43">
          <w:rPr>
            <w:rStyle w:val="SubtitleChar"/>
          </w:rPr>
          <w:t xml:space="preserve"> </w:t>
        </w:r>
      </w:ins>
    </w:p>
    <w:p w:rsidR="00003B43" w:rsidRDefault="00003B43" w:rsidP="00003B43">
      <w:pPr>
        <w:rPr>
          <w:rFonts w:eastAsiaTheme="minorEastAsia"/>
          <w:color w:val="5A5A5A" w:themeColor="text1" w:themeTint="A5"/>
          <w:spacing w:val="15"/>
        </w:rPr>
      </w:pPr>
    </w:p>
    <w:p w:rsidR="00003B43" w:rsidRPr="00003B43" w:rsidRDefault="00003B43" w:rsidP="00003B43">
      <w:r w:rsidRPr="00003B43">
        <w:rPr>
          <w:rStyle w:val="SubtitleChar"/>
        </w:rPr>
        <w:t xml:space="preserve">Figure 3: The </w:t>
      </w:r>
      <w:proofErr w:type="spellStart"/>
      <w:proofErr w:type="gramStart"/>
      <w:r w:rsidRPr="00003B43">
        <w:rPr>
          <w:rStyle w:val="SubtitleChar"/>
        </w:rPr>
        <w:t>plexiglas</w:t>
      </w:r>
      <w:proofErr w:type="spellEnd"/>
      <w:proofErr w:type="gramEnd"/>
      <w:r w:rsidRPr="00003B43">
        <w:rPr>
          <w:rStyle w:val="SubtitleChar"/>
        </w:rPr>
        <w:t xml:space="preserve"> 4K dip-stick used for cooling down</w:t>
      </w:r>
      <w:r>
        <w:t xml:space="preserve"> </w:t>
      </w:r>
      <w:r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Pr="00003B43">
        <w:rPr>
          <w:rStyle w:val="SubtitleChar"/>
        </w:rPr>
        <w:t>Minicircuits</w:t>
      </w:r>
      <w:proofErr w:type="spellEnd"/>
      <w:r w:rsidRPr="00003B43">
        <w:rPr>
          <w:rStyle w:val="SubtitleChar"/>
        </w:rPr>
        <w:t xml:space="preserve"> ZX60-33LN-S+ RF amplifier. An additional low noise cryogenic RF amplifier CITLF2 from Sander </w:t>
      </w:r>
      <w:proofErr w:type="spellStart"/>
      <w:r w:rsidRPr="00003B43">
        <w:rPr>
          <w:rStyle w:val="SubtitleChar"/>
        </w:rPr>
        <w:t>Weinreb’s</w:t>
      </w:r>
      <w:proofErr w:type="spellEnd"/>
      <w:r w:rsidRPr="00003B43">
        <w:rPr>
          <w:rStyle w:val="SubtitleChar"/>
        </w:rPr>
        <w:t xml:space="preserve">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Pr="0070019A" w:rsidRDefault="00003B43" w:rsidP="0070019A"/>
    <w:p w:rsidR="00003B43" w:rsidRDefault="00003B43" w:rsidP="00784C06"/>
    <w:p w:rsidR="00003B43" w:rsidRDefault="00003B43" w:rsidP="00784C06"/>
    <w:p w:rsidR="00003B43" w:rsidRDefault="00003B43" w:rsidP="00784C06"/>
    <w:p w:rsidR="00003B43" w:rsidRDefault="00003B43" w:rsidP="00784C06"/>
    <w:p w:rsidR="00003B43" w:rsidRDefault="00003B43" w:rsidP="00003B43">
      <w:pPr>
        <w:pStyle w:val="Subtitle"/>
        <w:jc w:val="both"/>
      </w:pPr>
      <w:r>
        <w:lastRenderedPageBreak/>
        <w:t xml:space="preserve">Figure 4: Initial version of the PCB sample holder for the </w:t>
      </w:r>
      <w:proofErr w:type="spellStart"/>
      <w:r>
        <w:t>ohmic</w:t>
      </w:r>
      <w:proofErr w:type="spellEnd"/>
      <w:r>
        <w:t xml:space="preserve"> reflectometry</w:t>
      </w:r>
      <w:r w:rsidR="00A33D4D">
        <w:t>. The upper</w:t>
      </w:r>
      <w:r>
        <w:t xml:space="preserve"> figure shows the upper view </w:t>
      </w:r>
      <w:r w:rsidR="00A33D4D">
        <w:t>of the PCB board while the lower</w:t>
      </w:r>
      <w:r>
        <w:t xml:space="preserve"> figure focuses on the back side. </w:t>
      </w:r>
    </w:p>
    <w:p w:rsidR="00003B43" w:rsidRDefault="00003B43" w:rsidP="00003B43">
      <w:r>
        <w:rPr>
          <w:b/>
          <w:noProof/>
        </w:rPr>
        <w:drawing>
          <wp:anchor distT="0" distB="0" distL="114300" distR="114300" simplePos="0" relativeHeight="251684864" behindDoc="0" locked="0" layoutInCell="1" allowOverlap="1" wp14:anchorId="2391B900" wp14:editId="2872F9B6">
            <wp:simplePos x="0" y="0"/>
            <wp:positionH relativeFrom="margin">
              <wp:posOffset>0</wp:posOffset>
            </wp:positionH>
            <wp:positionV relativeFrom="paragraph">
              <wp:posOffset>286385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r w:rsidRPr="00003B43">
        <w:rPr>
          <w:rStyle w:val="SubtitleChar"/>
          <w:noProof/>
        </w:rPr>
        <w:drawing>
          <wp:anchor distT="0" distB="0" distL="114300" distR="114300" simplePos="0" relativeHeight="251685888" behindDoc="0" locked="0" layoutInCell="1" allowOverlap="1" wp14:anchorId="65BDE10B" wp14:editId="406F5FE7">
            <wp:simplePos x="0" y="0"/>
            <wp:positionH relativeFrom="margin">
              <wp:align>left</wp:align>
            </wp:positionH>
            <wp:positionV relativeFrom="margin">
              <wp:align>top</wp:align>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B43" w:rsidRDefault="00003B43" w:rsidP="00784C06"/>
    <w:p w:rsidR="00003B43" w:rsidRDefault="00003B43" w:rsidP="00784C06"/>
    <w:p w:rsidR="00784C06"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be able to always achieve a good matching condition despite the change of the SHT resistance </w:t>
      </w:r>
      <w:proofErr w:type="spellStart"/>
      <w:r>
        <w:t>R</w:t>
      </w:r>
      <w:r>
        <w:rPr>
          <w:vertAlign w:val="subscript"/>
        </w:rPr>
        <w:t>s</w:t>
      </w:r>
      <w:proofErr w:type="spellEnd"/>
      <w:r w:rsidR="003A07E9">
        <w:t xml:space="preserve"> [13</w:t>
      </w:r>
      <w:r>
        <w:t xml:space="preserve">], as explained in “What is reflectometry” section of the “State of the art” chapter. </w:t>
      </w:r>
    </w:p>
    <w:p w:rsidR="00BC07E2" w:rsidRDefault="00784C06" w:rsidP="00F663DE">
      <w:r>
        <w:t xml:space="preserve">For performing the </w:t>
      </w:r>
      <w:proofErr w:type="spellStart"/>
      <w:r w:rsidR="00F663DE">
        <w:t>ohmic</w:t>
      </w:r>
      <w:proofErr w:type="spellEnd"/>
      <w:r w:rsidR="00F663DE">
        <w:t xml:space="preserve">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xml:space="preserve">, </w:t>
      </w:r>
      <w:proofErr w:type="spellStart"/>
      <w:r w:rsidR="00A018F0" w:rsidRPr="00AB580B">
        <w:t>Weinreb’s</w:t>
      </w:r>
      <w:proofErr w:type="spellEnd"/>
      <w:r w:rsidR="00A018F0" w:rsidRPr="00AB580B">
        <w:t xml:space="preserve">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RDefault="00BC07E2" w:rsidP="00BC07E2">
      <w:pPr>
        <w:rPr>
          <w:b/>
          <w:i/>
        </w:rPr>
      </w:pPr>
      <w:r>
        <w:rPr>
          <w:noProof/>
        </w:rPr>
        <w:lastRenderedPageBreak/>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D126FA" w:rsidRDefault="00D126FA" w:rsidP="00CB4F9C">
      <w:pPr>
        <w:pStyle w:val="Subtitle"/>
      </w:pPr>
    </w:p>
    <w:p w:rsidR="00BC07E2" w:rsidRDefault="0052558A" w:rsidP="00CB4F9C">
      <w:pPr>
        <w:pStyle w:val="Subtitle"/>
      </w:pPr>
      <w:r>
        <w:t>Figure 5</w:t>
      </w:r>
      <w:r w:rsidR="00BC07E2">
        <w:t xml:space="preserve">: Simplified schematic of the overall </w:t>
      </w:r>
      <w:proofErr w:type="spellStart"/>
      <w:r w:rsidR="00BE50B3">
        <w:t>ohmic</w:t>
      </w:r>
      <w:proofErr w:type="spellEnd"/>
      <w:r w:rsidR="00BE50B3">
        <w:t xml:space="preserve">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 xml:space="preserve">For attenuating the RF signal sent to the sample: </w:t>
      </w:r>
      <w:proofErr w:type="spellStart"/>
      <w:r>
        <w:t>Minicircuit’s</w:t>
      </w:r>
      <w:proofErr w:type="spellEnd"/>
      <w:r>
        <w:t xml:space="preserve"> attenuator</w:t>
      </w:r>
    </w:p>
    <w:p w:rsidR="00BC07E2" w:rsidRDefault="00BC07E2" w:rsidP="00BC07E2">
      <w:pPr>
        <w:pStyle w:val="ListParagraph"/>
        <w:numPr>
          <w:ilvl w:val="0"/>
          <w:numId w:val="23"/>
        </w:numPr>
      </w:pPr>
      <w:r>
        <w:t xml:space="preserve">For amplifying the reflected from the sample RF signal: series of </w:t>
      </w:r>
      <w:proofErr w:type="spellStart"/>
      <w:r>
        <w:t>Minicircuit’s</w:t>
      </w:r>
      <w:proofErr w:type="spellEnd"/>
      <w:r>
        <w:t xml:space="preserve"> and CITLF3 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28" w:name="_Toc461638165"/>
      <w:r>
        <w:lastRenderedPageBreak/>
        <w:t>Low temperature electronic transport measurements</w:t>
      </w:r>
      <w:r w:rsidR="00BC07E2">
        <w:t xml:space="preserve"> with the initial version reflectometry setup</w:t>
      </w:r>
      <w:bookmarkEnd w:id="28"/>
      <w:r w:rsidR="00BC07E2">
        <w:t xml:space="preserve"> </w:t>
      </w:r>
    </w:p>
    <w:p w:rsidR="00BC07E2" w:rsidRDefault="00933EE6" w:rsidP="00BC07E2">
      <w:r>
        <w:t>The SHT</w:t>
      </w:r>
      <w:r w:rsidR="00BC07E2">
        <w:t xml:space="preserve"> sample was fabricated by H. Watzinger and the nanofabrication de</w:t>
      </w:r>
      <w:r w:rsidR="00FA50D3">
        <w:t>scription can be found in [12</w:t>
      </w:r>
      <w:r w:rsidR="0057285B">
        <w:t xml:space="preserve">].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proofErr w:type="spellStart"/>
      <w:r w:rsidR="00BC07E2">
        <w:t>ohmic</w:t>
      </w:r>
      <w:proofErr w:type="spellEnd"/>
      <w:r w:rsidR="00BC07E2">
        <w:t xml:space="preserve">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w:t>
      </w:r>
      <w:proofErr w:type="spellStart"/>
      <w:r>
        <w:t>SiGe</w:t>
      </w:r>
      <w:proofErr w:type="spellEnd"/>
      <w:r>
        <w:t xml:space="preserve"> nanowire-based single QD sample - SHT, designed by H. Watzinger. A single QD which confines holes is formed in the nanowire beneath the gate (green). Comparison of the DC current transport (middle) and the </w:t>
      </w:r>
      <w:proofErr w:type="spellStart"/>
      <w:r>
        <w:t>ohmic</w:t>
      </w:r>
      <w:proofErr w:type="spellEnd"/>
      <w:r>
        <w:t xml:space="preserve"> reflectometry (right) measurements on the SHT in a Ge hut-wire. </w:t>
      </w:r>
    </w:p>
    <w:p w:rsidR="00D126FA" w:rsidRDefault="00D126FA" w:rsidP="00BC07E2">
      <w:pPr>
        <w:rPr>
          <w:i/>
        </w:rPr>
      </w:pP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w:t>
      </w:r>
      <w:proofErr w:type="spellStart"/>
      <w:proofErr w:type="gramStart"/>
      <w:r>
        <w:t>mK</w:t>
      </w:r>
      <w:proofErr w:type="spellEnd"/>
      <w:proofErr w:type="gramEnd"/>
      <w:r>
        <w:t xml:space="preserve"> </w:t>
      </w:r>
      <w:r w:rsidR="003A07E9">
        <w:t>[18</w:t>
      </w:r>
      <w:r w:rsidRPr="00FB7A30">
        <w:t>]</w:t>
      </w:r>
      <w:r>
        <w:t xml:space="preserve">. </w:t>
      </w:r>
    </w:p>
    <w:p w:rsidR="00BC07E2"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to </w:t>
      </w:r>
      <w:r w:rsidR="008918FC">
        <w:t xml:space="preserve">a </w:t>
      </w:r>
      <w:r w:rsidR="00BC07E2">
        <w:t>much wider coulomb peaks. Such results in a much smaller resistance change for a small gate voltage modulation and thus a smaller sensitivity</w:t>
      </w:r>
      <w:r w:rsidR="008918FC">
        <w:t>.</w:t>
      </w:r>
      <w:r w:rsidR="00BC07E2">
        <w:t xml:space="preserve">  </w:t>
      </w:r>
    </w:p>
    <w:p w:rsidR="00315961" w:rsidRDefault="00315961" w:rsidP="00BC07E2"/>
    <w:p w:rsidR="00315961" w:rsidRDefault="002A3227" w:rsidP="00315961">
      <w:pPr>
        <w:pStyle w:val="Heading2"/>
        <w:numPr>
          <w:ilvl w:val="0"/>
          <w:numId w:val="1"/>
        </w:numPr>
      </w:pPr>
      <w:bookmarkStart w:id="29" w:name="_Toc461638166"/>
      <w:r>
        <w:t>Work</w:t>
      </w:r>
      <w:r w:rsidR="00E4427E">
        <w:t>ing</w:t>
      </w:r>
      <w:r>
        <w:t xml:space="preserve"> </w:t>
      </w:r>
      <w:r w:rsidR="0031474A">
        <w:t>plan</w:t>
      </w:r>
      <w:bookmarkEnd w:id="29"/>
    </w:p>
    <w:p w:rsidR="00BC07E2" w:rsidRDefault="00C73D23" w:rsidP="00315961">
      <w:pPr>
        <w:pStyle w:val="Heading3"/>
      </w:pPr>
      <w:bookmarkStart w:id="30" w:name="_Toc461638167"/>
      <w:r>
        <w:t>Towards gate reflectometry</w:t>
      </w:r>
      <w:bookmarkEnd w:id="30"/>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w:t>
      </w:r>
      <w:proofErr w:type="spellStart"/>
      <w:r>
        <w:t>mK.</w:t>
      </w:r>
      <w:proofErr w:type="spellEnd"/>
      <w:r>
        <w:t xml:space="preserve">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w:t>
      </w:r>
      <w:r w:rsidR="00EE0A7E">
        <w:t xml:space="preserve">devices </w:t>
      </w:r>
      <w:r>
        <w:t xml:space="preserve">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manipulation measurements, to be described below, arbitrary waveform microsecond pulses with a nanosecond rise time are needed. Those are generated using a Tektronix AWG5014C. T</w:t>
      </w:r>
      <w:r w:rsidR="00C36145">
        <w:t>he measurement</w:t>
      </w:r>
      <w:r w:rsidR="00BE50B3">
        <w:t>s</w:t>
      </w:r>
      <w:r w:rsidR="00C36145">
        <w:t xml:space="preserve"> will </w:t>
      </w:r>
      <w:proofErr w:type="gramStart"/>
      <w:r w:rsidR="00C36145">
        <w:t xml:space="preserve">be </w:t>
      </w:r>
      <w:r>
        <w:t xml:space="preserve"> conducted</w:t>
      </w:r>
      <w:proofErr w:type="gramEnd"/>
      <w:r>
        <w:t xml:space="preserve">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315961">
      <w:pPr>
        <w:pStyle w:val="Heading3"/>
      </w:pPr>
      <w:bookmarkStart w:id="31" w:name="_Toc461638168"/>
      <w:r>
        <w:rPr>
          <w:noProof/>
        </w:rPr>
        <w:lastRenderedPageBreak/>
        <w:drawing>
          <wp:anchor distT="0" distB="0" distL="114300" distR="114300" simplePos="0" relativeHeight="251694080" behindDoc="1" locked="0" layoutInCell="1" allowOverlap="1" wp14:anchorId="08FB554B" wp14:editId="2D03CF07">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bookmarkEnd w:id="31"/>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 xml:space="preserve">As in the </w:t>
      </w:r>
      <w:proofErr w:type="spellStart"/>
      <w:r>
        <w:t>ohmic</w:t>
      </w:r>
      <w:proofErr w:type="spellEnd"/>
      <w:r>
        <w:t xml:space="preserve">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t>DQD system.</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rsidR="00314F29">
        <w:t>[15</w:t>
      </w:r>
      <w:r>
        <w:t>]</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C73D23" w:rsidRDefault="00C73D23" w:rsidP="00C73D23"/>
    <w:p w:rsidR="00FB7A30" w:rsidRDefault="00FB7A30" w:rsidP="00C73D23"/>
    <w:p w:rsidR="00FB7A30" w:rsidRDefault="00FB7A30" w:rsidP="00C73D23"/>
    <w:p w:rsidR="00BC07E2" w:rsidRPr="000B60BE" w:rsidRDefault="00BC07E2" w:rsidP="00BC07E2">
      <w:pPr>
        <w:rPr>
          <w:rFonts w:asciiTheme="majorHAnsi" w:eastAsiaTheme="majorEastAsia" w:hAnsiTheme="majorHAnsi" w:cstheme="majorBidi"/>
          <w:i/>
          <w:iCs/>
          <w:color w:val="2E74B5" w:themeColor="accent1" w:themeShade="BF"/>
        </w:rPr>
      </w:pPr>
      <w:r>
        <w:lastRenderedPageBreak/>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proofErr w:type="spellStart"/>
      <w:r>
        <w:rPr>
          <w:rFonts w:eastAsiaTheme="minorEastAsia"/>
          <w:b/>
        </w:rPr>
        <w:t>C</w:t>
      </w:r>
      <w:r>
        <w:rPr>
          <w:rFonts w:eastAsiaTheme="minorEastAsia"/>
          <w:b/>
          <w:vertAlign w:val="subscript"/>
        </w:rPr>
        <w:t>p</w:t>
      </w:r>
      <w:proofErr w:type="spellEnd"/>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proofErr w:type="spellStart"/>
      <w:r>
        <w:rPr>
          <w:rFonts w:eastAsiaTheme="minorEastAsia"/>
          <w:b/>
        </w:rPr>
        <w:t>C</w:t>
      </w:r>
      <w:r>
        <w:rPr>
          <w:rFonts w:eastAsiaTheme="minorEastAsia"/>
          <w:b/>
          <w:vertAlign w:val="subscript"/>
        </w:rPr>
        <w:t>p</w:t>
      </w:r>
      <w:proofErr w:type="spellEnd"/>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 xml:space="preserve">There are some additional losses apart from those </w:t>
      </w:r>
      <w:r w:rsidR="00EE0A7E">
        <w:t xml:space="preserve">directly </w:t>
      </w:r>
      <w:r>
        <w:t xml:space="preserve">influencing the resonant circuit, namely, </w:t>
      </w:r>
      <w:r w:rsidR="00CE399C">
        <w:t>PCB dielectric losses and</w:t>
      </w:r>
      <w:r w:rsidR="00BC07E2">
        <w:t xml:space="preserve"> losses in</w:t>
      </w:r>
      <w:r w:rsidR="00CE399C">
        <w:t xml:space="preserve"> </w:t>
      </w:r>
      <w:r w:rsidR="00EE0A7E">
        <w:t xml:space="preserve">the </w:t>
      </w:r>
      <w:r w:rsidR="00314F29">
        <w:t>PCB RF transmission lines [15</w:t>
      </w:r>
      <w:r w:rsidR="00BC07E2">
        <w:t xml:space="preserve">]. </w:t>
      </w:r>
    </w:p>
    <w:p w:rsidR="00BC07E2" w:rsidRDefault="00CE399C" w:rsidP="00BC07E2">
      <w:r>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three dilution refrigerators</w:t>
      </w:r>
      <w:r w:rsidR="006A6010">
        <w:rPr>
          <w:i/>
          <w:u w:val="single"/>
        </w:rPr>
        <w:t>,</w:t>
      </w:r>
      <w:r>
        <w:rPr>
          <w:i/>
          <w:u w:val="single"/>
        </w:rPr>
        <w:t xml:space="preserve"> I will have enough time to characterize the reflectometry and optimize it.</w:t>
      </w:r>
    </w:p>
    <w:p w:rsidR="00BC07E2" w:rsidDel="00726D82" w:rsidRDefault="00BC07E2" w:rsidP="00BC07E2">
      <w:pPr>
        <w:rPr>
          <w:del w:id="32" w:author="Georgios KATSAROS" w:date="2016-09-14T19:04:00Z"/>
        </w:rPr>
      </w:pPr>
    </w:p>
    <w:p w:rsidR="00BC07E2" w:rsidRPr="00315961" w:rsidRDefault="00BC07E2" w:rsidP="00315961">
      <w:pPr>
        <w:pStyle w:val="Heading3"/>
      </w:pPr>
      <w:bookmarkStart w:id="33" w:name="_Toc461638169"/>
      <w:r w:rsidRPr="00315961">
        <w:rPr>
          <w:rStyle w:val="Heading4Char"/>
          <w:i w:val="0"/>
          <w:iCs w:val="0"/>
          <w:color w:val="1F4D78" w:themeColor="accent1" w:themeShade="7F"/>
        </w:rPr>
        <w:t>Spin dynamics experiments</w:t>
      </w:r>
      <w:bookmarkEnd w:id="33"/>
      <w:r w:rsidRPr="00315961">
        <w:t xml:space="preserve"> </w:t>
      </w:r>
    </w:p>
    <w:p w:rsidR="00BC07E2" w:rsidRDefault="00BC07E2" w:rsidP="00BC07E2">
      <w:pPr>
        <w:rPr>
          <w:b/>
        </w:rPr>
      </w:pPr>
      <w:r>
        <w:t>Once the gate reflectometry setup will be properly working, I will focus on performing spin manipulation experiments. During my PhD I will focus on the Loss-</w:t>
      </w:r>
      <w:proofErr w:type="spellStart"/>
      <w:r>
        <w:t>Divincenzo</w:t>
      </w:r>
      <w:proofErr w:type="spellEnd"/>
      <w:r>
        <w:t xml:space="preserve">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FB7A30" w:rsidRDefault="00170E42" w:rsidP="00FB7A30">
      <w:r>
        <w:rPr>
          <w:noProof/>
        </w:rPr>
        <w:lastRenderedPageBreak/>
        <w:drawing>
          <wp:anchor distT="0" distB="0" distL="114300" distR="114300" simplePos="0" relativeHeight="251693056" behindDoc="0" locked="0" layoutInCell="1" allowOverlap="1" wp14:anchorId="54D51DFF" wp14:editId="0EEC9F2C">
            <wp:simplePos x="0" y="0"/>
            <wp:positionH relativeFrom="margin">
              <wp:posOffset>0</wp:posOffset>
            </wp:positionH>
            <wp:positionV relativeFrom="paragraph">
              <wp:posOffset>181610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FB7A30" w:rsidRDefault="003A1A27" w:rsidP="00FB7A30">
      <w:pPr>
        <w:pStyle w:val="Subtitle"/>
        <w:jc w:val="both"/>
        <w:rPr>
          <w:iCs/>
        </w:rPr>
      </w:pPr>
      <w:r>
        <w:t>Figure 8</w:t>
      </w:r>
      <w:r w:rsidR="00BC07E2">
        <w:t xml:space="preserve">: Spin state readout based on </w:t>
      </w:r>
      <w:r w:rsidR="005C4F53">
        <w:t xml:space="preserve">the </w:t>
      </w:r>
      <w:r w:rsidR="00BC07E2">
        <w:t>spin blockade shown for</w:t>
      </w:r>
      <w:r w:rsidR="005C4F53">
        <w:t xml:space="preserve"> a</w:t>
      </w:r>
      <w:r w:rsidR="00BC07E2">
        <w:t xml:space="preserve"> gate defined </w:t>
      </w:r>
      <w:r w:rsidR="005C4F53">
        <w:t>DQD. The blue circles represent</w:t>
      </w:r>
      <w:r w:rsidR="00BC07E2">
        <w:t xml:space="preserve"> the individual QDs, the grey lines the gates and the black arrows in the QDs the spin direction in the left and the right dot.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170E42" w:rsidP="00BC07E2">
      <w:r w:rsidRPr="00170E42">
        <w:rPr>
          <w:iCs/>
        </w:rPr>
        <w:t>The</w:t>
      </w:r>
      <w:r>
        <w:t xml:space="preserve"> </w:t>
      </w:r>
      <w:r w:rsidR="00BC07E2">
        <w:t xml:space="preserve">main physical property which makes them </w:t>
      </w:r>
      <w:r w:rsidR="00EE0A7E">
        <w:t>attractive for the implementation</w:t>
      </w:r>
      <w:r w:rsidR="00BC07E2">
        <w:t xml:space="preserve"> of a qubit is the Pauli </w:t>
      </w:r>
      <w:proofErr w:type="gramStart"/>
      <w:r w:rsidR="00BC07E2">
        <w:t>exclusion principle</w:t>
      </w:r>
      <w:proofErr w:type="gramEnd"/>
      <w:r w:rsidR="00BC07E2">
        <w:t xml:space="preserve">. It says that two identical fermions (in this specific case electrons or holes) cannot occupy same energy state. </w:t>
      </w:r>
      <w:r w:rsidR="003A1A27">
        <w:t>Figure 8</w:t>
      </w:r>
      <w:r w:rsidR="00BC07E2">
        <w:t xml:space="preserve"> describes how </w:t>
      </w:r>
      <w:r w:rsidR="005C4F53">
        <w:t xml:space="preserve">the </w:t>
      </w:r>
      <w:r w:rsidR="0074003F">
        <w:t xml:space="preserve">Pauli </w:t>
      </w:r>
      <w:proofErr w:type="gramStart"/>
      <w:r w:rsidR="0074003F">
        <w:t>exclusion principle</w:t>
      </w:r>
      <w:proofErr w:type="gramEnd"/>
      <w:r w:rsidR="0074003F">
        <w:t xml:space="preserv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 xml:space="preserve">ate. In the case below, </w:t>
      </w:r>
      <w:r w:rsidR="0074003F">
        <w:t>(</w:t>
      </w:r>
      <w:r w:rsidR="00DD1A5F">
        <w:t>Fi</w:t>
      </w:r>
      <w:r w:rsidR="003A1A27">
        <w:t>gure 8</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w:t>
      </w:r>
      <w:r w:rsidR="003A07E9">
        <w:t xml:space="preserve">e approach of </w:t>
      </w:r>
      <w:proofErr w:type="spellStart"/>
      <w:r w:rsidR="003A07E9">
        <w:t>Koppens</w:t>
      </w:r>
      <w:proofErr w:type="spellEnd"/>
      <w:r w:rsidR="003A07E9">
        <w:t xml:space="preserve"> et al. [19</w:t>
      </w:r>
      <w:r>
        <w:t>] will be used. The DQD will be tuned to the (0</w:t>
      </w:r>
      <w:proofErr w:type="gramStart"/>
      <w:r>
        <w:t>,1</w:t>
      </w:r>
      <w:proofErr w:type="gramEnd"/>
      <w:r>
        <w:t>)-(1,1)-(0,2)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proofErr w:type="spellStart"/>
      <w:r>
        <w:t>μ</w:t>
      </w:r>
      <w:r>
        <w:rPr>
          <w:vertAlign w:val="subscript"/>
        </w:rPr>
        <w:t>F</w:t>
      </w:r>
      <w:proofErr w:type="spellEnd"/>
      <w:r>
        <w:t xml:space="preserve">, of the lead, allowing lead to dot hole tunneling (holes tunnel to higher lying electrochemical potentials). Since the tunneling is most likely spin independent, the left dot is loaded with a random </w:t>
      </w:r>
      <w:proofErr w:type="gramStart"/>
      <w:r>
        <w:t>hole</w:t>
      </w:r>
      <w:proofErr w:type="gramEnd"/>
      <w:r>
        <w:t xml:space="preserve"> spin from the lead, during the loading time </w:t>
      </w:r>
      <w:proofErr w:type="spellStart"/>
      <w:r>
        <w:t>t</w:t>
      </w:r>
      <w:r>
        <w:rPr>
          <w:vertAlign w:val="subscript"/>
        </w:rPr>
        <w:t>L</w:t>
      </w:r>
      <w:proofErr w:type="spellEnd"/>
      <w:r>
        <w:t xml:space="preserve">. The double dot is thus in either a singlet </w:t>
      </w:r>
      <w:proofErr w:type="gramStart"/>
      <w:r w:rsidR="005C4F53">
        <w:t>S</w:t>
      </w:r>
      <w:r>
        <w:t>(</w:t>
      </w:r>
      <w:proofErr w:type="gramEnd"/>
      <w:r>
        <w:t xml:space="preserve">1,1) state or a triplet </w:t>
      </w:r>
      <w:r w:rsidR="005C4F53">
        <w:t>T</w:t>
      </w:r>
      <w:r>
        <w:t xml:space="preserve">(1,1) state and is left in that configuration for the waiting time </w:t>
      </w:r>
      <w:proofErr w:type="spellStart"/>
      <w:r>
        <w:t>t</w:t>
      </w:r>
      <w:r>
        <w:rPr>
          <w:vertAlign w:val="subscript"/>
        </w:rPr>
        <w:t>w</w:t>
      </w:r>
      <w:proofErr w:type="spellEnd"/>
      <w:r>
        <w:t xml:space="preserve">. After the </w:t>
      </w:r>
      <w:proofErr w:type="spellStart"/>
      <w:r>
        <w:t>t</w:t>
      </w:r>
      <w:r>
        <w:rPr>
          <w:vertAlign w:val="subscript"/>
        </w:rPr>
        <w:t>w</w:t>
      </w:r>
      <w:proofErr w:type="spellEnd"/>
      <w:r>
        <w:t xml:space="preserve">, a second pulse level is applied in order to bring the hole </w:t>
      </w:r>
      <w:r>
        <w:lastRenderedPageBreak/>
        <w:t>from the</w:t>
      </w:r>
      <w:r w:rsidR="005C4F53">
        <w:t xml:space="preserve"> left QD to the right QD. For a</w:t>
      </w:r>
      <w:r>
        <w:t xml:space="preserve"> </w:t>
      </w:r>
      <w:proofErr w:type="gramStart"/>
      <w:r>
        <w:t>S(</w:t>
      </w:r>
      <w:proofErr w:type="gramEnd"/>
      <w:r>
        <w:t>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w:t>
      </w:r>
      <w:proofErr w:type="gramStart"/>
      <w:r>
        <w:t>T(</w:t>
      </w:r>
      <w:proofErr w:type="gramEnd"/>
      <w:r>
        <w: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w:t>
      </w:r>
      <w:proofErr w:type="spellStart"/>
      <w:r>
        <w:t>t</w:t>
      </w:r>
      <w:r>
        <w:rPr>
          <w:vertAlign w:val="subscript"/>
        </w:rPr>
        <w:t>w</w:t>
      </w:r>
      <w:proofErr w:type="spellEnd"/>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w:t>
      </w:r>
      <w:proofErr w:type="spellStart"/>
      <w:r w:rsidR="0074003F">
        <w:t>t</w:t>
      </w:r>
      <w:r w:rsidR="0074003F">
        <w:rPr>
          <w:vertAlign w:val="subscript"/>
        </w:rPr>
        <w:t>w</w:t>
      </w:r>
      <w:proofErr w:type="spellEnd"/>
      <w:r w:rsidR="0074003F">
        <w:rPr>
          <w:vertAlign w:val="subscript"/>
        </w:rPr>
        <w:t xml:space="preserve">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07E2">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w:t>
      </w:r>
      <w:proofErr w:type="gramStart"/>
      <w:r>
        <w:t>hole</w:t>
      </w:r>
      <w:proofErr w:type="gramEnd"/>
      <w:r>
        <w:t xml:space="preserv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 xml:space="preserve">Bohr magneton </w:t>
      </w:r>
      <w:proofErr w:type="spellStart"/>
      <w:r>
        <w:t>μ</w:t>
      </w:r>
      <w:r>
        <w:rPr>
          <w:vertAlign w:val="subscript"/>
        </w:rPr>
        <w:t>B</w:t>
      </w:r>
      <w:proofErr w:type="spellEnd"/>
      <w:r>
        <w:rPr>
          <w:vertAlign w:val="subscript"/>
        </w:rPr>
        <w:t xml:space="preserve"> </w:t>
      </w:r>
      <w:r>
        <w:t xml:space="preserve">and </w:t>
      </w:r>
      <w:r w:rsidR="00F17CE4">
        <w:t xml:space="preserve">the </w:t>
      </w:r>
      <w:r>
        <w:t xml:space="preserve">static external magnetic field B, </w:t>
      </w:r>
      <w:proofErr w:type="gramStart"/>
      <w:r>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w:t>
      </w:r>
      <w:proofErr w:type="spellStart"/>
      <w:r>
        <w:t>Larmor</w:t>
      </w:r>
      <w:proofErr w:type="spellEnd"/>
      <w:r>
        <w:t xml:space="preserve"> </w:t>
      </w:r>
      <w:proofErr w:type="gramStart"/>
      <w:r>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w:t>
      </w:r>
      <w:proofErr w:type="spellStart"/>
      <w:r>
        <w:rPr>
          <w:rFonts w:eastAsiaTheme="minorEastAsia"/>
        </w:rPr>
        <w:t>Larmor</w:t>
      </w:r>
      <w:proofErr w:type="spellEnd"/>
      <w:r>
        <w:rPr>
          <w:rFonts w:eastAsiaTheme="minorEastAsia"/>
        </w:rPr>
        <w:t xml:space="preserve"> frequency. An intuitive understanding why the frequency of the B</w:t>
      </w:r>
      <w:r>
        <w:rPr>
          <w:rFonts w:eastAsiaTheme="minorEastAsia"/>
          <w:vertAlign w:val="subscript"/>
        </w:rPr>
        <w:t>AC</w:t>
      </w:r>
      <w:r>
        <w:rPr>
          <w:rFonts w:eastAsiaTheme="minorEastAsia"/>
        </w:rPr>
        <w:t xml:space="preserve"> needs to match the </w:t>
      </w:r>
      <w:proofErr w:type="spellStart"/>
      <w:r>
        <w:rPr>
          <w:rFonts w:eastAsiaTheme="minorEastAsia"/>
        </w:rPr>
        <w:t>Larmor</w:t>
      </w:r>
      <w:proofErr w:type="spellEnd"/>
      <w:r>
        <w:rPr>
          <w:rFonts w:eastAsiaTheme="minorEastAsia"/>
        </w:rPr>
        <w:t xml:space="preserve"> frequency can be obtained by thinking of the example of a child on a swing. The child-swing system oscillates with its natural frequency of oscillation. If the swing is pushed by an external person with an appropriate period of pushing pulses, </w:t>
      </w:r>
      <w:r>
        <w:rPr>
          <w:rFonts w:eastAsiaTheme="minorEastAsia"/>
        </w:rPr>
        <w:lastRenderedPageBreak/>
        <w:t xml:space="preserve">the amplitude of the oscillation will increase and at some point the swing will flip. In this comparison the natural frequency of a child-swing system corresponds to the </w:t>
      </w:r>
      <w:proofErr w:type="spellStart"/>
      <w:r>
        <w:rPr>
          <w:rFonts w:eastAsiaTheme="minorEastAsia"/>
        </w:rPr>
        <w:t>Larmor</w:t>
      </w:r>
      <w:proofErr w:type="spellEnd"/>
      <w:r>
        <w:rPr>
          <w:rFonts w:eastAsiaTheme="minorEastAsia"/>
        </w:rPr>
        <w:t xml:space="preserve">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w:t>
      </w:r>
      <w:proofErr w:type="gramStart"/>
      <w:r>
        <w:t>hole</w:t>
      </w:r>
      <w:proofErr w:type="gramEnd"/>
      <w:r>
        <w:t xml:space="preserve"> g factor giving thus</w:t>
      </w:r>
      <w:r w:rsidR="004F008E">
        <w:t>,</w:t>
      </w:r>
      <w:r>
        <w:t xml:space="preserve"> an equivalent to the first case</w:t>
      </w:r>
      <w:r w:rsidR="004F008E">
        <w:t>,</w:t>
      </w:r>
      <w:r>
        <w:t xml:space="preserve"> oscillatory magnetic field. This technique is called g-tensor modulation technique</w:t>
      </w:r>
      <w:r w:rsidR="003A07E9">
        <w:t xml:space="preserve"> [20</w:t>
      </w:r>
      <w:r w:rsidR="00FA7742">
        <w:t xml:space="preserve">]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FA50D3">
        <w:t>[12</w:t>
      </w:r>
      <w:r w:rsidR="00BC07E2">
        <w:t xml:space="preserve">]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w:t>
      </w:r>
      <w:proofErr w:type="spellStart"/>
      <w:r w:rsidR="004F5ACB">
        <w:t>Larmor</w:t>
      </w:r>
      <w:proofErr w:type="spellEnd"/>
      <w:r w:rsidR="004F5ACB">
        <w:t xml:space="preserve">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 xml:space="preserve">the </w:t>
      </w:r>
      <w:proofErr w:type="gramStart"/>
      <w:r w:rsidR="006032FF">
        <w:t>T</w:t>
      </w:r>
      <w:r>
        <w:t>(</w:t>
      </w:r>
      <w:proofErr w:type="gramEnd"/>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w:t>
      </w:r>
      <w:proofErr w:type="spellStart"/>
      <w:r>
        <w:t>τ</w:t>
      </w:r>
      <w:r w:rsidR="0002626F">
        <w:rPr>
          <w:vertAlign w:val="subscript"/>
        </w:rPr>
        <w:t>BURST</w:t>
      </w:r>
      <w:proofErr w:type="spellEnd"/>
      <w:r w:rsidR="0002626F">
        <w:t>.</w:t>
      </w:r>
      <w:r w:rsidR="004F008E">
        <w:t xml:space="preserve"> </w:t>
      </w:r>
      <w:r w:rsidR="008B584D">
        <w:t xml:space="preserve">In the next step, voltage pulses are going to be applied </w:t>
      </w:r>
      <w:r>
        <w:t>tr</w:t>
      </w:r>
      <w:r w:rsidR="0002626F">
        <w:t>ying to push the DQD to the (0</w:t>
      </w:r>
      <w:proofErr w:type="gramStart"/>
      <w:r w:rsidR="0002626F">
        <w:t>,2</w:t>
      </w:r>
      <w:proofErr w:type="gramEnd"/>
      <w:r>
        <w:t xml:space="preserve">) charge configuration (which is a singlet </w:t>
      </w:r>
      <w:r w:rsidR="0002626F">
        <w:t>S</w:t>
      </w:r>
      <w:r>
        <w:t xml:space="preserve">(0,2) configuration as explained already above). By linearly changing </w:t>
      </w:r>
      <w:proofErr w:type="spellStart"/>
      <w:r>
        <w:t>τ</w:t>
      </w:r>
      <w:r>
        <w:rPr>
          <w:vertAlign w:val="subscript"/>
        </w:rPr>
        <w:t>BURST</w:t>
      </w:r>
      <w:proofErr w:type="spellEnd"/>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proofErr w:type="gramStart"/>
      <w:r w:rsidR="0002626F">
        <w:t>S(</w:t>
      </w:r>
      <w:proofErr w:type="gramEnd"/>
      <w:r w:rsidR="0002626F">
        <w:t xml:space="preserve">1,1) configuration probability </w:t>
      </w:r>
      <w:r>
        <w:t>should be observed proving the coherent spin manipulation</w:t>
      </w:r>
      <w:r w:rsidR="00FA50D3">
        <w:t xml:space="preserve"> [10</w:t>
      </w:r>
      <w:r w:rsidR="008B584D">
        <w:t>]</w:t>
      </w:r>
      <w:r>
        <w:t xml:space="preserve">. </w:t>
      </w:r>
    </w:p>
    <w:p w:rsidR="00BC07E2" w:rsidRDefault="00BC07E2" w:rsidP="00BC07E2">
      <w:r>
        <w:t xml:space="preserve">Following the approach of R. </w:t>
      </w:r>
      <w:proofErr w:type="spellStart"/>
      <w:r>
        <w:t>Maurand</w:t>
      </w:r>
      <w:proofErr w:type="spellEnd"/>
      <w:r>
        <w:t xml:space="preserve"> et al., for evaluating the inhomogeneous dephasing time T</w:t>
      </w:r>
      <w:r>
        <w:rPr>
          <w:vertAlign w:val="subscript"/>
        </w:rPr>
        <w:t>2</w:t>
      </w:r>
      <w:r>
        <w:t>*, Ramsey – fringes like e</w:t>
      </w:r>
      <w:r w:rsidR="003E4746">
        <w:t>x</w:t>
      </w:r>
      <w:r w:rsidR="00FA50D3">
        <w:t>periments will be conducted [10</w:t>
      </w:r>
      <w:r>
        <w:t xml:space="preserve">]. First, a ∏/2 pulse around the x axis </w:t>
      </w:r>
      <w:r w:rsidR="00080A79">
        <w:t xml:space="preserve">will be </w:t>
      </w:r>
      <w:r>
        <w:t xml:space="preserve">applied to bring the spin vector from the </w:t>
      </w:r>
      <w:proofErr w:type="gramStart"/>
      <w:r>
        <w:t>north pole</w:t>
      </w:r>
      <w:proofErr w:type="gramEnd"/>
      <w:r>
        <w:t xml:space="preserve"> (positive z ax</w:t>
      </w:r>
      <w:r w:rsidR="003A1A27">
        <w:t xml:space="preserve">is) to the </w:t>
      </w:r>
      <w:proofErr w:type="spellStart"/>
      <w:r w:rsidR="003A1A27">
        <w:t>xy</w:t>
      </w:r>
      <w:proofErr w:type="spellEnd"/>
      <w:r w:rsidR="003A1A27">
        <w:t xml:space="preserve">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lastRenderedPageBreak/>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BC07E2" w:rsidDel="00726D82" w:rsidRDefault="00BC07E2" w:rsidP="00BC07E2">
      <w:pPr>
        <w:rPr>
          <w:del w:id="34" w:author="Georgios KATSAROS" w:date="2016-09-14T19:04:00Z"/>
        </w:rPr>
      </w:pPr>
      <w:r>
        <w:t>Coherence can b</w:t>
      </w:r>
      <w:r w:rsidR="00DA0BC3">
        <w:t>e extended by the so called spin</w:t>
      </w:r>
      <w:r>
        <w:t xml:space="preserve"> echo technique which can partially cancel dephasing originating for example from slow varying nuclear magnetic field or applied field </w:t>
      </w:r>
      <w:proofErr w:type="spellStart"/>
      <w:r>
        <w:t>inhomogeneities</w:t>
      </w:r>
      <w:proofErr w:type="spellEnd"/>
      <w:r>
        <w:t>.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proofErr w:type="spellStart"/>
      <w:r>
        <w:t>xy</w:t>
      </w:r>
      <w:proofErr w:type="spellEnd"/>
      <w:r>
        <w:t xml:space="preserve"> plane. Because of the dephasing sources the spin will </w:t>
      </w:r>
      <w:proofErr w:type="spellStart"/>
      <w:r>
        <w:t>dephase</w:t>
      </w:r>
      <w:proofErr w:type="spellEnd"/>
      <w:r>
        <w:t xml:space="preserve"> in the </w:t>
      </w:r>
      <w:proofErr w:type="spellStart"/>
      <w:r>
        <w:t>xy</w:t>
      </w:r>
      <w:proofErr w:type="spellEnd"/>
      <w:r>
        <w:t xml:space="preserve">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w:t>
      </w:r>
      <w:proofErr w:type="spellStart"/>
      <w:r>
        <w:t>dephase</w:t>
      </w:r>
      <w:proofErr w:type="spellEnd"/>
      <w:r>
        <w:t xml:space="preserv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w:t>
      </w:r>
      <w:proofErr w:type="spellStart"/>
      <w:r>
        <w:t>extracted.</w:t>
      </w:r>
    </w:p>
    <w:p w:rsidR="00BC07E2" w:rsidRDefault="00D31084" w:rsidP="00315961">
      <w:pPr>
        <w:pStyle w:val="Heading4"/>
      </w:pPr>
      <w:r>
        <w:t>Measuring</w:t>
      </w:r>
      <w:proofErr w:type="spellEnd"/>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r w:rsidR="00213B68">
        <w:t xml:space="preserve">thus </w:t>
      </w:r>
      <w:r w:rsidR="003A07E9">
        <w:t>the pulse length errors [21</w:t>
      </w:r>
      <w:r>
        <w:t xml:space="preserve">]. </w:t>
      </w:r>
    </w:p>
    <w:p w:rsidR="00D31084" w:rsidRPr="006A6010"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w:t>
      </w:r>
      <w:proofErr w:type="spellStart"/>
      <w:r w:rsidRPr="006A6010">
        <w:rPr>
          <w:i/>
          <w:u w:val="single"/>
        </w:rPr>
        <w:t>decoherence</w:t>
      </w:r>
      <w:proofErr w:type="spellEnd"/>
      <w:r w:rsidRPr="006A6010">
        <w:rPr>
          <w:i/>
          <w:u w:val="single"/>
        </w:rPr>
        <w:t xml:space="preserve"> time</w:t>
      </w:r>
      <w:r w:rsidR="00213B68">
        <w:rPr>
          <w:i/>
          <w:u w:val="single"/>
        </w:rPr>
        <w:t>s</w:t>
      </w:r>
      <w:r w:rsidRPr="006A6010">
        <w:rPr>
          <w:i/>
          <w:u w:val="single"/>
        </w:rPr>
        <w:t xml:space="preserve">. </w:t>
      </w:r>
    </w:p>
    <w:p w:rsidR="00BC07E2" w:rsidRDefault="00BC07E2" w:rsidP="00BC07E2"/>
    <w:p w:rsidR="00BC07E2" w:rsidRDefault="00BC07E2" w:rsidP="00315961">
      <w:pPr>
        <w:pStyle w:val="Heading2"/>
        <w:numPr>
          <w:ilvl w:val="0"/>
          <w:numId w:val="1"/>
        </w:numPr>
      </w:pPr>
      <w:bookmarkStart w:id="35" w:name="_Toc461638170"/>
      <w:r>
        <w:t>International collaboration</w:t>
      </w:r>
      <w:r w:rsidR="00EA1118">
        <w:t>s</w:t>
      </w:r>
      <w:bookmarkEnd w:id="35"/>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xml:space="preserve">. Since they are a leading group with a vast knowledge in instrumentation and in the physics of spin dynamics, this collaboration will help me a lot in realizing the proposed project. It </w:t>
      </w:r>
      <w:r>
        <w:lastRenderedPageBreak/>
        <w:t>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D126FA" w:rsidDel="00AF3F52" w:rsidRDefault="00D126FA" w:rsidP="00BC07E2">
      <w:pPr>
        <w:rPr>
          <w:del w:id="36" w:author="Georgios KATSAROS" w:date="2016-09-14T18:59:00Z"/>
        </w:rPr>
      </w:pPr>
    </w:p>
    <w:p w:rsidR="00BC07E2" w:rsidRDefault="00AF3F52" w:rsidP="00315961">
      <w:pPr>
        <w:pStyle w:val="Heading2"/>
        <w:numPr>
          <w:ilvl w:val="0"/>
          <w:numId w:val="1"/>
        </w:numPr>
      </w:pPr>
      <w:bookmarkStart w:id="37" w:name="_Toc461638171"/>
      <w:r>
        <w:t>W</w:t>
      </w:r>
      <w:r w:rsidR="00BC07E2">
        <w:t>ork table</w:t>
      </w:r>
      <w:bookmarkEnd w:id="37"/>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C73D23" w:rsidRPr="00AF3F52" w:rsidTr="00174151">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C73D23" w:rsidRPr="00AF3F52" w:rsidTr="00174151">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C73D23" w:rsidP="00B04980">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C73D23" w:rsidP="00B04980">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r>
      <w:tr w:rsidR="00C73D23" w:rsidRPr="00AF3F52" w:rsidTr="00174151">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AF3F52">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r>
      <w:tr w:rsidR="00C73D23" w:rsidRPr="00AF3F52" w:rsidTr="00174151">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AF3F52">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B04980">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BC07E2" w:rsidRPr="00AF3F52" w:rsidRDefault="00B04980" w:rsidP="00B04980">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r>
      <w:tr w:rsidR="00C73D23" w:rsidRPr="00AF3F52" w:rsidTr="00174151">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AF3F52">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r>
    </w:tbl>
    <w:p w:rsidR="00BC07E2" w:rsidRPr="00174151" w:rsidRDefault="00BC07E2" w:rsidP="00BC07E2">
      <w:pPr>
        <w:rPr>
          <w:sz w:val="20"/>
          <w:szCs w:val="20"/>
        </w:rPr>
      </w:pPr>
    </w:p>
    <w:p w:rsidR="00BC07E2" w:rsidRDefault="00BC07E2" w:rsidP="00315961">
      <w:pPr>
        <w:pStyle w:val="Heading2"/>
        <w:numPr>
          <w:ilvl w:val="0"/>
          <w:numId w:val="1"/>
        </w:numPr>
      </w:pPr>
      <w:bookmarkStart w:id="38" w:name="_Toc461638172"/>
      <w:r>
        <w:t>Contingency plan:</w:t>
      </w:r>
      <w:bookmarkEnd w:id="38"/>
    </w:p>
    <w:p w:rsidR="00BC07E2" w:rsidRDefault="00BC07E2" w:rsidP="00BC07E2">
      <w:pPr>
        <w:rPr>
          <w:i/>
        </w:rPr>
      </w:pPr>
      <w:r>
        <w:t xml:space="preserve">In case it turns out that the gate reflectometry technique is not sensitive/fast enough we are going to use </w:t>
      </w:r>
      <w:proofErr w:type="spellStart"/>
      <w:r>
        <w:t>ohmic</w:t>
      </w:r>
      <w:proofErr w:type="spellEnd"/>
      <w:r>
        <w:t xml:space="preserve"> reflectometry. For that reason a charge sensor proximate to the double QD should be added during the nanofabrication process of the samples. Charge sensing </w:t>
      </w:r>
      <w:r w:rsidR="005225BF">
        <w:t xml:space="preserve">in hut-wires </w:t>
      </w:r>
      <w:r>
        <w:t>has been recent</w:t>
      </w:r>
      <w:r w:rsidR="003A07E9">
        <w:t>ly demonstrated in our group [22</w:t>
      </w:r>
      <w:r>
        <w:t xml:space="preserve">]. For the charge sensor a single QD located very closely and </w:t>
      </w:r>
      <w:proofErr w:type="spellStart"/>
      <w:r>
        <w:t>capacitively</w:t>
      </w:r>
      <w:proofErr w:type="spellEnd"/>
      <w:r>
        <w:t xml:space="preserve"> coupled to the DQD is going to be used. Whenever the charge configuration in the DQD will change, the impedance of the charge sensor will change and thus the reflected signal amplitude. </w:t>
      </w:r>
    </w:p>
    <w:p w:rsidR="00BC07E2" w:rsidRDefault="000B60BE" w:rsidP="00315961">
      <w:pPr>
        <w:pStyle w:val="Heading2"/>
        <w:numPr>
          <w:ilvl w:val="0"/>
          <w:numId w:val="1"/>
        </w:numPr>
      </w:pPr>
      <w:bookmarkStart w:id="39" w:name="_Toc461638173"/>
      <w:r>
        <w:t>Personal qualification</w:t>
      </w:r>
      <w:r w:rsidR="00885FAC">
        <w:t xml:space="preserve"> </w:t>
      </w:r>
      <w:r w:rsidR="00D31084">
        <w:t>- matching of my profile with the demands of the project</w:t>
      </w:r>
      <w:bookmarkEnd w:id="39"/>
    </w:p>
    <w:p w:rsidR="00BC07E2" w:rsidRDefault="00BC07E2" w:rsidP="00BC07E2">
      <w:r>
        <w:t xml:space="preserve">I performed my undergraduate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w:t>
      </w:r>
      <w:proofErr w:type="gramStart"/>
      <w:r>
        <w:t>professor</w:t>
      </w:r>
      <w:proofErr w:type="gramEnd"/>
      <w:r>
        <w:t xml:space="preserve"> </w:t>
      </w:r>
      <w:proofErr w:type="spellStart"/>
      <w:r>
        <w:t>Tomislav</w:t>
      </w:r>
      <w:proofErr w:type="spellEnd"/>
      <w:r>
        <w:t xml:space="preserve"> </w:t>
      </w:r>
      <w:proofErr w:type="spellStart"/>
      <w:r>
        <w:t>Suligoj</w:t>
      </w:r>
      <w:proofErr w:type="spellEnd"/>
      <w:r>
        <w:t xml:space="preserve">, I have focused on design and analysis of the RF circuits in 180 nm </w:t>
      </w:r>
      <w:proofErr w:type="spellStart"/>
      <w:r>
        <w:t>BiCMOS</w:t>
      </w:r>
      <w:proofErr w:type="spellEnd"/>
      <w:r>
        <w:t xml:space="preserve"> technology with the HCBT, which gave me a background in performing simulations, design and analysis of the electronics circuits.</w:t>
      </w:r>
    </w:p>
    <w:p w:rsidR="00BC07E2" w:rsidRDefault="00BC07E2" w:rsidP="00BC07E2">
      <w:r>
        <w:lastRenderedPageBreak/>
        <w:t xml:space="preserve">Fascinated by the idea of quantum computation, I moved in April to the Johannes Kepler University to work as a research assistant in the group of dr.sc. Georgios Katsaros. There I started working on the development of an </w:t>
      </w:r>
      <w:proofErr w:type="spellStart"/>
      <w:r>
        <w:t>ohmic</w:t>
      </w:r>
      <w:proofErr w:type="spellEnd"/>
      <w:r>
        <w:t xml:space="preserve"> reflectometry system for charge readout of </w:t>
      </w:r>
      <w:proofErr w:type="spellStart"/>
      <w:r>
        <w:t>SiGe</w:t>
      </w:r>
      <w:proofErr w:type="spellEnd"/>
      <w:r>
        <w:t xml:space="preserve"> QDs. The realization of printed 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an important conference in the field: </w:t>
      </w:r>
      <w:proofErr w:type="spellStart"/>
      <w:r>
        <w:t>SpinTech</w:t>
      </w:r>
      <w:proofErr w:type="spellEnd"/>
      <w:r>
        <w:t xml:space="preserve"> VIII in Basel, Switzerland, 10-13 </w:t>
      </w:r>
      <w:r w:rsidR="006516FE">
        <w:t xml:space="preserve">of </w:t>
      </w:r>
      <w:r>
        <w:t>August 2015. In October 2015, and for three months, I went on a research visit to the Center for Quantum Devices, Niels Bohr Institute, Copenhagen. I worked in the group of Ferdinand Kuemmeth. This group is developing spin based qubits in GaAs and Si/</w:t>
      </w:r>
      <w:proofErr w:type="spellStart"/>
      <w:r>
        <w:t>SiGe</w:t>
      </w:r>
      <w:proofErr w:type="spellEnd"/>
      <w:r>
        <w:t xml:space="preserv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w:t>
      </w:r>
      <w:proofErr w:type="gramStart"/>
      <w:r>
        <w:t>… )</w:t>
      </w:r>
      <w:proofErr w:type="gramEnd"/>
      <w:r>
        <w:t xml:space="preserve">. I was also following the experiment of Filip Malinowski – tuning the GaAs double and triple QD for coherent spin manipulation and readout using a charge sensor </w:t>
      </w:r>
      <w:proofErr w:type="spellStart"/>
      <w:r>
        <w:t>ohmic</w:t>
      </w:r>
      <w:proofErr w:type="spellEnd"/>
      <w:r>
        <w:t xml:space="preserve"> reflectometry setup.  Since 2016 I am a PhD student </w:t>
      </w:r>
      <w:r w:rsidR="00213B68">
        <w:t xml:space="preserve">in the group of </w:t>
      </w:r>
      <w:r>
        <w:t>Georgios Katsaros, at the Institute of Science and Technology (IST), Austria, currently working on a second version of a</w:t>
      </w:r>
      <w:r w:rsidR="005225BF">
        <w:t xml:space="preserve">n </w:t>
      </w:r>
      <w:proofErr w:type="spellStart"/>
      <w:r w:rsidR="005225BF">
        <w:t>ohmic</w:t>
      </w:r>
      <w:proofErr w:type="spellEnd"/>
      <w:r>
        <w:t xml:space="preserve"> reflectometry readout system for spin relaxation experiments. </w:t>
      </w:r>
    </w:p>
    <w:p w:rsidR="0048735F" w:rsidDel="00AF3F52" w:rsidRDefault="0048735F" w:rsidP="00BC07E2">
      <w:pPr>
        <w:rPr>
          <w:del w:id="40" w:author="Georgios KATSAROS" w:date="2016-09-14T18:59:00Z"/>
        </w:rPr>
      </w:pPr>
    </w:p>
    <w:p w:rsidR="00BC07E2" w:rsidRDefault="00BC07E2" w:rsidP="00BC07E2">
      <w:pPr>
        <w:pStyle w:val="Heading1"/>
      </w:pPr>
      <w:bookmarkStart w:id="41" w:name="_Toc461638174"/>
      <w:r>
        <w:t>References:</w:t>
      </w:r>
      <w:bookmarkEnd w:id="41"/>
    </w:p>
    <w:p w:rsidR="00BC07E2" w:rsidRDefault="00BC07E2" w:rsidP="00BC07E2">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 xml:space="preserve">Jarryd J. </w:t>
      </w:r>
      <w:proofErr w:type="spellStart"/>
      <w:r w:rsidRPr="008435CA">
        <w:t>Pla</w:t>
      </w:r>
      <w:proofErr w:type="spellEnd"/>
      <w:r w:rsidR="000B7DB4">
        <w:t xml:space="preserve"> et al.</w:t>
      </w:r>
      <w:r>
        <w:t xml:space="preserve">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 xml:space="preserve">Jarryd J. </w:t>
      </w:r>
      <w:proofErr w:type="spellStart"/>
      <w:r w:rsidRPr="008435CA">
        <w:t>Pla</w:t>
      </w:r>
      <w:proofErr w:type="spellEnd"/>
      <w:r w:rsidR="000B7DB4">
        <w:t xml:space="preserve"> et al.</w:t>
      </w:r>
      <w:r>
        <w:t xml:space="preserve"> </w:t>
      </w:r>
      <w:r w:rsidRPr="00B34FD4">
        <w:rPr>
          <w:i/>
        </w:rPr>
        <w:t>Nature</w:t>
      </w:r>
      <w:r>
        <w:t xml:space="preserve"> </w:t>
      </w:r>
      <w:r>
        <w:rPr>
          <w:b/>
        </w:rPr>
        <w:t>2012</w:t>
      </w:r>
      <w:r>
        <w:t xml:space="preserve"> 489, </w:t>
      </w:r>
      <w:r w:rsidRPr="00D76EC4">
        <w:t>541–545</w:t>
      </w:r>
    </w:p>
    <w:p w:rsidR="00BC07E2" w:rsidRPr="007C7459" w:rsidRDefault="000B7DB4" w:rsidP="00BC07E2">
      <w:pPr>
        <w:pStyle w:val="ListParagraph"/>
        <w:numPr>
          <w:ilvl w:val="0"/>
          <w:numId w:val="8"/>
        </w:numPr>
        <w:rPr>
          <w:i/>
        </w:rPr>
      </w:pPr>
      <w:r>
        <w:t>A. Morello et al.</w:t>
      </w:r>
      <w:r w:rsidR="00BC07E2">
        <w:t xml:space="preserve"> </w:t>
      </w:r>
      <w:r w:rsidR="00BC07E2" w:rsidRPr="00B34FD4">
        <w:rPr>
          <w:i/>
        </w:rPr>
        <w:t>Nature</w:t>
      </w:r>
      <w:r w:rsidR="00BC07E2">
        <w:t xml:space="preserve"> </w:t>
      </w:r>
      <w:r w:rsidR="00BC07E2" w:rsidRPr="00B34FD4">
        <w:rPr>
          <w:b/>
        </w:rPr>
        <w:t>2010</w:t>
      </w:r>
      <w:r w:rsidR="00BC07E2">
        <w:t xml:space="preserve"> 467, 687</w:t>
      </w:r>
    </w:p>
    <w:p w:rsidR="00BC07E2" w:rsidRPr="004203FE" w:rsidRDefault="000B7DB4" w:rsidP="00BC07E2">
      <w:pPr>
        <w:pStyle w:val="ListParagraph"/>
        <w:numPr>
          <w:ilvl w:val="0"/>
          <w:numId w:val="8"/>
        </w:numPr>
        <w:rPr>
          <w:i/>
          <w:lang w:val="de-AT"/>
        </w:rPr>
      </w:pPr>
      <w:proofErr w:type="spellStart"/>
      <w:r>
        <w:rPr>
          <w:lang w:val="de-AT"/>
        </w:rPr>
        <w:t>Xiaobo</w:t>
      </w:r>
      <w:proofErr w:type="spellEnd"/>
      <w:r>
        <w:rPr>
          <w:lang w:val="de-AT"/>
        </w:rPr>
        <w:t xml:space="preserve"> Zhu1 et al.</w:t>
      </w:r>
      <w:r w:rsidR="00BC07E2" w:rsidRPr="004203FE">
        <w:rPr>
          <w:lang w:val="de-AT"/>
        </w:rPr>
        <w:t xml:space="preserve"> </w:t>
      </w:r>
      <w:r w:rsidR="00BC07E2" w:rsidRPr="004203FE">
        <w:rPr>
          <w:i/>
          <w:lang w:val="de-AT"/>
        </w:rPr>
        <w:t>Nature</w:t>
      </w:r>
      <w:r w:rsidR="00BC07E2" w:rsidRPr="004203FE">
        <w:rPr>
          <w:lang w:val="de-AT"/>
        </w:rPr>
        <w:t xml:space="preserve"> </w:t>
      </w:r>
      <w:r w:rsidR="00BC07E2" w:rsidRPr="004203FE">
        <w:rPr>
          <w:b/>
          <w:lang w:val="de-AT"/>
        </w:rPr>
        <w:t>2011</w:t>
      </w:r>
      <w:r w:rsidR="00BC07E2" w:rsidRPr="004203FE">
        <w:rPr>
          <w:rFonts w:ascii="Arial" w:hAnsi="Arial" w:cs="Arial"/>
          <w:color w:val="333333"/>
          <w:shd w:val="clear" w:color="auto" w:fill="FFFFFF"/>
          <w:lang w:val="de-AT"/>
        </w:rPr>
        <w:t xml:space="preserve"> </w:t>
      </w:r>
      <w:r w:rsidR="00BC07E2" w:rsidRPr="004203FE">
        <w:rPr>
          <w:lang w:val="de-AT"/>
        </w:rPr>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4436BA" w:rsidP="00BC07E2">
      <w:pPr>
        <w:pStyle w:val="ListParagraph"/>
        <w:numPr>
          <w:ilvl w:val="0"/>
          <w:numId w:val="8"/>
        </w:numPr>
        <w:rPr>
          <w:i/>
        </w:rPr>
      </w:pPr>
      <w:r>
        <w:t xml:space="preserve">6 </w:t>
      </w:r>
      <w:r w:rsidR="000B7DB4">
        <w:t xml:space="preserve">David P. </w:t>
      </w:r>
      <w:proofErr w:type="spellStart"/>
      <w:r w:rsidR="000B7DB4">
        <w:t>DiVincenzo</w:t>
      </w:r>
      <w:proofErr w:type="spellEnd"/>
      <w:r w:rsidR="00BC07E2">
        <w:t xml:space="preserve">  </w:t>
      </w:r>
      <w:hyperlink r:id="rId22" w:history="1">
        <w:proofErr w:type="spellStart"/>
        <w:r w:rsidR="00BC07E2" w:rsidRPr="00FA1753">
          <w:rPr>
            <w:i/>
          </w:rPr>
          <w:t>arXiv:quant-ph</w:t>
        </w:r>
        <w:proofErr w:type="spellEnd"/>
        <w:r w:rsidR="00BC07E2" w:rsidRPr="00FA1753">
          <w:rPr>
            <w:i/>
          </w:rPr>
          <w:t>/0002077v3</w:t>
        </w:r>
      </w:hyperlink>
    </w:p>
    <w:p w:rsidR="00BC07E2" w:rsidRPr="007D24E4" w:rsidRDefault="003A07E9" w:rsidP="00BC07E2">
      <w:pPr>
        <w:pStyle w:val="ListParagraph"/>
        <w:numPr>
          <w:ilvl w:val="0"/>
          <w:numId w:val="8"/>
        </w:numPr>
        <w:rPr>
          <w:rStyle w:val="apple-converted-space"/>
          <w:i/>
        </w:rPr>
      </w:pPr>
      <w:hyperlink r:id="rId23" w:history="1">
        <w:r w:rsidR="00BC07E2" w:rsidRPr="00FA1753">
          <w:rPr>
            <w:rStyle w:val="Hyperlink"/>
            <w:rFonts w:cs="Helvetica"/>
            <w:color w:val="000000" w:themeColor="text1"/>
            <w:u w:val="none"/>
            <w:shd w:val="clear" w:color="auto" w:fill="FFFFFF"/>
          </w:rPr>
          <w:t>F. K. Malinowski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4" w:history="1">
        <w:r w:rsidR="00BC07E2" w:rsidRPr="00FA1753">
          <w:rPr>
            <w:rStyle w:val="Hyperlink"/>
            <w:rFonts w:cs="Helvetica"/>
            <w:color w:val="000000" w:themeColor="text1"/>
            <w:u w:val="none"/>
            <w:shd w:val="clear" w:color="auto" w:fill="FFFFFF"/>
          </w:rPr>
          <w:t>F. Martins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5" w:history="1">
        <w:r w:rsidR="00BC07E2" w:rsidRPr="00FA1753">
          <w:rPr>
            <w:rStyle w:val="Hyperlink"/>
            <w:rFonts w:cs="Helvetica"/>
            <w:color w:val="000000" w:themeColor="text1"/>
            <w:u w:val="none"/>
            <w:shd w:val="clear" w:color="auto" w:fill="FFFFFF"/>
          </w:rPr>
          <w:t xml:space="preserve">P. D. </w:t>
        </w:r>
        <w:proofErr w:type="spellStart"/>
        <w:r w:rsidR="00BC07E2" w:rsidRPr="00FA1753">
          <w:rPr>
            <w:rStyle w:val="Hyperlink"/>
            <w:rFonts w:cs="Helvetica"/>
            <w:color w:val="000000" w:themeColor="text1"/>
            <w:u w:val="none"/>
            <w:shd w:val="clear" w:color="auto" w:fill="FFFFFF"/>
          </w:rPr>
          <w:t>Nissen</w:t>
        </w:r>
        <w:proofErr w:type="spellEnd"/>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6" w:history="1">
        <w:r w:rsidR="00BC07E2" w:rsidRPr="00FA1753">
          <w:rPr>
            <w:rStyle w:val="Hyperlink"/>
            <w:rFonts w:cs="Helvetica"/>
            <w:color w:val="000000" w:themeColor="text1"/>
            <w:u w:val="none"/>
            <w:shd w:val="clear" w:color="auto" w:fill="FFFFFF"/>
          </w:rPr>
          <w:t>E. Barnes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7" w:history="1">
        <w:r w:rsidR="00BC07E2" w:rsidRPr="00FA1753">
          <w:rPr>
            <w:rStyle w:val="Hyperlink"/>
            <w:rFonts w:cs="Helvetica"/>
            <w:color w:val="000000" w:themeColor="text1"/>
            <w:u w:val="none"/>
            <w:shd w:val="clear" w:color="auto" w:fill="FFFFFF"/>
          </w:rPr>
          <w:t xml:space="preserve">Ł. </w:t>
        </w:r>
        <w:proofErr w:type="spellStart"/>
        <w:r w:rsidR="00BC07E2" w:rsidRPr="00FA1753">
          <w:rPr>
            <w:rStyle w:val="Hyperlink"/>
            <w:rFonts w:cs="Helvetica"/>
            <w:color w:val="000000" w:themeColor="text1"/>
            <w:u w:val="none"/>
            <w:shd w:val="clear" w:color="auto" w:fill="FFFFFF"/>
          </w:rPr>
          <w:t>Cywiński</w:t>
        </w:r>
        <w:proofErr w:type="spellEnd"/>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8" w:history="1">
        <w:r w:rsidR="00BC07E2" w:rsidRPr="00FA1753">
          <w:rPr>
            <w:rStyle w:val="Hyperlink"/>
            <w:rFonts w:cs="Helvetica"/>
            <w:color w:val="000000" w:themeColor="text1"/>
            <w:u w:val="none"/>
            <w:shd w:val="clear" w:color="auto" w:fill="FFFFFF"/>
          </w:rPr>
          <w:t>M. S. Rudner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9" w:history="1">
        <w:r w:rsidR="00BC07E2" w:rsidRPr="00FA1753">
          <w:rPr>
            <w:rStyle w:val="Hyperlink"/>
            <w:rFonts w:cs="Helvetica"/>
            <w:color w:val="000000" w:themeColor="text1"/>
            <w:u w:val="none"/>
            <w:shd w:val="clear" w:color="auto" w:fill="FFFFFF"/>
          </w:rPr>
          <w:t xml:space="preserve">S. </w:t>
        </w:r>
        <w:proofErr w:type="spellStart"/>
        <w:r w:rsidR="00BC07E2" w:rsidRPr="00FA1753">
          <w:rPr>
            <w:rStyle w:val="Hyperlink"/>
            <w:rFonts w:cs="Helvetica"/>
            <w:color w:val="000000" w:themeColor="text1"/>
            <w:u w:val="none"/>
            <w:shd w:val="clear" w:color="auto" w:fill="FFFFFF"/>
          </w:rPr>
          <w:t>Fallahi</w:t>
        </w:r>
        <w:proofErr w:type="spellEnd"/>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0" w:history="1">
        <w:r w:rsidR="00BC07E2" w:rsidRPr="00FA1753">
          <w:rPr>
            <w:rStyle w:val="Hyperlink"/>
            <w:rFonts w:cs="Helvetica"/>
            <w:color w:val="000000" w:themeColor="text1"/>
            <w:u w:val="none"/>
            <w:shd w:val="clear" w:color="auto" w:fill="FFFFFF"/>
          </w:rPr>
          <w:t>G. C. Gardner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1" w:history="1">
        <w:r w:rsidR="00BC07E2" w:rsidRPr="00FA1753">
          <w:rPr>
            <w:rStyle w:val="Hyperlink"/>
            <w:rFonts w:cs="Helvetica"/>
            <w:color w:val="000000" w:themeColor="text1"/>
            <w:u w:val="none"/>
            <w:shd w:val="clear" w:color="auto" w:fill="FFFFFF"/>
          </w:rPr>
          <w:t xml:space="preserve">M. J. </w:t>
        </w:r>
        <w:proofErr w:type="spellStart"/>
        <w:r w:rsidR="00BC07E2" w:rsidRPr="00FA1753">
          <w:rPr>
            <w:rStyle w:val="Hyperlink"/>
            <w:rFonts w:cs="Helvetica"/>
            <w:color w:val="000000" w:themeColor="text1"/>
            <w:u w:val="none"/>
            <w:shd w:val="clear" w:color="auto" w:fill="FFFFFF"/>
          </w:rPr>
          <w:t>Manfra</w:t>
        </w:r>
        <w:proofErr w:type="spellEnd"/>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2" w:history="1">
        <w:r w:rsidR="00BC07E2" w:rsidRPr="00FA1753">
          <w:rPr>
            <w:rStyle w:val="Hyperlink"/>
            <w:rFonts w:cs="Helvetica"/>
            <w:color w:val="000000" w:themeColor="text1"/>
            <w:u w:val="none"/>
            <w:shd w:val="clear" w:color="auto" w:fill="FFFFFF"/>
          </w:rPr>
          <w:t>C. M. Marcus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3" w:history="1">
        <w:r w:rsidR="00BC07E2" w:rsidRPr="00FA1753">
          <w:rPr>
            <w:rStyle w:val="Hyperlink"/>
            <w:rFonts w:cs="Helvetica"/>
            <w:color w:val="000000" w:themeColor="text1"/>
            <w:u w:val="none"/>
            <w:shd w:val="clear" w:color="auto" w:fill="FFFFFF"/>
          </w:rPr>
          <w:t>F. Kuemmeth</w:t>
        </w:r>
      </w:hyperlink>
      <w:r w:rsidR="00BC07E2" w:rsidRPr="00FA1753">
        <w:rPr>
          <w:color w:val="000000" w:themeColor="text1"/>
        </w:rPr>
        <w:t xml:space="preserve"> </w:t>
      </w:r>
      <w:r w:rsidR="00BC07E2">
        <w:rPr>
          <w:color w:val="000000" w:themeColor="text1"/>
        </w:rPr>
        <w:t xml:space="preserve"> </w:t>
      </w:r>
      <w:hyperlink r:id="rId34" w:history="1">
        <w:r w:rsidR="00BC07E2" w:rsidRPr="00FA1753">
          <w:rPr>
            <w:i/>
          </w:rPr>
          <w:t>arXiv:1601.06677</w:t>
        </w:r>
      </w:hyperlink>
      <w:r w:rsidR="00BC07E2"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sidR="000B7DB4">
        <w:rPr>
          <w:shd w:val="clear" w:color="auto" w:fill="FFFFFF"/>
        </w:rPr>
        <w:t>.</w:t>
      </w:r>
      <w:r w:rsidRPr="007D24E4">
        <w:t xml:space="preserve"> </w:t>
      </w:r>
      <w:hyperlink r:id="rId35" w:history="1">
        <w:r w:rsidRPr="007D24E4">
          <w:rPr>
            <w:i/>
          </w:rPr>
          <w:t>Science</w:t>
        </w:r>
        <w:r>
          <w:rPr>
            <w:i/>
          </w:rPr>
          <w:t xml:space="preserve"> </w:t>
        </w:r>
        <w:r w:rsidRPr="007D24E4">
          <w:rPr>
            <w:b/>
          </w:rPr>
          <w:t>2005 </w:t>
        </w:r>
        <w:r w:rsidRPr="007D24E4">
          <w:t>309, 2180</w:t>
        </w:r>
      </w:hyperlink>
    </w:p>
    <w:p w:rsidR="00BC07E2" w:rsidRPr="004203FE" w:rsidRDefault="00BC07E2" w:rsidP="00BC07E2">
      <w:pPr>
        <w:pStyle w:val="ListParagraph"/>
        <w:numPr>
          <w:ilvl w:val="0"/>
          <w:numId w:val="8"/>
        </w:numPr>
        <w:rPr>
          <w:i/>
          <w:lang w:val="de-AT"/>
        </w:rPr>
      </w:pPr>
      <w:r>
        <w:rPr>
          <w:shd w:val="clear" w:color="auto" w:fill="FFFFFF"/>
        </w:rPr>
        <w:t xml:space="preserve"> </w:t>
      </w:r>
      <w:r w:rsidR="00FA50D3">
        <w:rPr>
          <w:shd w:val="clear" w:color="auto" w:fill="FFFFFF"/>
        </w:rPr>
        <w:t xml:space="preserve">12 </w:t>
      </w:r>
      <w:r w:rsidRPr="004203FE">
        <w:rPr>
          <w:shd w:val="clear" w:color="auto" w:fill="FFFFFF"/>
          <w:lang w:val="de-AT"/>
        </w:rPr>
        <w:t xml:space="preserve">H. </w:t>
      </w:r>
      <w:r w:rsidR="000B7DB4">
        <w:rPr>
          <w:shd w:val="clear" w:color="auto" w:fill="FFFFFF"/>
          <w:lang w:val="de-AT"/>
        </w:rPr>
        <w:t>Watzinger et al.</w:t>
      </w:r>
      <w:r w:rsidRPr="004203FE">
        <w:rPr>
          <w:lang w:val="de-AT"/>
        </w:rPr>
        <w:t xml:space="preserve"> </w:t>
      </w:r>
      <w:r w:rsidR="00641F55" w:rsidRPr="00AF3F52">
        <w:rPr>
          <w:rStyle w:val="apple-converted-space"/>
          <w:rFonts w:ascii="Helvetica" w:hAnsi="Helvetica" w:cs="Helvetica"/>
          <w:color w:val="000000"/>
          <w:shd w:val="clear" w:color="auto" w:fill="FFFFFF"/>
          <w:lang w:val="de-AT"/>
        </w:rPr>
        <w:t> </w:t>
      </w:r>
      <w:hyperlink r:id="rId36" w:tooltip="Abstract" w:history="1">
        <w:r w:rsidR="00641F55" w:rsidRPr="00AF3F52">
          <w:rPr>
            <w:i/>
            <w:lang w:val="de-AT"/>
          </w:rPr>
          <w:t>arXiv:1607.02977</w:t>
        </w:r>
      </w:hyperlink>
      <w:r w:rsidRPr="00AF3F52">
        <w:rPr>
          <w:lang w:val="de-AT"/>
        </w:rPr>
        <w:t xml:space="preserve"> </w:t>
      </w:r>
    </w:p>
    <w:p w:rsidR="00BC07E2" w:rsidRPr="009A4E1A" w:rsidRDefault="00BC07E2" w:rsidP="00BC07E2">
      <w:pPr>
        <w:pStyle w:val="ListParagraph"/>
        <w:numPr>
          <w:ilvl w:val="0"/>
          <w:numId w:val="8"/>
        </w:numPr>
        <w:rPr>
          <w:i/>
        </w:rPr>
      </w:pPr>
      <w:r w:rsidRPr="004203FE">
        <w:rPr>
          <w:shd w:val="clear" w:color="auto" w:fill="FFFFFF"/>
          <w:lang w:val="de-AT"/>
        </w:rPr>
        <w:t xml:space="preserve"> </w:t>
      </w:r>
      <w:r w:rsidR="00FA50D3">
        <w:rPr>
          <w:shd w:val="clear" w:color="auto" w:fill="FFFFFF"/>
          <w:lang w:val="de-AT"/>
        </w:rPr>
        <w:t xml:space="preserve">10 </w:t>
      </w:r>
      <w:r w:rsidR="000B7DB4">
        <w:rPr>
          <w:shd w:val="clear" w:color="auto" w:fill="FFFFFF"/>
        </w:rPr>
        <w:t xml:space="preserve">R. </w:t>
      </w:r>
      <w:proofErr w:type="spellStart"/>
      <w:r w:rsidR="000B7DB4">
        <w:rPr>
          <w:shd w:val="clear" w:color="auto" w:fill="FFFFFF"/>
        </w:rPr>
        <w:t>Maurand</w:t>
      </w:r>
      <w:proofErr w:type="spellEnd"/>
      <w:r w:rsidR="000B7DB4">
        <w:rPr>
          <w:shd w:val="clear" w:color="auto" w:fill="FFFFFF"/>
        </w:rPr>
        <w:t xml:space="preserve"> et al.</w:t>
      </w:r>
      <w:r w:rsidRPr="00D5323A">
        <w:rPr>
          <w:shd w:val="clear" w:color="auto" w:fill="FFFFFF"/>
        </w:rPr>
        <w:t xml:space="preserve">  </w:t>
      </w:r>
      <w:hyperlink r:id="rId37" w:history="1">
        <w:r w:rsidRPr="00D5323A">
          <w:rPr>
            <w:i/>
          </w:rPr>
          <w:t>arXiv:1605.07599</w:t>
        </w:r>
      </w:hyperlink>
    </w:p>
    <w:p w:rsidR="00BC07E2" w:rsidRPr="003D4446" w:rsidRDefault="00BC07E2" w:rsidP="00BC07E2">
      <w:pPr>
        <w:pStyle w:val="ListParagraph"/>
        <w:numPr>
          <w:ilvl w:val="0"/>
          <w:numId w:val="8"/>
        </w:numPr>
        <w:rPr>
          <w:i/>
        </w:rPr>
      </w:pPr>
      <w:r w:rsidRPr="004203FE">
        <w:rPr>
          <w:shd w:val="clear" w:color="auto" w:fill="FFFFFF"/>
          <w:lang w:val="de-AT"/>
        </w:rPr>
        <w:lastRenderedPageBreak/>
        <w:t xml:space="preserve"> </w:t>
      </w:r>
      <w:r w:rsidR="00FA50D3">
        <w:rPr>
          <w:shd w:val="clear" w:color="auto" w:fill="FFFFFF"/>
          <w:lang w:val="de-AT"/>
        </w:rPr>
        <w:t xml:space="preserve">15 </w:t>
      </w:r>
      <w:r w:rsidR="000B7DB4">
        <w:rPr>
          <w:lang w:val="de-AT"/>
        </w:rPr>
        <w:t>Gonzalez-</w:t>
      </w:r>
      <w:proofErr w:type="spellStart"/>
      <w:r w:rsidR="000B7DB4">
        <w:rPr>
          <w:lang w:val="de-AT"/>
        </w:rPr>
        <w:t>Zalba</w:t>
      </w:r>
      <w:proofErr w:type="spellEnd"/>
      <w:r w:rsidR="000B7DB4">
        <w:rPr>
          <w:lang w:val="de-AT"/>
        </w:rPr>
        <w:t>, M. F. et al.</w:t>
      </w:r>
      <w:r w:rsidRPr="004203FE">
        <w:rPr>
          <w:lang w:val="de-AT"/>
        </w:rPr>
        <w:t xml:space="preserve"> </w:t>
      </w:r>
      <w:r w:rsidRPr="004203FE">
        <w:rPr>
          <w:i/>
          <w:lang w:val="de-AT"/>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0B7DB4">
        <w:rPr>
          <w:b/>
        </w:rPr>
        <w:t>2015</w:t>
      </w:r>
      <w:r>
        <w:t xml:space="preserve"> </w:t>
      </w:r>
      <w:r w:rsidRPr="009A4E1A">
        <w:t>6</w:t>
      </w:r>
      <w:r>
        <w:t>,</w:t>
      </w:r>
      <w:r w:rsidRPr="009A4E1A">
        <w:t xml:space="preserve"> 6084</w:t>
      </w:r>
    </w:p>
    <w:p w:rsidR="00BC07E2" w:rsidRPr="008D5CDA" w:rsidRDefault="000B7DB4" w:rsidP="00BC07E2">
      <w:pPr>
        <w:pStyle w:val="ListParagraph"/>
        <w:numPr>
          <w:ilvl w:val="0"/>
          <w:numId w:val="8"/>
        </w:numPr>
        <w:rPr>
          <w:i/>
        </w:rPr>
      </w:pPr>
      <w:r>
        <w:t xml:space="preserve"> N. Ares et al.</w:t>
      </w:r>
      <w:r w:rsidR="00BC07E2">
        <w:t xml:space="preserve">  </w:t>
      </w:r>
      <w:r w:rsidR="00BC07E2" w:rsidRPr="003D4446">
        <w:rPr>
          <w:i/>
        </w:rPr>
        <w:t xml:space="preserve">Phys. Rev. Applied </w:t>
      </w:r>
      <w:r w:rsidR="00BC07E2" w:rsidRPr="000B7DB4">
        <w:rPr>
          <w:b/>
        </w:rPr>
        <w:t>2016</w:t>
      </w:r>
      <w:r w:rsidR="00BC07E2" w:rsidRPr="003D4446">
        <w:t xml:space="preserve"> 5,</w:t>
      </w:r>
      <w:r w:rsidR="00BC07E2" w:rsidRPr="003D4446">
        <w:rPr>
          <w:rFonts w:ascii="Helvetica" w:hAnsi="Helvetica" w:cs="Helvetica"/>
          <w:b/>
          <w:bCs/>
          <w:color w:val="555555"/>
        </w:rPr>
        <w:t xml:space="preserve"> </w:t>
      </w:r>
      <w:r w:rsidR="00BC07E2" w:rsidRPr="003D4446">
        <w:t>034011</w:t>
      </w:r>
      <w:r w:rsidR="00BC07E2">
        <w:t xml:space="preserve"> </w:t>
      </w:r>
    </w:p>
    <w:p w:rsidR="00BC07E2" w:rsidRPr="00323823" w:rsidRDefault="000B7DB4" w:rsidP="00BC07E2">
      <w:pPr>
        <w:pStyle w:val="ListParagraph"/>
        <w:numPr>
          <w:ilvl w:val="0"/>
          <w:numId w:val="8"/>
        </w:numPr>
        <w:rPr>
          <w:i/>
        </w:rPr>
      </w:pPr>
      <w:r>
        <w:t xml:space="preserve"> J. I. </w:t>
      </w:r>
      <w:proofErr w:type="spellStart"/>
      <w:r>
        <w:t>Colless</w:t>
      </w:r>
      <w:proofErr w:type="spellEnd"/>
      <w:r>
        <w:t xml:space="preserve"> et al.</w:t>
      </w:r>
      <w:r w:rsidR="00BC07E2">
        <w:t xml:space="preserve"> </w:t>
      </w:r>
      <w:r w:rsidR="00BC07E2" w:rsidRPr="008D5CDA">
        <w:rPr>
          <w:i/>
        </w:rPr>
        <w:t xml:space="preserve">Phys. Rev. Lett. </w:t>
      </w:r>
      <w:r w:rsidR="00BC07E2" w:rsidRPr="008D5CDA">
        <w:rPr>
          <w:rStyle w:val="apple-converted-space"/>
          <w:rFonts w:ascii="Helvetica" w:hAnsi="Helvetica" w:cs="Helvetica"/>
          <w:b/>
          <w:bCs/>
          <w:color w:val="555555"/>
        </w:rPr>
        <w:t> </w:t>
      </w:r>
      <w:r w:rsidR="00BC07E2" w:rsidRPr="000B7DB4">
        <w:rPr>
          <w:b/>
        </w:rPr>
        <w:t>2013</w:t>
      </w:r>
      <w:r w:rsidR="00BC07E2" w:rsidRPr="008D5CDA">
        <w:t xml:space="preserve"> 110, 046805</w:t>
      </w:r>
    </w:p>
    <w:p w:rsidR="00BC07E2" w:rsidRPr="0053298E" w:rsidRDefault="000B7DB4" w:rsidP="00BC07E2">
      <w:pPr>
        <w:pStyle w:val="ListParagraph"/>
        <w:numPr>
          <w:ilvl w:val="0"/>
          <w:numId w:val="8"/>
        </w:numPr>
        <w:rPr>
          <w:i/>
        </w:rPr>
      </w:pPr>
      <w:r w:rsidRPr="009862DD">
        <w:rPr>
          <w:lang w:val="de-AT"/>
        </w:rPr>
        <w:t xml:space="preserve"> </w:t>
      </w:r>
      <w:r w:rsidR="003A07E9">
        <w:rPr>
          <w:lang w:val="de-AT"/>
        </w:rPr>
        <w:t>21</w:t>
      </w:r>
      <w:r w:rsidR="00FA50D3">
        <w:rPr>
          <w:lang w:val="de-AT"/>
        </w:rPr>
        <w:t xml:space="preserve"> </w:t>
      </w:r>
      <w:r w:rsidRPr="009862DD">
        <w:rPr>
          <w:lang w:val="de-AT"/>
        </w:rPr>
        <w:t xml:space="preserve">Juha T. </w:t>
      </w:r>
      <w:proofErr w:type="spellStart"/>
      <w:r w:rsidRPr="009862DD">
        <w:rPr>
          <w:lang w:val="de-AT"/>
        </w:rPr>
        <w:t>Muhonen</w:t>
      </w:r>
      <w:proofErr w:type="spellEnd"/>
      <w:r w:rsidRPr="009862DD">
        <w:rPr>
          <w:lang w:val="de-AT"/>
        </w:rPr>
        <w:t xml:space="preserve"> et al.</w:t>
      </w:r>
      <w:r w:rsidR="00BC07E2" w:rsidRPr="009862DD">
        <w:rPr>
          <w:lang w:val="de-AT"/>
        </w:rPr>
        <w:t xml:space="preserve"> </w:t>
      </w:r>
      <w:r w:rsidR="00BC07E2" w:rsidRPr="00323823">
        <w:rPr>
          <w:i/>
        </w:rPr>
        <w:t>Nature Nanotechnology</w:t>
      </w:r>
      <w:r w:rsidR="00BC07E2">
        <w:t xml:space="preserve"> </w:t>
      </w:r>
      <w:r w:rsidR="00BC07E2" w:rsidRPr="000B7DB4">
        <w:rPr>
          <w:b/>
        </w:rPr>
        <w:t>2014</w:t>
      </w:r>
      <w:r w:rsidR="00BC07E2">
        <w:t xml:space="preserve"> </w:t>
      </w:r>
      <w:r w:rsidR="00BC07E2" w:rsidRPr="00323823">
        <w:rPr>
          <w:bCs/>
        </w:rPr>
        <w:t>9</w:t>
      </w:r>
      <w:r w:rsidR="00BC07E2" w:rsidRPr="00323823">
        <w:t>,</w:t>
      </w:r>
      <w:r w:rsidR="00BC07E2">
        <w:t xml:space="preserve"> </w:t>
      </w:r>
      <w:r w:rsidR="00BC07E2" w:rsidRPr="00323823">
        <w:t>986–991</w:t>
      </w:r>
      <w:r w:rsidR="00BC07E2">
        <w:t xml:space="preserve"> </w:t>
      </w:r>
    </w:p>
    <w:p w:rsidR="00BC07E2" w:rsidRPr="00D415A9" w:rsidRDefault="000B7DB4" w:rsidP="00BC07E2">
      <w:pPr>
        <w:pStyle w:val="ListParagraph"/>
        <w:numPr>
          <w:ilvl w:val="0"/>
          <w:numId w:val="8"/>
        </w:numPr>
        <w:rPr>
          <w:i/>
        </w:rPr>
      </w:pPr>
      <w:r>
        <w:t xml:space="preserve"> C. </w:t>
      </w:r>
      <w:proofErr w:type="spellStart"/>
      <w:r>
        <w:t>Fasth</w:t>
      </w:r>
      <w:proofErr w:type="spellEnd"/>
      <w:r>
        <w:t xml:space="preserve"> et al.</w:t>
      </w:r>
      <w:r w:rsidR="00BC07E2">
        <w:t xml:space="preserve"> </w:t>
      </w:r>
      <w:proofErr w:type="spellStart"/>
      <w:r w:rsidR="00BC07E2" w:rsidRPr="0053298E">
        <w:rPr>
          <w:i/>
        </w:rPr>
        <w:t>Nanoletters</w:t>
      </w:r>
      <w:proofErr w:type="spellEnd"/>
      <w:r w:rsidR="00BC07E2">
        <w:t xml:space="preserve"> </w:t>
      </w:r>
      <w:r w:rsidR="00BC07E2" w:rsidRPr="000B7DB4">
        <w:rPr>
          <w:b/>
        </w:rPr>
        <w:t>2005</w:t>
      </w:r>
      <w:r w:rsidR="00BC07E2">
        <w:t xml:space="preserve"> </w:t>
      </w:r>
      <w:r w:rsidR="00BC07E2" w:rsidRPr="0053298E">
        <w:rPr>
          <w:bCs/>
        </w:rPr>
        <w:t>5</w:t>
      </w:r>
      <w:r w:rsidR="00BC07E2">
        <w:t>, 1487-1490</w:t>
      </w:r>
    </w:p>
    <w:p w:rsidR="00BC07E2" w:rsidRPr="00D415A9" w:rsidRDefault="00BC07E2" w:rsidP="00BC07E2">
      <w:pPr>
        <w:pStyle w:val="ListParagraph"/>
        <w:numPr>
          <w:ilvl w:val="0"/>
          <w:numId w:val="8"/>
        </w:numPr>
        <w:rPr>
          <w:i/>
        </w:rPr>
      </w:pPr>
      <w:r>
        <w:t xml:space="preserve"> </w:t>
      </w:r>
      <w:r w:rsidR="00FA50D3">
        <w:t xml:space="preserve">8 </w:t>
      </w:r>
      <w:hyperlink r:id="rId38" w:anchor="auth-1" w:history="1">
        <w:r w:rsidRPr="00D415A9">
          <w:t xml:space="preserve">M. </w:t>
        </w:r>
        <w:proofErr w:type="spellStart"/>
        <w:r w:rsidRPr="00D415A9">
          <w:t>Veldhorst</w:t>
        </w:r>
        <w:proofErr w:type="spellEnd"/>
      </w:hyperlink>
      <w:r>
        <w:t>.</w:t>
      </w:r>
      <w:r w:rsidRPr="00D415A9">
        <w:t xml:space="preserve"> </w:t>
      </w:r>
      <w:r w:rsidRPr="00D415A9">
        <w:rPr>
          <w:i/>
          <w:iCs/>
        </w:rPr>
        <w:t xml:space="preserve">Nature </w:t>
      </w:r>
      <w:r w:rsidRPr="000B7DB4">
        <w:rPr>
          <w:b/>
          <w:iCs/>
        </w:rPr>
        <w:t>2015</w:t>
      </w:r>
      <w:r w:rsidRPr="00D415A9">
        <w:rPr>
          <w:i/>
          <w:iCs/>
        </w:rPr>
        <w:t xml:space="preserve">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9862DD">
        <w:t xml:space="preserve"> </w:t>
      </w:r>
      <w:r w:rsidR="00FA50D3">
        <w:t xml:space="preserve">9 </w:t>
      </w:r>
      <w:hyperlink r:id="rId39" w:anchor="auth-1" w:history="1">
        <w:r w:rsidRPr="009862DD">
          <w:t>E. Kawakami</w:t>
        </w:r>
      </w:hyperlink>
      <w:r w:rsidR="000B7DB4" w:rsidRPr="009862DD">
        <w:t xml:space="preserve"> et al.</w:t>
      </w:r>
      <w:r w:rsidRPr="009862DD">
        <w:t xml:space="preserve"> </w:t>
      </w:r>
      <w:r w:rsidRPr="009862DD">
        <w:rPr>
          <w:i/>
          <w:iCs/>
        </w:rPr>
        <w:t xml:space="preserve">Nat. </w:t>
      </w:r>
      <w:r w:rsidRPr="00D415A9">
        <w:rPr>
          <w:i/>
          <w:iCs/>
        </w:rPr>
        <w:t xml:space="preserve">Nanotechnology </w:t>
      </w:r>
      <w:r w:rsidRPr="000B7DB4">
        <w:rPr>
          <w:b/>
        </w:rPr>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r w:rsidR="003A07E9">
        <w:t xml:space="preserve">18 </w:t>
      </w:r>
      <w:hyperlink r:id="rId40" w:history="1">
        <w:r w:rsidRPr="0083550D">
          <w:t>D. J. Reilly</w:t>
        </w:r>
      </w:hyperlink>
      <w:r w:rsidR="000B7DB4">
        <w:t xml:space="preserve"> et al.</w:t>
      </w:r>
      <w:r>
        <w:t xml:space="preserve"> </w:t>
      </w:r>
      <w:r w:rsidRPr="006E20BD">
        <w:rPr>
          <w:i/>
        </w:rPr>
        <w:t>Appl. Phys. Lett.</w:t>
      </w:r>
      <w:r w:rsidRPr="006E20BD">
        <w:t xml:space="preserve"> </w:t>
      </w:r>
      <w:r w:rsidRPr="000B7DB4">
        <w:rPr>
          <w:b/>
        </w:rPr>
        <w:t>2007</w:t>
      </w:r>
      <w:r w:rsidRPr="006E20BD">
        <w:t>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3A07E9">
        <w:rPr>
          <w:rStyle w:val="apple-converted-space"/>
          <w:rFonts w:ascii="Verdana" w:hAnsi="Verdana"/>
          <w:color w:val="333333"/>
          <w:sz w:val="17"/>
          <w:szCs w:val="17"/>
          <w:shd w:val="clear" w:color="auto" w:fill="FFFFFF"/>
          <w:lang w:val="de-AT"/>
        </w:rPr>
        <w:t xml:space="preserve">19 </w:t>
      </w:r>
      <w:r w:rsidR="000B7DB4">
        <w:rPr>
          <w:shd w:val="clear" w:color="auto" w:fill="FFFFFF"/>
          <w:lang w:val="de-AT"/>
        </w:rPr>
        <w:t>F. H. L. Koppens et al.</w:t>
      </w:r>
      <w:r w:rsidRPr="008E727A">
        <w:rPr>
          <w:shd w:val="clear" w:color="auto" w:fill="FFFFFF"/>
          <w:lang w:val="de-AT"/>
        </w:rPr>
        <w:t xml:space="preserve"> </w:t>
      </w:r>
      <w:r w:rsidRPr="008E727A">
        <w:rPr>
          <w:i/>
          <w:lang w:val="de-AT"/>
        </w:rPr>
        <w:t>Nature</w:t>
      </w:r>
      <w:r w:rsidRPr="008E727A">
        <w:rPr>
          <w:lang w:val="de-AT"/>
        </w:rPr>
        <w:t> </w:t>
      </w:r>
      <w:r w:rsidRPr="000B7DB4">
        <w:rPr>
          <w:b/>
          <w:lang w:val="de-AT"/>
        </w:rPr>
        <w:t>2006</w:t>
      </w:r>
      <w:r w:rsidRPr="008E727A">
        <w:rPr>
          <w:lang w:val="de-AT"/>
        </w:rPr>
        <w:t xml:space="preserve"> 442, 766-771</w:t>
      </w:r>
    </w:p>
    <w:p w:rsidR="00BC07E2" w:rsidRPr="00C14BB2" w:rsidRDefault="00BC07E2" w:rsidP="00BC07E2">
      <w:pPr>
        <w:pStyle w:val="ListParagraph"/>
        <w:numPr>
          <w:ilvl w:val="0"/>
          <w:numId w:val="8"/>
        </w:numPr>
        <w:rPr>
          <w:i/>
        </w:rPr>
      </w:pPr>
      <w:r w:rsidRPr="00AF3F52">
        <w:rPr>
          <w:rStyle w:val="apple-converted-space"/>
          <w:rFonts w:ascii="Verdana" w:hAnsi="Verdana"/>
          <w:color w:val="333333"/>
          <w:sz w:val="17"/>
          <w:szCs w:val="17"/>
          <w:shd w:val="clear" w:color="auto" w:fill="FFFFFF"/>
        </w:rPr>
        <w:t xml:space="preserve"> </w:t>
      </w:r>
      <w:r w:rsidR="00FA50D3">
        <w:rPr>
          <w:rStyle w:val="apple-converted-space"/>
          <w:rFonts w:ascii="Verdana" w:hAnsi="Verdana"/>
          <w:color w:val="333333"/>
          <w:sz w:val="17"/>
          <w:szCs w:val="17"/>
          <w:shd w:val="clear" w:color="auto" w:fill="FFFFFF"/>
        </w:rPr>
        <w:t xml:space="preserve">11 </w:t>
      </w:r>
      <w:r w:rsidRPr="001C7C33">
        <w:t xml:space="preserve">Jan Fischer and Daniel </w:t>
      </w:r>
      <w:proofErr w:type="gramStart"/>
      <w:r w:rsidRPr="001C7C33">
        <w:t>Loss</w:t>
      </w:r>
      <w:r w:rsidR="000B7DB4">
        <w:t xml:space="preserve"> </w:t>
      </w:r>
      <w:r>
        <w:t xml:space="preserve"> </w:t>
      </w:r>
      <w:r w:rsidRPr="001C7C33">
        <w:rPr>
          <w:i/>
        </w:rPr>
        <w:t>Phys</w:t>
      </w:r>
      <w:proofErr w:type="gramEnd"/>
      <w:r w:rsidRPr="001C7C33">
        <w:rPr>
          <w:i/>
        </w:rPr>
        <w:t>. Rev. Lett.</w:t>
      </w:r>
      <w:r w:rsidRPr="001C7C33">
        <w:t> </w:t>
      </w:r>
      <w:r w:rsidRPr="000B7DB4">
        <w:rPr>
          <w:b/>
        </w:rPr>
        <w:t>2010</w:t>
      </w:r>
      <w:r>
        <w:t xml:space="preserve"> 105, 266603 </w:t>
      </w:r>
    </w:p>
    <w:p w:rsidR="000B7DB4" w:rsidRPr="000B7DB4" w:rsidRDefault="000B7DB4" w:rsidP="000B7DB4">
      <w:pPr>
        <w:pStyle w:val="ListParagraph"/>
        <w:numPr>
          <w:ilvl w:val="0"/>
          <w:numId w:val="8"/>
        </w:numPr>
        <w:rPr>
          <w:i/>
        </w:rPr>
      </w:pPr>
      <w:r>
        <w:t xml:space="preserve"> L. Vukusic et al.</w:t>
      </w:r>
      <w:r w:rsidR="00BC07E2">
        <w:t xml:space="preserve"> </w:t>
      </w:r>
      <w:r w:rsidR="00BC07E2" w:rsidRPr="000B7DB4">
        <w:rPr>
          <w:i/>
        </w:rPr>
        <w:t>unpublished data</w:t>
      </w:r>
    </w:p>
    <w:p w:rsidR="0012147D" w:rsidRPr="0012147D" w:rsidRDefault="000B7DB4" w:rsidP="0012147D">
      <w:pPr>
        <w:pStyle w:val="ListParagraph"/>
        <w:numPr>
          <w:ilvl w:val="0"/>
          <w:numId w:val="8"/>
        </w:numPr>
        <w:rPr>
          <w:i/>
        </w:rPr>
      </w:pPr>
      <w:r>
        <w:t xml:space="preserve"> </w:t>
      </w:r>
      <w:r w:rsidR="00FA50D3">
        <w:t xml:space="preserve">7 </w:t>
      </w:r>
      <w:proofErr w:type="spellStart"/>
      <w:r w:rsidRPr="009862DD">
        <w:rPr>
          <w:lang w:val="de-AT"/>
        </w:rPr>
        <w:t>Zwanenburg</w:t>
      </w:r>
      <w:proofErr w:type="spellEnd"/>
      <w:r w:rsidRPr="009862DD">
        <w:rPr>
          <w:lang w:val="de-AT"/>
        </w:rPr>
        <w:t xml:space="preserve">, F. A.  </w:t>
      </w:r>
      <w:proofErr w:type="spellStart"/>
      <w:r w:rsidRPr="009862DD">
        <w:rPr>
          <w:i/>
          <w:lang w:val="de-AT"/>
        </w:rPr>
        <w:t>Rev</w:t>
      </w:r>
      <w:proofErr w:type="spellEnd"/>
      <w:r w:rsidRPr="009862DD">
        <w:rPr>
          <w:i/>
          <w:lang w:val="de-AT"/>
        </w:rPr>
        <w:t xml:space="preserve">. Mod. </w:t>
      </w:r>
      <w:r w:rsidRPr="000B7DB4">
        <w:rPr>
          <w:i/>
        </w:rPr>
        <w:t>Phys.</w:t>
      </w:r>
      <w:r w:rsidRPr="000B7DB4">
        <w:t xml:space="preserve"> </w:t>
      </w:r>
      <w:r w:rsidRPr="000B7DB4">
        <w:rPr>
          <w:b/>
        </w:rPr>
        <w:t>2013</w:t>
      </w:r>
      <w:r w:rsidRPr="000B7DB4">
        <w:t>, 85, 961.</w:t>
      </w:r>
    </w:p>
    <w:p w:rsidR="005C085D" w:rsidRPr="005C085D" w:rsidRDefault="0012147D" w:rsidP="005C085D">
      <w:pPr>
        <w:pStyle w:val="ListParagraph"/>
        <w:numPr>
          <w:ilvl w:val="0"/>
          <w:numId w:val="8"/>
        </w:numPr>
        <w:rPr>
          <w:i/>
        </w:rPr>
      </w:pPr>
      <w:r>
        <w:t xml:space="preserve"> </w:t>
      </w:r>
      <w:r w:rsidR="003A07E9">
        <w:t>20</w:t>
      </w:r>
      <w:r w:rsidR="00FA50D3">
        <w:t xml:space="preserve"> </w:t>
      </w:r>
      <w:r>
        <w:t xml:space="preserve">Y. Kato, R. C. Myers, D. </w:t>
      </w:r>
      <w:proofErr w:type="spellStart"/>
      <w:r>
        <w:t>Driscol</w:t>
      </w:r>
      <w:proofErr w:type="spellEnd"/>
      <w:r>
        <w:t xml:space="preserve">, A. C. </w:t>
      </w:r>
      <w:proofErr w:type="spellStart"/>
      <w:r>
        <w:t>Gossar</w:t>
      </w:r>
      <w:r w:rsidR="007327B8">
        <w:t>d</w:t>
      </w:r>
      <w:proofErr w:type="spellEnd"/>
      <w:r w:rsidR="007327B8">
        <w:t xml:space="preserve">, J. Levy, and D. D. </w:t>
      </w:r>
      <w:proofErr w:type="spellStart"/>
      <w:r w:rsidR="007327B8">
        <w:t>Awschalom</w:t>
      </w:r>
      <w:proofErr w:type="spellEnd"/>
      <w:r>
        <w:t xml:space="preserve"> </w:t>
      </w:r>
      <w:r w:rsidRPr="007327B8">
        <w:rPr>
          <w:i/>
        </w:rPr>
        <w:t>Science</w:t>
      </w:r>
      <w:r>
        <w:t xml:space="preserve"> </w:t>
      </w:r>
      <w:r w:rsidR="007327B8" w:rsidRPr="007327B8">
        <w:rPr>
          <w:b/>
        </w:rPr>
        <w:t>2003</w:t>
      </w:r>
      <w:r w:rsidR="007327B8">
        <w:rPr>
          <w:b/>
        </w:rPr>
        <w:t>,</w:t>
      </w:r>
      <w:r w:rsidR="007327B8">
        <w:t xml:space="preserve"> 299, 1201</w:t>
      </w:r>
    </w:p>
    <w:p w:rsidR="00BF21CF" w:rsidRPr="00BF21CF" w:rsidRDefault="005C085D" w:rsidP="00BF21CF">
      <w:pPr>
        <w:pStyle w:val="ListParagraph"/>
        <w:numPr>
          <w:ilvl w:val="0"/>
          <w:numId w:val="8"/>
        </w:numPr>
        <w:rPr>
          <w:i/>
        </w:rPr>
      </w:pPr>
      <w:r>
        <w:t xml:space="preserve"> </w:t>
      </w:r>
      <w:r w:rsidR="00FA50D3">
        <w:t xml:space="preserve">16 </w:t>
      </w:r>
      <w:r>
        <w:t xml:space="preserve">J. Mason et al. </w:t>
      </w:r>
      <w:r w:rsidRPr="005C085D">
        <w:rPr>
          <w:b/>
        </w:rPr>
        <w:t>2010</w:t>
      </w:r>
      <w:r>
        <w:t xml:space="preserve"> “Low-dimensional Systems and Nanostructures” 42, 813, 18th International Conference on Electron Properties of Two-Dimensional Systems</w:t>
      </w:r>
    </w:p>
    <w:p w:rsidR="00BF21CF" w:rsidRPr="00BF21CF" w:rsidRDefault="00BF21CF" w:rsidP="00BF21CF">
      <w:pPr>
        <w:pStyle w:val="ListParagraph"/>
        <w:numPr>
          <w:ilvl w:val="0"/>
          <w:numId w:val="8"/>
        </w:numPr>
        <w:rPr>
          <w:i/>
        </w:rPr>
      </w:pPr>
      <w:r>
        <w:t xml:space="preserve"> </w:t>
      </w:r>
      <w:r w:rsidR="00FA50D3">
        <w:t xml:space="preserve">17 </w:t>
      </w:r>
      <w:r>
        <w:t xml:space="preserve">H. </w:t>
      </w:r>
      <w:proofErr w:type="spellStart"/>
      <w:r>
        <w:t>Brenning</w:t>
      </w:r>
      <w:proofErr w:type="spellEnd"/>
      <w:r>
        <w:t xml:space="preserve"> et al. </w:t>
      </w:r>
      <w:r w:rsidRPr="00BF21CF">
        <w:rPr>
          <w:i/>
        </w:rPr>
        <w:t>Journal of Applied Physics</w:t>
      </w:r>
      <w:r>
        <w:rPr>
          <w:i/>
        </w:rPr>
        <w:t xml:space="preserve"> </w:t>
      </w:r>
      <w:r w:rsidRPr="00BF21CF">
        <w:rPr>
          <w:b/>
        </w:rPr>
        <w:t>2006</w:t>
      </w:r>
      <w:r>
        <w:t xml:space="preserve"> 100, 114321 </w:t>
      </w:r>
    </w:p>
    <w:p w:rsidR="00A03474" w:rsidRDefault="00A03474" w:rsidP="00D126FA">
      <w:pPr>
        <w:tabs>
          <w:tab w:val="left" w:pos="1152"/>
        </w:tabs>
        <w:rPr>
          <w:sz w:val="48"/>
          <w:szCs w:val="48"/>
        </w:rPr>
      </w:pPr>
    </w:p>
    <w:p w:rsidR="007D7F11" w:rsidRDefault="007D7F11" w:rsidP="00D126FA">
      <w:pPr>
        <w:tabs>
          <w:tab w:val="left" w:pos="1152"/>
        </w:tabs>
        <w:rPr>
          <w:sz w:val="48"/>
          <w:szCs w:val="48"/>
        </w:rPr>
      </w:pPr>
    </w:p>
    <w:p w:rsidR="007D7F11" w:rsidRDefault="007D7F11" w:rsidP="00D126FA">
      <w:pPr>
        <w:tabs>
          <w:tab w:val="left" w:pos="1152"/>
        </w:tabs>
        <w:rPr>
          <w:sz w:val="48"/>
          <w:szCs w:val="48"/>
        </w:rPr>
      </w:pPr>
    </w:p>
    <w:p w:rsidR="007D7F11" w:rsidRDefault="007D7F11" w:rsidP="00D126FA">
      <w:pPr>
        <w:tabs>
          <w:tab w:val="left" w:pos="1152"/>
        </w:tabs>
        <w:rPr>
          <w:sz w:val="48"/>
          <w:szCs w:val="48"/>
        </w:rPr>
      </w:pPr>
    </w:p>
    <w:p w:rsidR="007D7F11" w:rsidRDefault="007D7F11" w:rsidP="00D126FA">
      <w:pPr>
        <w:tabs>
          <w:tab w:val="left" w:pos="1152"/>
        </w:tabs>
        <w:rPr>
          <w:sz w:val="48"/>
          <w:szCs w:val="48"/>
        </w:rPr>
      </w:pPr>
    </w:p>
    <w:p w:rsidR="007D7F11" w:rsidRDefault="007D7F11" w:rsidP="00D126FA">
      <w:pPr>
        <w:tabs>
          <w:tab w:val="left" w:pos="1152"/>
        </w:tabs>
        <w:rPr>
          <w:sz w:val="48"/>
          <w:szCs w:val="48"/>
        </w:rPr>
      </w:pPr>
    </w:p>
    <w:p w:rsidR="007D7F11" w:rsidRDefault="007D7F11" w:rsidP="007D7F11">
      <w:pPr>
        <w:ind w:left="360"/>
      </w:pPr>
      <w:proofErr w:type="spellStart"/>
      <w:r>
        <w:lastRenderedPageBreak/>
        <w:t>Platzman</w:t>
      </w:r>
      <w:proofErr w:type="spellEnd"/>
      <w:r>
        <w:t xml:space="preserve">, P. M.; </w:t>
      </w:r>
      <w:proofErr w:type="spellStart"/>
      <w:r>
        <w:t>Dykman</w:t>
      </w:r>
      <w:proofErr w:type="spellEnd"/>
      <w:r>
        <w:t xml:space="preserve">, M. I.; </w:t>
      </w:r>
      <w:r w:rsidRPr="007D7F11">
        <w:rPr>
          <w:i/>
        </w:rPr>
        <w:t>Science</w:t>
      </w:r>
      <w:r>
        <w:t xml:space="preserve"> </w:t>
      </w:r>
      <w:r w:rsidRPr="007D7F11">
        <w:rPr>
          <w:b/>
        </w:rPr>
        <w:t xml:space="preserve">1999, </w:t>
      </w:r>
      <w:r w:rsidRPr="007D7F11">
        <w:rPr>
          <w:i/>
        </w:rPr>
        <w:t>284,</w:t>
      </w:r>
      <w:r w:rsidRPr="007167DF">
        <w:t xml:space="preserve"> </w:t>
      </w:r>
      <w:r>
        <w:t>1967-1969</w:t>
      </w:r>
    </w:p>
    <w:p w:rsidR="007D7F11" w:rsidRPr="007D7F11" w:rsidRDefault="007D7F11" w:rsidP="007D7F11">
      <w:pPr>
        <w:ind w:left="360"/>
        <w:rPr>
          <w:i/>
        </w:rPr>
      </w:pPr>
      <w:r w:rsidRPr="008435CA">
        <w:t xml:space="preserve">Jarryd J. </w:t>
      </w:r>
      <w:proofErr w:type="spellStart"/>
      <w:r w:rsidRPr="008435CA">
        <w:t>Pla</w:t>
      </w:r>
      <w:proofErr w:type="spellEnd"/>
      <w:r>
        <w:t xml:space="preserve"> et al. </w:t>
      </w:r>
      <w:r w:rsidRPr="007D7F11">
        <w:rPr>
          <w:i/>
        </w:rPr>
        <w:t>Nature</w:t>
      </w:r>
      <w:r>
        <w:t xml:space="preserve"> </w:t>
      </w:r>
      <w:r w:rsidRPr="007D7F11">
        <w:rPr>
          <w:b/>
        </w:rPr>
        <w:t>2013</w:t>
      </w:r>
      <w:r>
        <w:t xml:space="preserve"> 496, </w:t>
      </w:r>
      <w:r w:rsidRPr="008435CA">
        <w:t>334–338</w:t>
      </w:r>
    </w:p>
    <w:p w:rsidR="007D7F11" w:rsidRPr="00D76EC4" w:rsidRDefault="007D7F11" w:rsidP="007D7F11">
      <w:pPr>
        <w:ind w:left="360"/>
      </w:pPr>
      <w:r w:rsidRPr="008435CA">
        <w:t xml:space="preserve">Jarryd J. </w:t>
      </w:r>
      <w:proofErr w:type="spellStart"/>
      <w:r w:rsidRPr="008435CA">
        <w:t>Pla</w:t>
      </w:r>
      <w:proofErr w:type="spellEnd"/>
      <w:r>
        <w:t xml:space="preserve"> et al. </w:t>
      </w:r>
      <w:r w:rsidRPr="007D7F11">
        <w:rPr>
          <w:i/>
        </w:rPr>
        <w:t>Nature</w:t>
      </w:r>
      <w:r>
        <w:t xml:space="preserve"> </w:t>
      </w:r>
      <w:r w:rsidRPr="007D7F11">
        <w:rPr>
          <w:b/>
        </w:rPr>
        <w:t>2012</w:t>
      </w:r>
      <w:r>
        <w:t xml:space="preserve"> 489, </w:t>
      </w:r>
      <w:r w:rsidRPr="00D76EC4">
        <w:t>541–545</w:t>
      </w:r>
    </w:p>
    <w:p w:rsidR="007D7F11" w:rsidRPr="007D7F11" w:rsidRDefault="007D7F11" w:rsidP="007D7F11">
      <w:pPr>
        <w:ind w:left="360"/>
        <w:rPr>
          <w:i/>
        </w:rPr>
      </w:pPr>
      <w:r>
        <w:t xml:space="preserve">A. Morello et al. </w:t>
      </w:r>
      <w:r w:rsidRPr="007D7F11">
        <w:rPr>
          <w:i/>
        </w:rPr>
        <w:t>Nature</w:t>
      </w:r>
      <w:r>
        <w:t xml:space="preserve"> </w:t>
      </w:r>
      <w:r w:rsidRPr="007D7F11">
        <w:rPr>
          <w:b/>
        </w:rPr>
        <w:t>2010</w:t>
      </w:r>
      <w:r>
        <w:t xml:space="preserve"> 467, 687</w:t>
      </w:r>
    </w:p>
    <w:p w:rsidR="007D7F11" w:rsidRDefault="007D7F11" w:rsidP="007D7F11">
      <w:pPr>
        <w:ind w:left="360"/>
        <w:rPr>
          <w:lang w:val="de-AT"/>
        </w:rPr>
      </w:pPr>
      <w:proofErr w:type="spellStart"/>
      <w:r w:rsidRPr="007D7F11">
        <w:rPr>
          <w:lang w:val="de-AT"/>
        </w:rPr>
        <w:t>Xiaobo</w:t>
      </w:r>
      <w:proofErr w:type="spellEnd"/>
      <w:r w:rsidRPr="007D7F11">
        <w:rPr>
          <w:lang w:val="de-AT"/>
        </w:rPr>
        <w:t xml:space="preserve"> Zhu1 et al. </w:t>
      </w:r>
      <w:r w:rsidRPr="007D7F11">
        <w:rPr>
          <w:i/>
          <w:lang w:val="de-AT"/>
        </w:rPr>
        <w:t>Nature</w:t>
      </w:r>
      <w:r w:rsidRPr="007D7F11">
        <w:rPr>
          <w:lang w:val="de-AT"/>
        </w:rPr>
        <w:t xml:space="preserve"> </w:t>
      </w:r>
      <w:r w:rsidRPr="007D7F11">
        <w:rPr>
          <w:b/>
          <w:lang w:val="de-AT"/>
        </w:rPr>
        <w:t>2011</w:t>
      </w:r>
      <w:r w:rsidRPr="007D7F11">
        <w:rPr>
          <w:rFonts w:ascii="Arial" w:hAnsi="Arial" w:cs="Arial"/>
          <w:color w:val="333333"/>
          <w:shd w:val="clear" w:color="auto" w:fill="FFFFFF"/>
          <w:lang w:val="de-AT"/>
        </w:rPr>
        <w:t xml:space="preserve"> </w:t>
      </w:r>
      <w:r w:rsidRPr="007D7F11">
        <w:rPr>
          <w:lang w:val="de-AT"/>
        </w:rPr>
        <w:t>478, 221–224</w:t>
      </w:r>
    </w:p>
    <w:p w:rsidR="007D7F11" w:rsidRDefault="007D7F11" w:rsidP="007D7F11">
      <w:pPr>
        <w:ind w:left="360"/>
        <w:rPr>
          <w:i/>
        </w:rPr>
      </w:pPr>
      <w:r>
        <w:t xml:space="preserve">David P. </w:t>
      </w:r>
      <w:proofErr w:type="spellStart"/>
      <w:proofErr w:type="gramStart"/>
      <w:r>
        <w:t>DiVincenzo</w:t>
      </w:r>
      <w:proofErr w:type="spellEnd"/>
      <w:r>
        <w:t xml:space="preserve">  </w:t>
      </w:r>
      <w:proofErr w:type="gramEnd"/>
      <w:r>
        <w:fldChar w:fldCharType="begin"/>
      </w:r>
      <w:r>
        <w:instrText xml:space="preserve"> HYPERLINK "http://arxiv.org/abs/quant-ph/0002077v3" </w:instrText>
      </w:r>
      <w:r>
        <w:fldChar w:fldCharType="separate"/>
      </w:r>
      <w:proofErr w:type="spellStart"/>
      <w:r w:rsidRPr="00FA1753">
        <w:rPr>
          <w:i/>
        </w:rPr>
        <w:t>arXiv:quant-ph</w:t>
      </w:r>
      <w:proofErr w:type="spellEnd"/>
      <w:r w:rsidRPr="00FA1753">
        <w:rPr>
          <w:i/>
        </w:rPr>
        <w:t>/0002077v3</w:t>
      </w:r>
      <w:r>
        <w:rPr>
          <w:i/>
        </w:rPr>
        <w:fldChar w:fldCharType="end"/>
      </w:r>
    </w:p>
    <w:p w:rsidR="007D7F11" w:rsidRDefault="007D7F11" w:rsidP="007D7F11">
      <w:pPr>
        <w:ind w:left="360"/>
      </w:pPr>
      <w:proofErr w:type="spellStart"/>
      <w:r w:rsidRPr="009862DD">
        <w:rPr>
          <w:lang w:val="de-AT"/>
        </w:rPr>
        <w:t>Zwanenburg</w:t>
      </w:r>
      <w:proofErr w:type="spellEnd"/>
      <w:r w:rsidRPr="009862DD">
        <w:rPr>
          <w:lang w:val="de-AT"/>
        </w:rPr>
        <w:t xml:space="preserve">, F. A.  </w:t>
      </w:r>
      <w:proofErr w:type="spellStart"/>
      <w:r w:rsidRPr="009862DD">
        <w:rPr>
          <w:i/>
          <w:lang w:val="de-AT"/>
        </w:rPr>
        <w:t>Rev</w:t>
      </w:r>
      <w:proofErr w:type="spellEnd"/>
      <w:r w:rsidRPr="009862DD">
        <w:rPr>
          <w:i/>
          <w:lang w:val="de-AT"/>
        </w:rPr>
        <w:t xml:space="preserve">. Mod. </w:t>
      </w:r>
      <w:r w:rsidRPr="000B7DB4">
        <w:rPr>
          <w:i/>
        </w:rPr>
        <w:t>Phys.</w:t>
      </w:r>
      <w:r w:rsidRPr="000B7DB4">
        <w:t xml:space="preserve"> </w:t>
      </w:r>
      <w:r w:rsidRPr="000B7DB4">
        <w:rPr>
          <w:b/>
        </w:rPr>
        <w:t>2013</w:t>
      </w:r>
      <w:r w:rsidRPr="000B7DB4">
        <w:t>, 85, 961.</w:t>
      </w:r>
    </w:p>
    <w:p w:rsidR="007D7F11" w:rsidRDefault="007D7F11" w:rsidP="007D7F11">
      <w:pPr>
        <w:ind w:firstLine="360"/>
      </w:pPr>
      <w:hyperlink r:id="rId41" w:anchor="auth-1" w:history="1">
        <w:r w:rsidRPr="00D415A9">
          <w:t xml:space="preserve">M. </w:t>
        </w:r>
        <w:proofErr w:type="spellStart"/>
        <w:r w:rsidRPr="00D415A9">
          <w:t>Veldhorst</w:t>
        </w:r>
        <w:proofErr w:type="spellEnd"/>
      </w:hyperlink>
      <w:r>
        <w:t>.</w:t>
      </w:r>
      <w:r w:rsidRPr="00D415A9">
        <w:t xml:space="preserve"> </w:t>
      </w:r>
      <w:r w:rsidRPr="007D7F11">
        <w:rPr>
          <w:i/>
          <w:iCs/>
        </w:rPr>
        <w:t xml:space="preserve">Nature </w:t>
      </w:r>
      <w:r w:rsidRPr="007D7F11">
        <w:rPr>
          <w:b/>
          <w:iCs/>
        </w:rPr>
        <w:t>2015</w:t>
      </w:r>
      <w:r w:rsidRPr="007D7F11">
        <w:rPr>
          <w:i/>
          <w:iCs/>
        </w:rPr>
        <w:t xml:space="preserve"> </w:t>
      </w:r>
      <w:r w:rsidRPr="00D415A9">
        <w:t>52,</w:t>
      </w:r>
      <w:r w:rsidRPr="007D7F11">
        <w:rPr>
          <w:i/>
          <w:iCs/>
        </w:rPr>
        <w:t xml:space="preserve"> </w:t>
      </w:r>
      <w:r w:rsidRPr="00D415A9">
        <w:t>410–414</w:t>
      </w:r>
    </w:p>
    <w:p w:rsidR="007D7F11" w:rsidRPr="007D7F11" w:rsidRDefault="007D7F11" w:rsidP="007D7F11">
      <w:pPr>
        <w:ind w:firstLine="360"/>
        <w:rPr>
          <w:i/>
        </w:rPr>
      </w:pPr>
      <w:hyperlink r:id="rId42" w:anchor="auth-1" w:history="1">
        <w:r w:rsidRPr="009862DD">
          <w:t>E. Kawakami</w:t>
        </w:r>
      </w:hyperlink>
      <w:r w:rsidRPr="009862DD">
        <w:t xml:space="preserve"> et al. </w:t>
      </w:r>
      <w:r w:rsidRPr="007D7F11">
        <w:rPr>
          <w:i/>
          <w:iCs/>
        </w:rPr>
        <w:t xml:space="preserve">Nat. Nanotechnology </w:t>
      </w:r>
      <w:r w:rsidRPr="007D7F11">
        <w:rPr>
          <w:b/>
        </w:rPr>
        <w:t>2014</w:t>
      </w:r>
      <w:r>
        <w:t xml:space="preserve"> </w:t>
      </w:r>
      <w:r w:rsidRPr="00D415A9">
        <w:t>9</w:t>
      </w:r>
      <w:r>
        <w:t xml:space="preserve">, </w:t>
      </w:r>
      <w:r w:rsidRPr="00D415A9">
        <w:t>666–670</w:t>
      </w:r>
    </w:p>
    <w:p w:rsidR="007D7F11" w:rsidRDefault="007D7F11" w:rsidP="007D7F11">
      <w:pPr>
        <w:ind w:left="360"/>
        <w:rPr>
          <w:i/>
        </w:rPr>
      </w:pPr>
      <w:r w:rsidRPr="007D7F11">
        <w:rPr>
          <w:shd w:val="clear" w:color="auto" w:fill="FFFFFF"/>
        </w:rPr>
        <w:t xml:space="preserve">R. </w:t>
      </w:r>
      <w:proofErr w:type="spellStart"/>
      <w:r w:rsidRPr="007D7F11">
        <w:rPr>
          <w:shd w:val="clear" w:color="auto" w:fill="FFFFFF"/>
        </w:rPr>
        <w:t>Maurand</w:t>
      </w:r>
      <w:proofErr w:type="spellEnd"/>
      <w:r w:rsidRPr="007D7F11">
        <w:rPr>
          <w:shd w:val="clear" w:color="auto" w:fill="FFFFFF"/>
        </w:rPr>
        <w:t xml:space="preserve"> et al.  </w:t>
      </w:r>
      <w:hyperlink r:id="rId43" w:history="1">
        <w:proofErr w:type="gramStart"/>
        <w:r w:rsidRPr="007D7F11">
          <w:rPr>
            <w:i/>
          </w:rPr>
          <w:t>arXiv:</w:t>
        </w:r>
        <w:proofErr w:type="gramEnd"/>
        <w:r w:rsidRPr="007D7F11">
          <w:rPr>
            <w:i/>
          </w:rPr>
          <w:t>1605.07599</w:t>
        </w:r>
      </w:hyperlink>
    </w:p>
    <w:p w:rsidR="007D7F11" w:rsidRDefault="007D7F11" w:rsidP="007D7F11">
      <w:pPr>
        <w:ind w:firstLine="360"/>
      </w:pPr>
      <w:r w:rsidRPr="001C7C33">
        <w:t xml:space="preserve">Jan Fischer and Daniel </w:t>
      </w:r>
      <w:proofErr w:type="gramStart"/>
      <w:r w:rsidRPr="001C7C33">
        <w:t>Loss</w:t>
      </w:r>
      <w:r>
        <w:t xml:space="preserve">  </w:t>
      </w:r>
      <w:r w:rsidRPr="007D7F11">
        <w:rPr>
          <w:i/>
        </w:rPr>
        <w:t>Phys</w:t>
      </w:r>
      <w:proofErr w:type="gramEnd"/>
      <w:r w:rsidRPr="007D7F11">
        <w:rPr>
          <w:i/>
        </w:rPr>
        <w:t>. Rev. Lett.</w:t>
      </w:r>
      <w:r w:rsidRPr="001C7C33">
        <w:t> </w:t>
      </w:r>
      <w:r w:rsidRPr="007D7F11">
        <w:rPr>
          <w:b/>
        </w:rPr>
        <w:t>2010</w:t>
      </w:r>
      <w:r>
        <w:t xml:space="preserve"> 105, 266603 </w:t>
      </w:r>
    </w:p>
    <w:p w:rsidR="007D7F11" w:rsidRDefault="007D7F11" w:rsidP="007D7F11">
      <w:pPr>
        <w:ind w:firstLine="360"/>
        <w:rPr>
          <w:lang w:val="de-AT"/>
        </w:rPr>
      </w:pPr>
      <w:r w:rsidRPr="007D7F11">
        <w:rPr>
          <w:shd w:val="clear" w:color="auto" w:fill="FFFFFF"/>
          <w:lang w:val="de-AT"/>
        </w:rPr>
        <w:t>H. Watzinger et al.</w:t>
      </w:r>
      <w:r w:rsidRPr="007D7F11">
        <w:rPr>
          <w:lang w:val="de-AT"/>
        </w:rPr>
        <w:t xml:space="preserve"> </w:t>
      </w:r>
      <w:r w:rsidRPr="007D7F11">
        <w:rPr>
          <w:rStyle w:val="apple-converted-space"/>
          <w:rFonts w:ascii="Helvetica" w:hAnsi="Helvetica" w:cs="Helvetica"/>
          <w:color w:val="000000"/>
          <w:shd w:val="clear" w:color="auto" w:fill="FFFFFF"/>
          <w:lang w:val="de-AT"/>
        </w:rPr>
        <w:t> </w:t>
      </w:r>
      <w:hyperlink r:id="rId44" w:tooltip="Abstract" w:history="1">
        <w:r w:rsidRPr="007D7F11">
          <w:rPr>
            <w:i/>
            <w:lang w:val="de-AT"/>
          </w:rPr>
          <w:t>arXiv:1607.02977</w:t>
        </w:r>
      </w:hyperlink>
      <w:r w:rsidRPr="007D7F11">
        <w:rPr>
          <w:lang w:val="de-AT"/>
        </w:rPr>
        <w:t xml:space="preserve"> </w:t>
      </w:r>
    </w:p>
    <w:p w:rsidR="003A07E9" w:rsidRDefault="003A07E9" w:rsidP="003A07E9">
      <w:pPr>
        <w:ind w:firstLine="360"/>
      </w:pPr>
      <w:r>
        <w:t xml:space="preserve">N. Ares et al.  </w:t>
      </w:r>
      <w:r w:rsidRPr="003A07E9">
        <w:rPr>
          <w:i/>
        </w:rPr>
        <w:t xml:space="preserve">Phys. Rev. Applied </w:t>
      </w:r>
      <w:r w:rsidRPr="003A07E9">
        <w:rPr>
          <w:b/>
        </w:rPr>
        <w:t>2016</w:t>
      </w:r>
      <w:r w:rsidRPr="003D4446">
        <w:t xml:space="preserve"> 5,</w:t>
      </w:r>
      <w:r w:rsidRPr="003A07E9">
        <w:rPr>
          <w:rFonts w:ascii="Helvetica" w:hAnsi="Helvetica" w:cs="Helvetica"/>
          <w:b/>
          <w:bCs/>
          <w:color w:val="555555"/>
        </w:rPr>
        <w:t xml:space="preserve"> </w:t>
      </w:r>
      <w:r w:rsidRPr="003D4446">
        <w:t>034011</w:t>
      </w:r>
      <w:r>
        <w:t xml:space="preserve"> </w:t>
      </w:r>
    </w:p>
    <w:p w:rsidR="003A07E9" w:rsidRDefault="003A07E9" w:rsidP="003A07E9">
      <w:pPr>
        <w:ind w:left="360"/>
      </w:pPr>
      <w:r>
        <w:t xml:space="preserve">J. I. </w:t>
      </w:r>
      <w:proofErr w:type="spellStart"/>
      <w:r>
        <w:t>Colless</w:t>
      </w:r>
      <w:proofErr w:type="spellEnd"/>
      <w:r>
        <w:t xml:space="preserve"> et al. </w:t>
      </w:r>
      <w:r w:rsidRPr="003A07E9">
        <w:rPr>
          <w:i/>
        </w:rPr>
        <w:t xml:space="preserve">Phys. Rev. Lett. </w:t>
      </w:r>
      <w:r w:rsidRPr="003A07E9">
        <w:rPr>
          <w:rStyle w:val="apple-converted-space"/>
          <w:rFonts w:ascii="Helvetica" w:hAnsi="Helvetica" w:cs="Helvetica"/>
          <w:b/>
          <w:bCs/>
          <w:color w:val="555555"/>
        </w:rPr>
        <w:t> </w:t>
      </w:r>
      <w:r w:rsidRPr="003A07E9">
        <w:rPr>
          <w:b/>
        </w:rPr>
        <w:t>2013</w:t>
      </w:r>
      <w:r w:rsidRPr="008D5CDA">
        <w:t xml:space="preserve"> 110, 046805</w:t>
      </w:r>
    </w:p>
    <w:p w:rsidR="003A07E9" w:rsidRDefault="003A07E9" w:rsidP="003A07E9">
      <w:pPr>
        <w:ind w:left="360"/>
      </w:pPr>
      <w:r>
        <w:rPr>
          <w:lang w:val="de-AT"/>
        </w:rPr>
        <w:t>Gonzalez-</w:t>
      </w:r>
      <w:proofErr w:type="spellStart"/>
      <w:r>
        <w:rPr>
          <w:lang w:val="de-AT"/>
        </w:rPr>
        <w:t>Zalba</w:t>
      </w:r>
      <w:proofErr w:type="spellEnd"/>
      <w:r>
        <w:rPr>
          <w:lang w:val="de-AT"/>
        </w:rPr>
        <w:t>, M. F. et al.</w:t>
      </w:r>
      <w:r w:rsidRPr="004203FE">
        <w:rPr>
          <w:lang w:val="de-AT"/>
        </w:rPr>
        <w:t xml:space="preserve"> </w:t>
      </w:r>
      <w:r w:rsidRPr="004203FE">
        <w:rPr>
          <w:i/>
          <w:lang w:val="de-AT"/>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0B7DB4">
        <w:rPr>
          <w:b/>
        </w:rPr>
        <w:t>2015</w:t>
      </w:r>
      <w:r>
        <w:t xml:space="preserve"> </w:t>
      </w:r>
      <w:r w:rsidRPr="009A4E1A">
        <w:t>6</w:t>
      </w:r>
      <w:r>
        <w:t>,</w:t>
      </w:r>
      <w:r w:rsidRPr="009A4E1A">
        <w:t xml:space="preserve"> 6084</w:t>
      </w:r>
    </w:p>
    <w:p w:rsidR="003A07E9" w:rsidRDefault="003A07E9" w:rsidP="003A07E9">
      <w:pPr>
        <w:ind w:left="360"/>
      </w:pPr>
      <w:r>
        <w:t xml:space="preserve">J. Mason et al. </w:t>
      </w:r>
      <w:r w:rsidRPr="005C085D">
        <w:rPr>
          <w:b/>
        </w:rPr>
        <w:t>2010</w:t>
      </w:r>
      <w:r>
        <w:t xml:space="preserve"> “Low-dimensional Systems and Nanostructures” 42, 813, 18th International Conference on Electron Properties of Two-Dimensional Systems</w:t>
      </w:r>
    </w:p>
    <w:p w:rsidR="003A07E9" w:rsidRDefault="003A07E9" w:rsidP="003A07E9">
      <w:pPr>
        <w:ind w:firstLine="360"/>
      </w:pPr>
      <w:r>
        <w:t xml:space="preserve">H. </w:t>
      </w:r>
      <w:proofErr w:type="spellStart"/>
      <w:r>
        <w:t>Brenning</w:t>
      </w:r>
      <w:proofErr w:type="spellEnd"/>
      <w:r>
        <w:t xml:space="preserve"> et al. </w:t>
      </w:r>
      <w:r w:rsidRPr="003A07E9">
        <w:rPr>
          <w:i/>
        </w:rPr>
        <w:t xml:space="preserve">Journal of Applied Physics </w:t>
      </w:r>
      <w:r w:rsidRPr="003A07E9">
        <w:rPr>
          <w:b/>
        </w:rPr>
        <w:t>2006</w:t>
      </w:r>
      <w:r>
        <w:t xml:space="preserve"> 100, 114321 </w:t>
      </w:r>
    </w:p>
    <w:p w:rsidR="003A07E9" w:rsidRDefault="003A07E9" w:rsidP="003A07E9">
      <w:pPr>
        <w:ind w:firstLine="360"/>
      </w:pPr>
      <w:hyperlink r:id="rId45" w:history="1">
        <w:r w:rsidRPr="0083550D">
          <w:t>D. J. Reilly</w:t>
        </w:r>
      </w:hyperlink>
      <w:r>
        <w:t xml:space="preserve"> et al. </w:t>
      </w:r>
      <w:r w:rsidRPr="006E20BD">
        <w:rPr>
          <w:i/>
        </w:rPr>
        <w:t>Appl. Phys. Lett.</w:t>
      </w:r>
      <w:r w:rsidRPr="006E20BD">
        <w:t xml:space="preserve"> </w:t>
      </w:r>
      <w:r w:rsidRPr="000B7DB4">
        <w:rPr>
          <w:b/>
        </w:rPr>
        <w:t>2007</w:t>
      </w:r>
      <w:r w:rsidRPr="006E20BD">
        <w:t> 91, 162101</w:t>
      </w:r>
    </w:p>
    <w:p w:rsidR="003A07E9" w:rsidRDefault="003A07E9" w:rsidP="003A07E9">
      <w:pPr>
        <w:ind w:firstLine="360"/>
        <w:rPr>
          <w:lang w:val="de-AT"/>
        </w:rPr>
      </w:pPr>
      <w:r>
        <w:rPr>
          <w:shd w:val="clear" w:color="auto" w:fill="FFFFFF"/>
          <w:lang w:val="de-AT"/>
        </w:rPr>
        <w:t>F. H. L. Koppens et al.</w:t>
      </w:r>
      <w:r w:rsidRPr="008E727A">
        <w:rPr>
          <w:shd w:val="clear" w:color="auto" w:fill="FFFFFF"/>
          <w:lang w:val="de-AT"/>
        </w:rPr>
        <w:t xml:space="preserve"> </w:t>
      </w:r>
      <w:r w:rsidRPr="008E727A">
        <w:rPr>
          <w:i/>
          <w:lang w:val="de-AT"/>
        </w:rPr>
        <w:t>Nature</w:t>
      </w:r>
      <w:r w:rsidRPr="008E727A">
        <w:rPr>
          <w:lang w:val="de-AT"/>
        </w:rPr>
        <w:t> </w:t>
      </w:r>
      <w:r w:rsidRPr="000B7DB4">
        <w:rPr>
          <w:b/>
          <w:lang w:val="de-AT"/>
        </w:rPr>
        <w:t>2006</w:t>
      </w:r>
      <w:r w:rsidRPr="008E727A">
        <w:rPr>
          <w:lang w:val="de-AT"/>
        </w:rPr>
        <w:t xml:space="preserve"> 442, 766-771</w:t>
      </w:r>
    </w:p>
    <w:p w:rsidR="003A07E9" w:rsidRDefault="003A07E9" w:rsidP="003A07E9">
      <w:pPr>
        <w:ind w:firstLine="360"/>
      </w:pPr>
      <w:r>
        <w:t xml:space="preserve">Y. Kato, R. C. Myers, D. </w:t>
      </w:r>
      <w:proofErr w:type="spellStart"/>
      <w:r>
        <w:t>Driscol</w:t>
      </w:r>
      <w:proofErr w:type="spellEnd"/>
      <w:r>
        <w:t xml:space="preserve">, A. C. </w:t>
      </w:r>
      <w:proofErr w:type="spellStart"/>
      <w:r>
        <w:t>Gossard</w:t>
      </w:r>
      <w:proofErr w:type="spellEnd"/>
      <w:r>
        <w:t xml:space="preserve">, J. Levy, and D. D. </w:t>
      </w:r>
      <w:proofErr w:type="spellStart"/>
      <w:r>
        <w:t>Awschalom</w:t>
      </w:r>
      <w:proofErr w:type="spellEnd"/>
      <w:r>
        <w:t xml:space="preserve"> </w:t>
      </w:r>
      <w:r w:rsidRPr="003A07E9">
        <w:rPr>
          <w:i/>
        </w:rPr>
        <w:t>Science</w:t>
      </w:r>
      <w:r>
        <w:t xml:space="preserve"> </w:t>
      </w:r>
      <w:r w:rsidRPr="003A07E9">
        <w:rPr>
          <w:b/>
        </w:rPr>
        <w:t>2003,</w:t>
      </w:r>
      <w:r>
        <w:t xml:space="preserve"> 299, 1201</w:t>
      </w:r>
    </w:p>
    <w:p w:rsidR="0018429E" w:rsidRDefault="0018429E" w:rsidP="0018429E">
      <w:pPr>
        <w:ind w:firstLine="360"/>
      </w:pPr>
      <w:r w:rsidRPr="0018429E">
        <w:rPr>
          <w:lang w:val="de-AT"/>
        </w:rPr>
        <w:t xml:space="preserve">Juha T. </w:t>
      </w:r>
      <w:proofErr w:type="spellStart"/>
      <w:r w:rsidRPr="0018429E">
        <w:rPr>
          <w:lang w:val="de-AT"/>
        </w:rPr>
        <w:t>Muhonen</w:t>
      </w:r>
      <w:proofErr w:type="spellEnd"/>
      <w:r w:rsidRPr="0018429E">
        <w:rPr>
          <w:lang w:val="de-AT"/>
        </w:rPr>
        <w:t xml:space="preserve"> et al. </w:t>
      </w:r>
      <w:r w:rsidRPr="0018429E">
        <w:rPr>
          <w:i/>
        </w:rPr>
        <w:t>Nature Nanotechnology</w:t>
      </w:r>
      <w:r>
        <w:t xml:space="preserve"> </w:t>
      </w:r>
      <w:r w:rsidRPr="0018429E">
        <w:rPr>
          <w:b/>
        </w:rPr>
        <w:t>2014</w:t>
      </w:r>
      <w:r>
        <w:t xml:space="preserve"> </w:t>
      </w:r>
      <w:r w:rsidRPr="0018429E">
        <w:rPr>
          <w:bCs/>
        </w:rPr>
        <w:t>9</w:t>
      </w:r>
      <w:r w:rsidRPr="00323823">
        <w:t>,</w:t>
      </w:r>
      <w:r>
        <w:t xml:space="preserve"> </w:t>
      </w:r>
      <w:r w:rsidRPr="00323823">
        <w:t>986–991</w:t>
      </w:r>
      <w:r>
        <w:t xml:space="preserve"> </w:t>
      </w:r>
    </w:p>
    <w:p w:rsidR="0018429E" w:rsidRPr="0018429E" w:rsidRDefault="0018429E" w:rsidP="0018429E">
      <w:pPr>
        <w:ind w:firstLine="360"/>
        <w:rPr>
          <w:i/>
        </w:rPr>
      </w:pPr>
      <w:r>
        <w:t xml:space="preserve">L. Vukusic et al. </w:t>
      </w:r>
      <w:r w:rsidRPr="000B7DB4">
        <w:rPr>
          <w:i/>
        </w:rPr>
        <w:t>unpublished data</w:t>
      </w:r>
      <w:bookmarkStart w:id="42" w:name="_GoBack"/>
      <w:bookmarkEnd w:id="42"/>
    </w:p>
    <w:p w:rsidR="0018429E" w:rsidRDefault="0018429E" w:rsidP="003A07E9">
      <w:pPr>
        <w:ind w:firstLine="360"/>
      </w:pPr>
    </w:p>
    <w:p w:rsidR="0018429E" w:rsidRPr="003A07E9" w:rsidRDefault="0018429E" w:rsidP="003A07E9">
      <w:pPr>
        <w:ind w:firstLine="360"/>
        <w:rPr>
          <w:i/>
        </w:rPr>
      </w:pPr>
    </w:p>
    <w:p w:rsidR="003A07E9" w:rsidRPr="003A07E9" w:rsidRDefault="003A07E9" w:rsidP="003A07E9">
      <w:pPr>
        <w:ind w:firstLine="360"/>
        <w:rPr>
          <w:i/>
        </w:rPr>
      </w:pPr>
    </w:p>
    <w:p w:rsidR="003A07E9" w:rsidRPr="003A07E9" w:rsidRDefault="003A07E9" w:rsidP="003A07E9">
      <w:pPr>
        <w:ind w:left="360"/>
        <w:rPr>
          <w:i/>
        </w:rPr>
      </w:pPr>
    </w:p>
    <w:p w:rsidR="003A07E9" w:rsidRPr="003A07E9" w:rsidRDefault="003A07E9" w:rsidP="003A07E9">
      <w:pPr>
        <w:ind w:firstLine="360"/>
        <w:rPr>
          <w:i/>
        </w:rPr>
      </w:pPr>
    </w:p>
    <w:p w:rsidR="003A07E9" w:rsidRPr="007D7F11" w:rsidRDefault="003A07E9" w:rsidP="007D7F11">
      <w:pPr>
        <w:ind w:firstLine="360"/>
        <w:rPr>
          <w:i/>
          <w:lang w:val="de-AT"/>
        </w:rPr>
      </w:pPr>
    </w:p>
    <w:p w:rsidR="007D7F11" w:rsidRPr="007D7F11" w:rsidRDefault="007D7F11" w:rsidP="007D7F11">
      <w:pPr>
        <w:ind w:firstLine="360"/>
        <w:rPr>
          <w:i/>
        </w:rPr>
      </w:pPr>
    </w:p>
    <w:p w:rsidR="007D7F11" w:rsidRPr="007D7F11" w:rsidRDefault="007D7F11" w:rsidP="007D7F11">
      <w:pPr>
        <w:ind w:left="360"/>
        <w:rPr>
          <w:i/>
        </w:rPr>
      </w:pPr>
    </w:p>
    <w:p w:rsidR="007D7F11" w:rsidRPr="007D7F11" w:rsidRDefault="007D7F11" w:rsidP="007D7F11">
      <w:pPr>
        <w:ind w:firstLine="360"/>
        <w:rPr>
          <w:i/>
        </w:rPr>
      </w:pPr>
    </w:p>
    <w:p w:rsidR="007D7F11" w:rsidRPr="007D7F11" w:rsidRDefault="007D7F11" w:rsidP="007D7F11">
      <w:pPr>
        <w:ind w:left="360"/>
        <w:rPr>
          <w:i/>
          <w:lang w:val="de-AT"/>
        </w:rPr>
      </w:pPr>
    </w:p>
    <w:p w:rsidR="007D7F11" w:rsidRPr="00D126FA" w:rsidRDefault="007D7F11" w:rsidP="00D126FA">
      <w:pPr>
        <w:tabs>
          <w:tab w:val="left" w:pos="1152"/>
        </w:tabs>
        <w:rPr>
          <w:sz w:val="48"/>
          <w:szCs w:val="48"/>
        </w:rPr>
      </w:pPr>
    </w:p>
    <w:sectPr w:rsidR="007D7F11" w:rsidRPr="00D126FA" w:rsidSect="00CE6D64">
      <w:footerReference w:type="default" r:id="rId46"/>
      <w:pgSz w:w="12240" w:h="15840"/>
      <w:pgMar w:top="1276" w:right="1440" w:bottom="851" w:left="1440" w:header="708" w:footer="708"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3E5" w:rsidRDefault="004563E5" w:rsidP="007436F6">
      <w:pPr>
        <w:spacing w:after="0" w:line="240" w:lineRule="auto"/>
      </w:pPr>
      <w:r>
        <w:separator/>
      </w:r>
    </w:p>
  </w:endnote>
  <w:endnote w:type="continuationSeparator" w:id="0">
    <w:p w:rsidR="004563E5" w:rsidRDefault="004563E5"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893919"/>
      <w:docPartObj>
        <w:docPartGallery w:val="Page Numbers (Bottom of Page)"/>
        <w:docPartUnique/>
      </w:docPartObj>
    </w:sdtPr>
    <w:sdtEndPr>
      <w:rPr>
        <w:noProof/>
      </w:rPr>
    </w:sdtEndPr>
    <w:sdtContent>
      <w:p w:rsidR="003A07E9" w:rsidRDefault="003A07E9">
        <w:pPr>
          <w:pStyle w:val="Footer"/>
          <w:jc w:val="right"/>
        </w:pPr>
        <w:r>
          <w:fldChar w:fldCharType="begin"/>
        </w:r>
        <w:r>
          <w:instrText xml:space="preserve"> PAGE   \* MERGEFORMAT </w:instrText>
        </w:r>
        <w:r>
          <w:fldChar w:fldCharType="separate"/>
        </w:r>
        <w:r w:rsidR="0018429E">
          <w:rPr>
            <w:noProof/>
          </w:rPr>
          <w:t>22</w:t>
        </w:r>
        <w:r>
          <w:rPr>
            <w:noProof/>
          </w:rPr>
          <w:fldChar w:fldCharType="end"/>
        </w:r>
      </w:p>
    </w:sdtContent>
  </w:sdt>
  <w:p w:rsidR="003A07E9" w:rsidRDefault="003A07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3E5" w:rsidRDefault="004563E5" w:rsidP="007436F6">
      <w:pPr>
        <w:spacing w:after="0" w:line="240" w:lineRule="auto"/>
      </w:pPr>
      <w:r>
        <w:separator/>
      </w:r>
    </w:p>
  </w:footnote>
  <w:footnote w:type="continuationSeparator" w:id="0">
    <w:p w:rsidR="004563E5" w:rsidRDefault="004563E5"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9269E4"/>
    <w:multiLevelType w:val="hybridMultilevel"/>
    <w:tmpl w:val="402A00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4"/>
  </w:num>
  <w:num w:numId="2">
    <w:abstractNumId w:val="12"/>
  </w:num>
  <w:num w:numId="3">
    <w:abstractNumId w:val="2"/>
  </w:num>
  <w:num w:numId="4">
    <w:abstractNumId w:val="1"/>
  </w:num>
  <w:num w:numId="5">
    <w:abstractNumId w:val="21"/>
  </w:num>
  <w:num w:numId="6">
    <w:abstractNumId w:val="0"/>
  </w:num>
  <w:num w:numId="7">
    <w:abstractNumId w:val="6"/>
  </w:num>
  <w:num w:numId="8">
    <w:abstractNumId w:val="26"/>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5"/>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4151"/>
    <w:rsid w:val="001775B9"/>
    <w:rsid w:val="00177C29"/>
    <w:rsid w:val="00177C9D"/>
    <w:rsid w:val="00180D54"/>
    <w:rsid w:val="001823D0"/>
    <w:rsid w:val="001825E7"/>
    <w:rsid w:val="0018270F"/>
    <w:rsid w:val="00182A03"/>
    <w:rsid w:val="0018429E"/>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B68"/>
    <w:rsid w:val="00213FA0"/>
    <w:rsid w:val="0021406A"/>
    <w:rsid w:val="00215B54"/>
    <w:rsid w:val="00224C13"/>
    <w:rsid w:val="00230272"/>
    <w:rsid w:val="00230C88"/>
    <w:rsid w:val="0023130B"/>
    <w:rsid w:val="00236249"/>
    <w:rsid w:val="00241783"/>
    <w:rsid w:val="00247FB4"/>
    <w:rsid w:val="00253666"/>
    <w:rsid w:val="00255505"/>
    <w:rsid w:val="00256EF2"/>
    <w:rsid w:val="00260340"/>
    <w:rsid w:val="002617CB"/>
    <w:rsid w:val="00262716"/>
    <w:rsid w:val="00262D48"/>
    <w:rsid w:val="00265E38"/>
    <w:rsid w:val="00272FE7"/>
    <w:rsid w:val="0027364A"/>
    <w:rsid w:val="00275E67"/>
    <w:rsid w:val="002814DB"/>
    <w:rsid w:val="00282A4F"/>
    <w:rsid w:val="00286930"/>
    <w:rsid w:val="002905FB"/>
    <w:rsid w:val="00293741"/>
    <w:rsid w:val="0029509A"/>
    <w:rsid w:val="0029588B"/>
    <w:rsid w:val="002A148F"/>
    <w:rsid w:val="002A3227"/>
    <w:rsid w:val="002A4E48"/>
    <w:rsid w:val="002A6168"/>
    <w:rsid w:val="002B32BE"/>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474A"/>
    <w:rsid w:val="00314F29"/>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7E9"/>
    <w:rsid w:val="003A0C1E"/>
    <w:rsid w:val="003A1A27"/>
    <w:rsid w:val="003A1A3B"/>
    <w:rsid w:val="003A696D"/>
    <w:rsid w:val="003B702D"/>
    <w:rsid w:val="003C0C66"/>
    <w:rsid w:val="003C2A81"/>
    <w:rsid w:val="003C3873"/>
    <w:rsid w:val="003C3C5A"/>
    <w:rsid w:val="003C7AD5"/>
    <w:rsid w:val="003D4446"/>
    <w:rsid w:val="003D485C"/>
    <w:rsid w:val="003D63F7"/>
    <w:rsid w:val="003E2347"/>
    <w:rsid w:val="003E2388"/>
    <w:rsid w:val="003E4746"/>
    <w:rsid w:val="003E6BC9"/>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36BA"/>
    <w:rsid w:val="00444F18"/>
    <w:rsid w:val="004451EC"/>
    <w:rsid w:val="00451C71"/>
    <w:rsid w:val="00453777"/>
    <w:rsid w:val="004563E5"/>
    <w:rsid w:val="00456D15"/>
    <w:rsid w:val="00457011"/>
    <w:rsid w:val="00457EBC"/>
    <w:rsid w:val="00460091"/>
    <w:rsid w:val="004610C8"/>
    <w:rsid w:val="0046208B"/>
    <w:rsid w:val="00462B71"/>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A00C1"/>
    <w:rsid w:val="004A01F5"/>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C7E78"/>
    <w:rsid w:val="004D036D"/>
    <w:rsid w:val="004D0537"/>
    <w:rsid w:val="004D1C95"/>
    <w:rsid w:val="004D4908"/>
    <w:rsid w:val="004D52AB"/>
    <w:rsid w:val="004D6D7B"/>
    <w:rsid w:val="004D7FE8"/>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82DCE"/>
    <w:rsid w:val="00584E8B"/>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0EF"/>
    <w:rsid w:val="005C72D2"/>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0598"/>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D7F11"/>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71F"/>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B50BB"/>
    <w:rsid w:val="008B584D"/>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D170E"/>
    <w:rsid w:val="009D17AE"/>
    <w:rsid w:val="009D1C10"/>
    <w:rsid w:val="009D23D7"/>
    <w:rsid w:val="009D5487"/>
    <w:rsid w:val="009E00FA"/>
    <w:rsid w:val="009E0DF0"/>
    <w:rsid w:val="009E7BE2"/>
    <w:rsid w:val="00A018F0"/>
    <w:rsid w:val="00A03474"/>
    <w:rsid w:val="00A11815"/>
    <w:rsid w:val="00A13125"/>
    <w:rsid w:val="00A158D1"/>
    <w:rsid w:val="00A25502"/>
    <w:rsid w:val="00A263F9"/>
    <w:rsid w:val="00A317FB"/>
    <w:rsid w:val="00A3357E"/>
    <w:rsid w:val="00A33D4D"/>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357D"/>
    <w:rsid w:val="00AD5C8A"/>
    <w:rsid w:val="00AE2C8B"/>
    <w:rsid w:val="00AE45B0"/>
    <w:rsid w:val="00AF0DE8"/>
    <w:rsid w:val="00AF3F52"/>
    <w:rsid w:val="00AF534A"/>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767BC"/>
    <w:rsid w:val="00B80735"/>
    <w:rsid w:val="00B80CDB"/>
    <w:rsid w:val="00B85245"/>
    <w:rsid w:val="00B8645C"/>
    <w:rsid w:val="00B86973"/>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2A49"/>
    <w:rsid w:val="00BE50B3"/>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6E74"/>
    <w:rsid w:val="00CB7A4C"/>
    <w:rsid w:val="00CC2675"/>
    <w:rsid w:val="00CC5B1A"/>
    <w:rsid w:val="00CC79F8"/>
    <w:rsid w:val="00CD1D6E"/>
    <w:rsid w:val="00CD5415"/>
    <w:rsid w:val="00CD7288"/>
    <w:rsid w:val="00CE04E4"/>
    <w:rsid w:val="00CE399C"/>
    <w:rsid w:val="00CE4A72"/>
    <w:rsid w:val="00CE5D56"/>
    <w:rsid w:val="00CE6D64"/>
    <w:rsid w:val="00CF0FE1"/>
    <w:rsid w:val="00CF4C1F"/>
    <w:rsid w:val="00CF69F0"/>
    <w:rsid w:val="00D01355"/>
    <w:rsid w:val="00D018F1"/>
    <w:rsid w:val="00D11084"/>
    <w:rsid w:val="00D119AB"/>
    <w:rsid w:val="00D11F93"/>
    <w:rsid w:val="00D126FA"/>
    <w:rsid w:val="00D13254"/>
    <w:rsid w:val="00D13955"/>
    <w:rsid w:val="00D13F7A"/>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5506"/>
    <w:rsid w:val="00E07224"/>
    <w:rsid w:val="00E1029A"/>
    <w:rsid w:val="00E14CBF"/>
    <w:rsid w:val="00E15B1F"/>
    <w:rsid w:val="00E1733A"/>
    <w:rsid w:val="00E27BE6"/>
    <w:rsid w:val="00E301AF"/>
    <w:rsid w:val="00E36205"/>
    <w:rsid w:val="00E3757A"/>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0A7E"/>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7052"/>
    <w:rsid w:val="00F450BE"/>
    <w:rsid w:val="00F46A7D"/>
    <w:rsid w:val="00F5582F"/>
    <w:rsid w:val="00F56E7F"/>
    <w:rsid w:val="00F61DA7"/>
    <w:rsid w:val="00F627B1"/>
    <w:rsid w:val="00F663DE"/>
    <w:rsid w:val="00F7250B"/>
    <w:rsid w:val="00F73FFA"/>
    <w:rsid w:val="00F744FA"/>
    <w:rsid w:val="00F74543"/>
    <w:rsid w:val="00F77324"/>
    <w:rsid w:val="00F800EF"/>
    <w:rsid w:val="00F812BB"/>
    <w:rsid w:val="00F8177D"/>
    <w:rsid w:val="00F83497"/>
    <w:rsid w:val="00F943B0"/>
    <w:rsid w:val="00F95CE3"/>
    <w:rsid w:val="00FA1753"/>
    <w:rsid w:val="00FA50D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find/cond-mat/1/au:+Barnes_E/0/1/0/all/0/1" TargetMode="External"/><Relationship Id="rId39" Type="http://schemas.openxmlformats.org/officeDocument/2006/relationships/hyperlink" Target="http://www.nature.com/nnano/journal/v9/n9/abs/nnano.2014.153.html"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arxiv.org/abs/1601.06677" TargetMode="External"/><Relationship Id="rId42" Type="http://schemas.openxmlformats.org/officeDocument/2006/relationships/hyperlink" Target="http://www.nature.com/nnano/journal/v9/n9/abs/nnano.2014.153.htm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find/cond-mat/1/au:+Nissen_P/0/1/0/all/0/1" TargetMode="External"/><Relationship Id="rId33" Type="http://schemas.openxmlformats.org/officeDocument/2006/relationships/hyperlink" Target="https://arxiv.org/find/cond-mat/1/au:+Kuemmeth_F/0/1/0/all/0/1" TargetMode="External"/><Relationship Id="rId38" Type="http://schemas.openxmlformats.org/officeDocument/2006/relationships/hyperlink" Target="http://www.nature.com/nature/journal/v526/n7573/abs/nature15263.html"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arxiv.org/find/cond-mat/1/au:+Fallahi_S/0/1/0/all/0/1" TargetMode="External"/><Relationship Id="rId41" Type="http://schemas.openxmlformats.org/officeDocument/2006/relationships/hyperlink" Target="http://www.nature.com/nature/journal/v526/n7573/abs/nature1526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Martins_F/0/1/0/all/0/1" TargetMode="External"/><Relationship Id="rId32" Type="http://schemas.openxmlformats.org/officeDocument/2006/relationships/hyperlink" Target="https://arxiv.org/find/cond-mat/1/au:+Marcus_C/0/1/0/all/0/1" TargetMode="External"/><Relationship Id="rId37" Type="http://schemas.openxmlformats.org/officeDocument/2006/relationships/hyperlink" Target="https://arxiv.org/abs/1605.07599" TargetMode="External"/><Relationship Id="rId40" Type="http://schemas.openxmlformats.org/officeDocument/2006/relationships/hyperlink" Target="http://scitation.aip.org/content/contributor/AU0359152;jsessionid=0v5VY-bGXJiQk8fx_SoWO4Dw.x-aip-live-02" TargetMode="External"/><Relationship Id="rId45" Type="http://schemas.openxmlformats.org/officeDocument/2006/relationships/hyperlink" Target="http://scitation.aip.org/content/contributor/AU0359152;jsessionid=0v5VY-bGXJiQk8fx_SoWO4Dw.x-aip-live-0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Malinowski_F/0/1/0/all/0/1" TargetMode="External"/><Relationship Id="rId28" Type="http://schemas.openxmlformats.org/officeDocument/2006/relationships/hyperlink" Target="https://arxiv.org/find/cond-mat/1/au:+Rudner_M/0/1/0/all/0/1" TargetMode="External"/><Relationship Id="rId36" Type="http://schemas.openxmlformats.org/officeDocument/2006/relationships/hyperlink" Target="https://arxiv.org/abs/1607.02977" TargetMode="External"/><Relationship Id="rId49"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hyperlink" Target="https://arxiv.org/find/cond-mat/1/au:+Manfra_M/0/1/0/all/0/1" TargetMode="External"/><Relationship Id="rId44" Type="http://schemas.openxmlformats.org/officeDocument/2006/relationships/hyperlink" Target="https://arxiv.org/abs/1607.029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arxiv.org/find/cond-mat/1/au:+Cywinski_L/0/1/0/all/0/1" TargetMode="External"/><Relationship Id="rId30" Type="http://schemas.openxmlformats.org/officeDocument/2006/relationships/hyperlink" Target="https://arxiv.org/find/cond-mat/1/au:+Gardner_G/0/1/0/all/0/1" TargetMode="External"/><Relationship Id="rId35" Type="http://schemas.openxmlformats.org/officeDocument/2006/relationships/hyperlink" Target="http://pettagroup.princeton.edu/publications/2005/Science_309_2180_2005.pdf" TargetMode="External"/><Relationship Id="rId43" Type="http://schemas.openxmlformats.org/officeDocument/2006/relationships/hyperlink" Target="https://arxiv.org/abs/1605.07599" TargetMode="External"/><Relationship Id="rId48" Type="http://schemas.microsoft.com/office/2011/relationships/people" Target="people.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60820-AF07-4935-93A4-D4186E8E4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25</Pages>
  <Words>7097</Words>
  <Characters>40456</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15</cp:revision>
  <dcterms:created xsi:type="dcterms:W3CDTF">2016-09-15T09:50:00Z</dcterms:created>
  <dcterms:modified xsi:type="dcterms:W3CDTF">2016-09-15T14:10:00Z</dcterms:modified>
</cp:coreProperties>
</file>