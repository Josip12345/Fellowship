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952" w:rsidRDefault="00AD5952" w:rsidP="00AD5952">
      <w:pPr>
        <w:tabs>
          <w:tab w:val="left" w:pos="993"/>
        </w:tabs>
        <w:spacing w:after="162" w:line="259" w:lineRule="atLeast"/>
        <w:ind w:left="284" w:right="8"/>
        <w:jc w:val="center"/>
        <w:rPr>
          <w:rFonts w:ascii="Arial" w:eastAsia="Arial" w:hAnsi="Arial" w:cs="Arial"/>
          <w:b/>
          <w:sz w:val="28"/>
          <w:szCs w:val="28"/>
        </w:rPr>
      </w:pPr>
      <w:r>
        <w:rPr>
          <w:rFonts w:ascii="Arial" w:eastAsia="Arial" w:hAnsi="Arial" w:cs="Arial"/>
          <w:b/>
          <w:sz w:val="28"/>
          <w:szCs w:val="28"/>
        </w:rPr>
        <w:t>INSTITUTE OF SCIENCE AND TECHNOLOGY AUSTRIA</w:t>
      </w:r>
    </w:p>
    <w:p w:rsidR="00AD5952" w:rsidRPr="00D868B8" w:rsidRDefault="00AD5952" w:rsidP="00AD5952">
      <w:pPr>
        <w:tabs>
          <w:tab w:val="left" w:pos="993"/>
        </w:tabs>
        <w:spacing w:after="162" w:line="259" w:lineRule="atLeast"/>
        <w:ind w:left="284" w:right="8"/>
        <w:jc w:val="center"/>
        <w:rPr>
          <w:b/>
        </w:rPr>
      </w:pPr>
      <w:r>
        <w:rPr>
          <w:rFonts w:ascii="Arial" w:eastAsia="Arial" w:hAnsi="Arial" w:cs="Arial"/>
          <w:b/>
          <w:sz w:val="28"/>
          <w:szCs w:val="28"/>
        </w:rPr>
        <w:t>(IST AUSTRIA)</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r>
        <w:rPr>
          <w:rFonts w:ascii="Arial" w:eastAsia="Arial" w:hAnsi="Arial" w:cs="Arial"/>
        </w:rPr>
        <w:t xml:space="preserve"> </w:t>
      </w:r>
    </w:p>
    <w:p w:rsidR="00AD5952" w:rsidRDefault="00AD5952" w:rsidP="00AD5952">
      <w:pPr>
        <w:tabs>
          <w:tab w:val="left" w:pos="993"/>
        </w:tabs>
        <w:spacing w:line="259" w:lineRule="atLeast"/>
        <w:jc w:val="left"/>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sz w:val="28"/>
          <w:szCs w:val="28"/>
        </w:rPr>
        <w:t>DOC Fellowship proposal</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Pr="003D6F56" w:rsidRDefault="00AD5952" w:rsidP="00AD5952">
      <w:pPr>
        <w:pStyle w:val="Heading1"/>
        <w:jc w:val="center"/>
        <w:rPr>
          <w:sz w:val="44"/>
          <w:szCs w:val="44"/>
        </w:rPr>
      </w:pPr>
      <w:bookmarkStart w:id="0" w:name="_Toc462237249"/>
      <w:r w:rsidRPr="003D6F56">
        <w:rPr>
          <w:sz w:val="44"/>
          <w:szCs w:val="44"/>
        </w:rPr>
        <w:t>Spin dynamics of a hole spin qubit measured with gate reflectometry</w:t>
      </w:r>
      <w:bookmarkEnd w:id="0"/>
    </w:p>
    <w:p w:rsidR="00AD5952" w:rsidRDefault="00AD5952" w:rsidP="00AD5952">
      <w:pPr>
        <w:tabs>
          <w:tab w:val="left" w:pos="993"/>
        </w:tabs>
        <w:spacing w:after="163" w:line="259" w:lineRule="atLeast"/>
        <w:ind w:left="284"/>
        <w:jc w:val="left"/>
      </w:pPr>
      <w:r>
        <w:rPr>
          <w:rFonts w:ascii="Arial" w:eastAsia="Arial" w:hAnsi="Arial" w:cs="Arial"/>
        </w:rPr>
        <w:t xml:space="preserve"> </w:t>
      </w:r>
    </w:p>
    <w:p w:rsidR="00AD5952" w:rsidRDefault="00AD5952" w:rsidP="00AD5952">
      <w:pPr>
        <w:tabs>
          <w:tab w:val="left" w:pos="993"/>
        </w:tabs>
        <w:spacing w:after="163" w:line="259" w:lineRule="atLeast"/>
        <w:ind w:left="284"/>
        <w:jc w:val="center"/>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jc w:val="left"/>
        <w:rPr>
          <w:rFonts w:ascii="Arial" w:hAnsi="Arial" w:cs="Arial"/>
          <w:b/>
          <w:sz w:val="28"/>
          <w:szCs w:val="28"/>
        </w:rPr>
      </w:pPr>
      <w:bookmarkStart w:id="1" w:name="_Toc391491413"/>
      <w:r>
        <w:rPr>
          <w:rFonts w:ascii="Arial" w:hAnsi="Arial" w:cs="Arial"/>
          <w:b/>
          <w:sz w:val="28"/>
          <w:szCs w:val="28"/>
        </w:rPr>
        <w:t xml:space="preserve">Applicant: </w:t>
      </w:r>
      <w:r w:rsidRPr="001F16F0">
        <w:rPr>
          <w:rFonts w:ascii="Arial" w:hAnsi="Arial" w:cs="Arial"/>
          <w:b/>
          <w:sz w:val="28"/>
          <w:szCs w:val="28"/>
        </w:rPr>
        <w:t>JOSIP KUKUČKA</w:t>
      </w:r>
      <w:bookmarkEnd w:id="1"/>
    </w:p>
    <w:p w:rsidR="00AD5952" w:rsidRPr="001F16F0" w:rsidRDefault="00AD5952" w:rsidP="00AD5952">
      <w:pPr>
        <w:jc w:val="left"/>
        <w:rPr>
          <w:rFonts w:ascii="Arial" w:hAnsi="Arial" w:cs="Arial"/>
          <w:b/>
          <w:sz w:val="28"/>
          <w:szCs w:val="28"/>
        </w:rPr>
      </w:pPr>
      <w:r>
        <w:rPr>
          <w:rFonts w:ascii="Arial" w:hAnsi="Arial" w:cs="Arial"/>
          <w:b/>
          <w:sz w:val="28"/>
          <w:szCs w:val="28"/>
        </w:rPr>
        <w:t xml:space="preserve">PhD thesis supervisor: prof. GEORGIOS KATSAROS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p>
    <w:p w:rsidR="00AD5952" w:rsidRDefault="00AD5952" w:rsidP="00AD5952">
      <w:pPr>
        <w:tabs>
          <w:tab w:val="left" w:pos="993"/>
        </w:tabs>
        <w:spacing w:line="259" w:lineRule="atLeast"/>
        <w:ind w:left="62"/>
        <w:jc w:val="center"/>
      </w:pPr>
    </w:p>
    <w:p w:rsidR="00AD5952" w:rsidRDefault="00AD5952" w:rsidP="00AD5952">
      <w:pPr>
        <w:tabs>
          <w:tab w:val="left" w:pos="993"/>
        </w:tabs>
        <w:spacing w:line="400" w:lineRule="atLeast"/>
        <w:ind w:right="4191"/>
        <w:jc w:val="left"/>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3D6F56" w:rsidRPr="00AD5952" w:rsidRDefault="00AD5952" w:rsidP="00AD5952">
      <w:pPr>
        <w:tabs>
          <w:tab w:val="left" w:pos="993"/>
        </w:tabs>
        <w:spacing w:after="162" w:line="259" w:lineRule="atLeast"/>
        <w:ind w:left="284" w:right="5"/>
        <w:jc w:val="center"/>
        <w:rPr>
          <w:sz w:val="28"/>
          <w:szCs w:val="28"/>
        </w:rPr>
      </w:pPr>
      <w:proofErr w:type="spellStart"/>
      <w:r>
        <w:rPr>
          <w:rFonts w:ascii="Arial" w:eastAsia="Arial" w:hAnsi="Arial" w:cs="Arial"/>
          <w:sz w:val="28"/>
          <w:szCs w:val="28"/>
        </w:rPr>
        <w:t>Klosterneuburg</w:t>
      </w:r>
      <w:proofErr w:type="spellEnd"/>
      <w:r w:rsidRPr="007026CF">
        <w:rPr>
          <w:rFonts w:ascii="Arial" w:eastAsia="Arial" w:hAnsi="Arial" w:cs="Arial"/>
          <w:sz w:val="28"/>
          <w:szCs w:val="28"/>
        </w:rPr>
        <w:t>,</w:t>
      </w:r>
      <w:r>
        <w:rPr>
          <w:rFonts w:ascii="Arial" w:eastAsia="Arial" w:hAnsi="Arial" w:cs="Arial"/>
          <w:sz w:val="28"/>
          <w:szCs w:val="28"/>
        </w:rPr>
        <w:t xml:space="preserve"> September</w:t>
      </w:r>
      <w:r>
        <w:rPr>
          <w:rFonts w:ascii="Arial" w:eastAsia="Arial" w:hAnsi="Arial" w:cs="Arial"/>
          <w:sz w:val="28"/>
          <w:szCs w:val="28"/>
        </w:rPr>
        <w:t xml:space="preserve"> </w:t>
      </w:r>
      <w:r>
        <w:rPr>
          <w:rFonts w:ascii="Arial" w:eastAsia="Arial" w:hAnsi="Arial" w:cs="Arial"/>
          <w:sz w:val="28"/>
          <w:szCs w:val="28"/>
        </w:rPr>
        <w:t>2016</w:t>
      </w:r>
      <w:r w:rsidRPr="007026CF">
        <w:rPr>
          <w:rFonts w:ascii="Arial" w:eastAsia="Arial" w:hAnsi="Arial" w:cs="Arial"/>
          <w:sz w:val="28"/>
          <w:szCs w:val="28"/>
        </w:rPr>
        <w:t xml:space="preserve">. </w:t>
      </w:r>
    </w:p>
    <w:p w:rsidR="003D6F56" w:rsidRPr="003D6F56" w:rsidRDefault="003D6F56" w:rsidP="003D6F56"/>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D6F56" w:rsidRDefault="003D6F56" w:rsidP="003D6F56">
          <w:pPr>
            <w:pStyle w:val="TOCHeading"/>
          </w:pPr>
          <w:r>
            <w:t>Contents</w:t>
          </w:r>
        </w:p>
        <w:p w:rsidR="0078333C" w:rsidRDefault="003D6F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237249" w:history="1">
            <w:r w:rsidR="0078333C" w:rsidRPr="009D050E">
              <w:rPr>
                <w:rStyle w:val="Hyperlink"/>
                <w:noProof/>
              </w:rPr>
              <w:t>Spin dynamics of a hole spin qubit measured with gate reflectometry</w:t>
            </w:r>
            <w:r w:rsidR="0078333C">
              <w:rPr>
                <w:noProof/>
                <w:webHidden/>
              </w:rPr>
              <w:tab/>
            </w:r>
            <w:r w:rsidR="0078333C">
              <w:rPr>
                <w:noProof/>
                <w:webHidden/>
              </w:rPr>
              <w:fldChar w:fldCharType="begin"/>
            </w:r>
            <w:r w:rsidR="0078333C">
              <w:rPr>
                <w:noProof/>
                <w:webHidden/>
              </w:rPr>
              <w:instrText xml:space="preserve"> PAGEREF _Toc462237249 \h </w:instrText>
            </w:r>
            <w:r w:rsidR="0078333C">
              <w:rPr>
                <w:noProof/>
                <w:webHidden/>
              </w:rPr>
            </w:r>
            <w:r w:rsidR="0078333C">
              <w:rPr>
                <w:noProof/>
                <w:webHidden/>
              </w:rPr>
              <w:fldChar w:fldCharType="separate"/>
            </w:r>
            <w:r w:rsidR="0078333C">
              <w:rPr>
                <w:noProof/>
                <w:webHidden/>
              </w:rPr>
              <w:t>0</w:t>
            </w:r>
            <w:r w:rsidR="0078333C">
              <w:rPr>
                <w:noProof/>
                <w:webHidden/>
              </w:rPr>
              <w:fldChar w:fldCharType="end"/>
            </w:r>
          </w:hyperlink>
        </w:p>
        <w:p w:rsidR="0078333C" w:rsidRDefault="0078333C">
          <w:pPr>
            <w:pStyle w:val="TOC1"/>
            <w:tabs>
              <w:tab w:val="right" w:leader="dot" w:pos="9350"/>
            </w:tabs>
            <w:rPr>
              <w:rFonts w:eastAsiaTheme="minorEastAsia"/>
              <w:noProof/>
            </w:rPr>
          </w:pPr>
          <w:hyperlink w:anchor="_Toc462237250" w:history="1">
            <w:r w:rsidRPr="009D050E">
              <w:rPr>
                <w:rStyle w:val="Hyperlink"/>
                <w:noProof/>
              </w:rPr>
              <w:t>Project description:</w:t>
            </w:r>
            <w:r>
              <w:rPr>
                <w:noProof/>
                <w:webHidden/>
              </w:rPr>
              <w:tab/>
            </w:r>
            <w:r>
              <w:rPr>
                <w:noProof/>
                <w:webHidden/>
              </w:rPr>
              <w:fldChar w:fldCharType="begin"/>
            </w:r>
            <w:r>
              <w:rPr>
                <w:noProof/>
                <w:webHidden/>
              </w:rPr>
              <w:instrText xml:space="preserve"> PAGEREF _Toc462237250 \h </w:instrText>
            </w:r>
            <w:r>
              <w:rPr>
                <w:noProof/>
                <w:webHidden/>
              </w:rPr>
            </w:r>
            <w:r>
              <w:rPr>
                <w:noProof/>
                <w:webHidden/>
              </w:rPr>
              <w:fldChar w:fldCharType="separate"/>
            </w:r>
            <w:r>
              <w:rPr>
                <w:noProof/>
                <w:webHidden/>
              </w:rPr>
              <w:t>1</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51" w:history="1">
            <w:r w:rsidRPr="009D050E">
              <w:rPr>
                <w:rStyle w:val="Hyperlink"/>
                <w:noProof/>
              </w:rPr>
              <w:t>1.</w:t>
            </w:r>
            <w:r>
              <w:rPr>
                <w:rFonts w:eastAsiaTheme="minorEastAsia"/>
                <w:noProof/>
              </w:rPr>
              <w:tab/>
            </w:r>
            <w:r w:rsidRPr="009D050E">
              <w:rPr>
                <w:rStyle w:val="Hyperlink"/>
                <w:noProof/>
              </w:rPr>
              <w:t>Background</w:t>
            </w:r>
            <w:r>
              <w:rPr>
                <w:noProof/>
                <w:webHidden/>
              </w:rPr>
              <w:tab/>
            </w:r>
            <w:r>
              <w:rPr>
                <w:noProof/>
                <w:webHidden/>
              </w:rPr>
              <w:fldChar w:fldCharType="begin"/>
            </w:r>
            <w:r>
              <w:rPr>
                <w:noProof/>
                <w:webHidden/>
              </w:rPr>
              <w:instrText xml:space="preserve"> PAGEREF _Toc462237251 \h </w:instrText>
            </w:r>
            <w:r>
              <w:rPr>
                <w:noProof/>
                <w:webHidden/>
              </w:rPr>
            </w:r>
            <w:r>
              <w:rPr>
                <w:noProof/>
                <w:webHidden/>
              </w:rPr>
              <w:fldChar w:fldCharType="separate"/>
            </w:r>
            <w:r>
              <w:rPr>
                <w:noProof/>
                <w:webHidden/>
              </w:rPr>
              <w:t>2</w:t>
            </w:r>
            <w:r>
              <w:rPr>
                <w:noProof/>
                <w:webHidden/>
              </w:rPr>
              <w:fldChar w:fldCharType="end"/>
            </w:r>
          </w:hyperlink>
        </w:p>
        <w:p w:rsidR="0078333C" w:rsidRDefault="0078333C">
          <w:pPr>
            <w:pStyle w:val="TOC3"/>
            <w:tabs>
              <w:tab w:val="right" w:leader="dot" w:pos="9350"/>
            </w:tabs>
            <w:rPr>
              <w:rFonts w:eastAsiaTheme="minorEastAsia"/>
              <w:noProof/>
            </w:rPr>
          </w:pPr>
          <w:hyperlink w:anchor="_Toc462237252" w:history="1">
            <w:r w:rsidRPr="009D050E">
              <w:rPr>
                <w:rStyle w:val="Hyperlink"/>
                <w:noProof/>
              </w:rPr>
              <w:t>State of the art</w:t>
            </w:r>
            <w:r>
              <w:rPr>
                <w:noProof/>
                <w:webHidden/>
              </w:rPr>
              <w:tab/>
            </w:r>
            <w:r>
              <w:rPr>
                <w:noProof/>
                <w:webHidden/>
              </w:rPr>
              <w:fldChar w:fldCharType="begin"/>
            </w:r>
            <w:r>
              <w:rPr>
                <w:noProof/>
                <w:webHidden/>
              </w:rPr>
              <w:instrText xml:space="preserve"> PAGEREF _Toc462237252 \h </w:instrText>
            </w:r>
            <w:r>
              <w:rPr>
                <w:noProof/>
                <w:webHidden/>
              </w:rPr>
            </w:r>
            <w:r>
              <w:rPr>
                <w:noProof/>
                <w:webHidden/>
              </w:rPr>
              <w:fldChar w:fldCharType="separate"/>
            </w:r>
            <w:r>
              <w:rPr>
                <w:noProof/>
                <w:webHidden/>
              </w:rPr>
              <w:t>2</w:t>
            </w:r>
            <w:r>
              <w:rPr>
                <w:noProof/>
                <w:webHidden/>
              </w:rPr>
              <w:fldChar w:fldCharType="end"/>
            </w:r>
          </w:hyperlink>
        </w:p>
        <w:p w:rsidR="0078333C" w:rsidRDefault="0078333C">
          <w:pPr>
            <w:pStyle w:val="TOC3"/>
            <w:tabs>
              <w:tab w:val="right" w:leader="dot" w:pos="9350"/>
            </w:tabs>
            <w:rPr>
              <w:rFonts w:eastAsiaTheme="minorEastAsia"/>
              <w:noProof/>
            </w:rPr>
          </w:pPr>
          <w:hyperlink w:anchor="_Toc462237253" w:history="1">
            <w:r w:rsidRPr="009D050E">
              <w:rPr>
                <w:rStyle w:val="Hyperlink"/>
                <w:noProof/>
              </w:rPr>
              <w:t>Measurement techniques</w:t>
            </w:r>
            <w:r>
              <w:rPr>
                <w:noProof/>
                <w:webHidden/>
              </w:rPr>
              <w:tab/>
            </w:r>
            <w:r>
              <w:rPr>
                <w:noProof/>
                <w:webHidden/>
              </w:rPr>
              <w:fldChar w:fldCharType="begin"/>
            </w:r>
            <w:r>
              <w:rPr>
                <w:noProof/>
                <w:webHidden/>
              </w:rPr>
              <w:instrText xml:space="preserve"> PAGEREF _Toc462237253 \h </w:instrText>
            </w:r>
            <w:r>
              <w:rPr>
                <w:noProof/>
                <w:webHidden/>
              </w:rPr>
            </w:r>
            <w:r>
              <w:rPr>
                <w:noProof/>
                <w:webHidden/>
              </w:rPr>
              <w:fldChar w:fldCharType="separate"/>
            </w:r>
            <w:r>
              <w:rPr>
                <w:noProof/>
                <w:webHidden/>
              </w:rPr>
              <w:t>5</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54" w:history="1">
            <w:r w:rsidRPr="009D050E">
              <w:rPr>
                <w:rStyle w:val="Hyperlink"/>
                <w:noProof/>
              </w:rPr>
              <w:t>2.</w:t>
            </w:r>
            <w:r>
              <w:rPr>
                <w:rFonts w:eastAsiaTheme="minorEastAsia"/>
                <w:noProof/>
              </w:rPr>
              <w:tab/>
            </w:r>
            <w:r w:rsidRPr="009D050E">
              <w:rPr>
                <w:rStyle w:val="Hyperlink"/>
                <w:noProof/>
              </w:rPr>
              <w:t>Objectives of the project</w:t>
            </w:r>
            <w:r>
              <w:rPr>
                <w:noProof/>
                <w:webHidden/>
              </w:rPr>
              <w:tab/>
            </w:r>
            <w:r>
              <w:rPr>
                <w:noProof/>
                <w:webHidden/>
              </w:rPr>
              <w:fldChar w:fldCharType="begin"/>
            </w:r>
            <w:r>
              <w:rPr>
                <w:noProof/>
                <w:webHidden/>
              </w:rPr>
              <w:instrText xml:space="preserve"> PAGEREF _Toc462237254 \h </w:instrText>
            </w:r>
            <w:r>
              <w:rPr>
                <w:noProof/>
                <w:webHidden/>
              </w:rPr>
            </w:r>
            <w:r>
              <w:rPr>
                <w:noProof/>
                <w:webHidden/>
              </w:rPr>
              <w:fldChar w:fldCharType="separate"/>
            </w:r>
            <w:r>
              <w:rPr>
                <w:noProof/>
                <w:webHidden/>
              </w:rPr>
              <w:t>7</w:t>
            </w:r>
            <w:r>
              <w:rPr>
                <w:noProof/>
                <w:webHidden/>
              </w:rPr>
              <w:fldChar w:fldCharType="end"/>
            </w:r>
          </w:hyperlink>
        </w:p>
        <w:p w:rsidR="0078333C" w:rsidRDefault="0078333C">
          <w:pPr>
            <w:pStyle w:val="TOC3"/>
            <w:tabs>
              <w:tab w:val="right" w:leader="dot" w:pos="9350"/>
            </w:tabs>
            <w:rPr>
              <w:rFonts w:eastAsiaTheme="minorEastAsia"/>
              <w:noProof/>
            </w:rPr>
          </w:pPr>
          <w:hyperlink w:anchor="_Toc462237255" w:history="1">
            <w:r w:rsidRPr="009D050E">
              <w:rPr>
                <w:rStyle w:val="Hyperlink"/>
                <w:noProof/>
              </w:rPr>
              <w:t>Definition of the problem</w:t>
            </w:r>
            <w:r>
              <w:rPr>
                <w:noProof/>
                <w:webHidden/>
              </w:rPr>
              <w:tab/>
            </w:r>
            <w:r>
              <w:rPr>
                <w:noProof/>
                <w:webHidden/>
              </w:rPr>
              <w:fldChar w:fldCharType="begin"/>
            </w:r>
            <w:r>
              <w:rPr>
                <w:noProof/>
                <w:webHidden/>
              </w:rPr>
              <w:instrText xml:space="preserve"> PAGEREF _Toc462237255 \h </w:instrText>
            </w:r>
            <w:r>
              <w:rPr>
                <w:noProof/>
                <w:webHidden/>
              </w:rPr>
            </w:r>
            <w:r>
              <w:rPr>
                <w:noProof/>
                <w:webHidden/>
              </w:rPr>
              <w:fldChar w:fldCharType="separate"/>
            </w:r>
            <w:r>
              <w:rPr>
                <w:noProof/>
                <w:webHidden/>
              </w:rPr>
              <w:t>7</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56" w:history="1">
            <w:r w:rsidRPr="009D050E">
              <w:rPr>
                <w:rStyle w:val="Hyperlink"/>
                <w:noProof/>
              </w:rPr>
              <w:t>3.</w:t>
            </w:r>
            <w:r>
              <w:rPr>
                <w:rFonts w:eastAsiaTheme="minorEastAsia"/>
                <w:noProof/>
              </w:rPr>
              <w:tab/>
            </w:r>
            <w:r w:rsidRPr="009D050E">
              <w:rPr>
                <w:rStyle w:val="Hyperlink"/>
                <w:noProof/>
              </w:rPr>
              <w:t>Innovative aspects of the proposed project</w:t>
            </w:r>
            <w:r>
              <w:rPr>
                <w:noProof/>
                <w:webHidden/>
              </w:rPr>
              <w:tab/>
            </w:r>
            <w:r>
              <w:rPr>
                <w:noProof/>
                <w:webHidden/>
              </w:rPr>
              <w:fldChar w:fldCharType="begin"/>
            </w:r>
            <w:r>
              <w:rPr>
                <w:noProof/>
                <w:webHidden/>
              </w:rPr>
              <w:instrText xml:space="preserve"> PAGEREF _Toc462237256 \h </w:instrText>
            </w:r>
            <w:r>
              <w:rPr>
                <w:noProof/>
                <w:webHidden/>
              </w:rPr>
            </w:r>
            <w:r>
              <w:rPr>
                <w:noProof/>
                <w:webHidden/>
              </w:rPr>
              <w:fldChar w:fldCharType="separate"/>
            </w:r>
            <w:r>
              <w:rPr>
                <w:noProof/>
                <w:webHidden/>
              </w:rPr>
              <w:t>8</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57" w:history="1">
            <w:r w:rsidRPr="009D050E">
              <w:rPr>
                <w:rStyle w:val="Hyperlink"/>
                <w:noProof/>
              </w:rPr>
              <w:t>4.</w:t>
            </w:r>
            <w:r>
              <w:rPr>
                <w:rFonts w:eastAsiaTheme="minorEastAsia"/>
                <w:noProof/>
              </w:rPr>
              <w:tab/>
            </w:r>
            <w:r w:rsidRPr="009D050E">
              <w:rPr>
                <w:rStyle w:val="Hyperlink"/>
                <w:noProof/>
              </w:rPr>
              <w:t>Preliminary results</w:t>
            </w:r>
            <w:r>
              <w:rPr>
                <w:noProof/>
                <w:webHidden/>
              </w:rPr>
              <w:tab/>
            </w:r>
            <w:r>
              <w:rPr>
                <w:noProof/>
                <w:webHidden/>
              </w:rPr>
              <w:fldChar w:fldCharType="begin"/>
            </w:r>
            <w:r>
              <w:rPr>
                <w:noProof/>
                <w:webHidden/>
              </w:rPr>
              <w:instrText xml:space="preserve"> PAGEREF _Toc462237257 \h </w:instrText>
            </w:r>
            <w:r>
              <w:rPr>
                <w:noProof/>
                <w:webHidden/>
              </w:rPr>
            </w:r>
            <w:r>
              <w:rPr>
                <w:noProof/>
                <w:webHidden/>
              </w:rPr>
              <w:fldChar w:fldCharType="separate"/>
            </w:r>
            <w:r>
              <w:rPr>
                <w:noProof/>
                <w:webHidden/>
              </w:rPr>
              <w:t>8</w:t>
            </w:r>
            <w:r>
              <w:rPr>
                <w:noProof/>
                <w:webHidden/>
              </w:rPr>
              <w:fldChar w:fldCharType="end"/>
            </w:r>
          </w:hyperlink>
        </w:p>
        <w:p w:rsidR="0078333C" w:rsidRDefault="0078333C">
          <w:pPr>
            <w:pStyle w:val="TOC3"/>
            <w:tabs>
              <w:tab w:val="right" w:leader="dot" w:pos="9350"/>
            </w:tabs>
            <w:rPr>
              <w:rFonts w:eastAsiaTheme="minorEastAsia"/>
              <w:noProof/>
            </w:rPr>
          </w:pPr>
          <w:hyperlink w:anchor="_Toc462237258" w:history="1">
            <w:r w:rsidRPr="009D050E">
              <w:rPr>
                <w:rStyle w:val="Hyperlink"/>
                <w:noProof/>
              </w:rPr>
              <w:t>Low temperature electronic transport measurements with the initial version reflectometry setup</w:t>
            </w:r>
            <w:r>
              <w:rPr>
                <w:noProof/>
                <w:webHidden/>
              </w:rPr>
              <w:tab/>
            </w:r>
            <w:r>
              <w:rPr>
                <w:noProof/>
                <w:webHidden/>
              </w:rPr>
              <w:fldChar w:fldCharType="begin"/>
            </w:r>
            <w:r>
              <w:rPr>
                <w:noProof/>
                <w:webHidden/>
              </w:rPr>
              <w:instrText xml:space="preserve"> PAGEREF _Toc462237258 \h </w:instrText>
            </w:r>
            <w:r>
              <w:rPr>
                <w:noProof/>
                <w:webHidden/>
              </w:rPr>
            </w:r>
            <w:r>
              <w:rPr>
                <w:noProof/>
                <w:webHidden/>
              </w:rPr>
              <w:fldChar w:fldCharType="separate"/>
            </w:r>
            <w:r>
              <w:rPr>
                <w:noProof/>
                <w:webHidden/>
              </w:rPr>
              <w:t>11</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59" w:history="1">
            <w:r w:rsidRPr="009D050E">
              <w:rPr>
                <w:rStyle w:val="Hyperlink"/>
                <w:noProof/>
              </w:rPr>
              <w:t>5.</w:t>
            </w:r>
            <w:r>
              <w:rPr>
                <w:rFonts w:eastAsiaTheme="minorEastAsia"/>
                <w:noProof/>
              </w:rPr>
              <w:tab/>
            </w:r>
            <w:r w:rsidRPr="009D050E">
              <w:rPr>
                <w:rStyle w:val="Hyperlink"/>
                <w:noProof/>
              </w:rPr>
              <w:t>Working plan</w:t>
            </w:r>
            <w:r>
              <w:rPr>
                <w:noProof/>
                <w:webHidden/>
              </w:rPr>
              <w:tab/>
            </w:r>
            <w:r>
              <w:rPr>
                <w:noProof/>
                <w:webHidden/>
              </w:rPr>
              <w:fldChar w:fldCharType="begin"/>
            </w:r>
            <w:r>
              <w:rPr>
                <w:noProof/>
                <w:webHidden/>
              </w:rPr>
              <w:instrText xml:space="preserve"> PAGEREF _Toc462237259 \h </w:instrText>
            </w:r>
            <w:r>
              <w:rPr>
                <w:noProof/>
                <w:webHidden/>
              </w:rPr>
            </w:r>
            <w:r>
              <w:rPr>
                <w:noProof/>
                <w:webHidden/>
              </w:rPr>
              <w:fldChar w:fldCharType="separate"/>
            </w:r>
            <w:r>
              <w:rPr>
                <w:noProof/>
                <w:webHidden/>
              </w:rPr>
              <w:t>12</w:t>
            </w:r>
            <w:r>
              <w:rPr>
                <w:noProof/>
                <w:webHidden/>
              </w:rPr>
              <w:fldChar w:fldCharType="end"/>
            </w:r>
          </w:hyperlink>
        </w:p>
        <w:p w:rsidR="0078333C" w:rsidRDefault="0078333C">
          <w:pPr>
            <w:pStyle w:val="TOC3"/>
            <w:tabs>
              <w:tab w:val="right" w:leader="dot" w:pos="9350"/>
            </w:tabs>
            <w:rPr>
              <w:rFonts w:eastAsiaTheme="minorEastAsia"/>
              <w:noProof/>
            </w:rPr>
          </w:pPr>
          <w:hyperlink w:anchor="_Toc462237260" w:history="1">
            <w:r w:rsidRPr="009D050E">
              <w:rPr>
                <w:rStyle w:val="Hyperlink"/>
                <w:noProof/>
              </w:rPr>
              <w:t>Towards gate reflectometry</w:t>
            </w:r>
            <w:r>
              <w:rPr>
                <w:noProof/>
                <w:webHidden/>
              </w:rPr>
              <w:tab/>
            </w:r>
            <w:r>
              <w:rPr>
                <w:noProof/>
                <w:webHidden/>
              </w:rPr>
              <w:fldChar w:fldCharType="begin"/>
            </w:r>
            <w:r>
              <w:rPr>
                <w:noProof/>
                <w:webHidden/>
              </w:rPr>
              <w:instrText xml:space="preserve"> PAGEREF _Toc462237260 \h </w:instrText>
            </w:r>
            <w:r>
              <w:rPr>
                <w:noProof/>
                <w:webHidden/>
              </w:rPr>
            </w:r>
            <w:r>
              <w:rPr>
                <w:noProof/>
                <w:webHidden/>
              </w:rPr>
              <w:fldChar w:fldCharType="separate"/>
            </w:r>
            <w:r>
              <w:rPr>
                <w:noProof/>
                <w:webHidden/>
              </w:rPr>
              <w:t>12</w:t>
            </w:r>
            <w:r>
              <w:rPr>
                <w:noProof/>
                <w:webHidden/>
              </w:rPr>
              <w:fldChar w:fldCharType="end"/>
            </w:r>
          </w:hyperlink>
        </w:p>
        <w:p w:rsidR="0078333C" w:rsidRDefault="0078333C">
          <w:pPr>
            <w:pStyle w:val="TOC3"/>
            <w:tabs>
              <w:tab w:val="right" w:leader="dot" w:pos="9350"/>
            </w:tabs>
            <w:rPr>
              <w:rFonts w:eastAsiaTheme="minorEastAsia"/>
              <w:noProof/>
            </w:rPr>
          </w:pPr>
          <w:hyperlink w:anchor="_Toc462237261" w:history="1">
            <w:r w:rsidRPr="009D050E">
              <w:rPr>
                <w:rStyle w:val="Hyperlink"/>
                <w:noProof/>
              </w:rPr>
              <w:t>Spin dynamics experiments</w:t>
            </w:r>
            <w:r>
              <w:rPr>
                <w:noProof/>
                <w:webHidden/>
              </w:rPr>
              <w:tab/>
            </w:r>
            <w:r>
              <w:rPr>
                <w:noProof/>
                <w:webHidden/>
              </w:rPr>
              <w:fldChar w:fldCharType="begin"/>
            </w:r>
            <w:r>
              <w:rPr>
                <w:noProof/>
                <w:webHidden/>
              </w:rPr>
              <w:instrText xml:space="preserve"> PAGEREF _Toc462237261 \h </w:instrText>
            </w:r>
            <w:r>
              <w:rPr>
                <w:noProof/>
                <w:webHidden/>
              </w:rPr>
            </w:r>
            <w:r>
              <w:rPr>
                <w:noProof/>
                <w:webHidden/>
              </w:rPr>
              <w:fldChar w:fldCharType="separate"/>
            </w:r>
            <w:r>
              <w:rPr>
                <w:noProof/>
                <w:webHidden/>
              </w:rPr>
              <w:t>14</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62" w:history="1">
            <w:r w:rsidRPr="009D050E">
              <w:rPr>
                <w:rStyle w:val="Hyperlink"/>
                <w:noProof/>
              </w:rPr>
              <w:t>6.</w:t>
            </w:r>
            <w:r>
              <w:rPr>
                <w:rFonts w:eastAsiaTheme="minorEastAsia"/>
                <w:noProof/>
              </w:rPr>
              <w:tab/>
            </w:r>
            <w:r w:rsidRPr="009D050E">
              <w:rPr>
                <w:rStyle w:val="Hyperlink"/>
                <w:noProof/>
              </w:rPr>
              <w:t>Work table</w:t>
            </w:r>
            <w:r>
              <w:rPr>
                <w:noProof/>
                <w:webHidden/>
              </w:rPr>
              <w:tab/>
            </w:r>
            <w:r>
              <w:rPr>
                <w:noProof/>
                <w:webHidden/>
              </w:rPr>
              <w:fldChar w:fldCharType="begin"/>
            </w:r>
            <w:r>
              <w:rPr>
                <w:noProof/>
                <w:webHidden/>
              </w:rPr>
              <w:instrText xml:space="preserve"> PAGEREF _Toc462237262 \h </w:instrText>
            </w:r>
            <w:r>
              <w:rPr>
                <w:noProof/>
                <w:webHidden/>
              </w:rPr>
            </w:r>
            <w:r>
              <w:rPr>
                <w:noProof/>
                <w:webHidden/>
              </w:rPr>
              <w:fldChar w:fldCharType="separate"/>
            </w:r>
            <w:r>
              <w:rPr>
                <w:noProof/>
                <w:webHidden/>
              </w:rPr>
              <w:t>18</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63" w:history="1">
            <w:r w:rsidRPr="009D050E">
              <w:rPr>
                <w:rStyle w:val="Hyperlink"/>
                <w:noProof/>
              </w:rPr>
              <w:t>7.</w:t>
            </w:r>
            <w:r>
              <w:rPr>
                <w:rFonts w:eastAsiaTheme="minorEastAsia"/>
                <w:noProof/>
              </w:rPr>
              <w:tab/>
            </w:r>
            <w:r w:rsidRPr="009D050E">
              <w:rPr>
                <w:rStyle w:val="Hyperlink"/>
                <w:noProof/>
              </w:rPr>
              <w:t>International collaborations</w:t>
            </w:r>
            <w:r>
              <w:rPr>
                <w:noProof/>
                <w:webHidden/>
              </w:rPr>
              <w:tab/>
            </w:r>
            <w:r>
              <w:rPr>
                <w:noProof/>
                <w:webHidden/>
              </w:rPr>
              <w:fldChar w:fldCharType="begin"/>
            </w:r>
            <w:r>
              <w:rPr>
                <w:noProof/>
                <w:webHidden/>
              </w:rPr>
              <w:instrText xml:space="preserve"> PAGEREF _Toc462237263 \h </w:instrText>
            </w:r>
            <w:r>
              <w:rPr>
                <w:noProof/>
                <w:webHidden/>
              </w:rPr>
            </w:r>
            <w:r>
              <w:rPr>
                <w:noProof/>
                <w:webHidden/>
              </w:rPr>
              <w:fldChar w:fldCharType="separate"/>
            </w:r>
            <w:r>
              <w:rPr>
                <w:noProof/>
                <w:webHidden/>
              </w:rPr>
              <w:t>18</w:t>
            </w:r>
            <w:r>
              <w:rPr>
                <w:noProof/>
                <w:webHidden/>
              </w:rPr>
              <w:fldChar w:fldCharType="end"/>
            </w:r>
          </w:hyperlink>
        </w:p>
        <w:p w:rsidR="0078333C" w:rsidRDefault="0078333C">
          <w:pPr>
            <w:pStyle w:val="TOC2"/>
            <w:tabs>
              <w:tab w:val="left" w:pos="660"/>
              <w:tab w:val="right" w:leader="dot" w:pos="9350"/>
            </w:tabs>
            <w:rPr>
              <w:rFonts w:eastAsiaTheme="minorEastAsia"/>
              <w:noProof/>
            </w:rPr>
          </w:pPr>
          <w:hyperlink w:anchor="_Toc462237264" w:history="1">
            <w:r w:rsidRPr="009D050E">
              <w:rPr>
                <w:rStyle w:val="Hyperlink"/>
                <w:noProof/>
              </w:rPr>
              <w:t>8.</w:t>
            </w:r>
            <w:r>
              <w:rPr>
                <w:rFonts w:eastAsiaTheme="minorEastAsia"/>
                <w:noProof/>
              </w:rPr>
              <w:tab/>
            </w:r>
            <w:r w:rsidRPr="009D050E">
              <w:rPr>
                <w:rStyle w:val="Hyperlink"/>
                <w:noProof/>
              </w:rPr>
              <w:t>Contingency plan:</w:t>
            </w:r>
            <w:r>
              <w:rPr>
                <w:noProof/>
                <w:webHidden/>
              </w:rPr>
              <w:tab/>
            </w:r>
            <w:r>
              <w:rPr>
                <w:noProof/>
                <w:webHidden/>
              </w:rPr>
              <w:fldChar w:fldCharType="begin"/>
            </w:r>
            <w:r>
              <w:rPr>
                <w:noProof/>
                <w:webHidden/>
              </w:rPr>
              <w:instrText xml:space="preserve"> PAGEREF _Toc462237264 \h </w:instrText>
            </w:r>
            <w:r>
              <w:rPr>
                <w:noProof/>
                <w:webHidden/>
              </w:rPr>
            </w:r>
            <w:r>
              <w:rPr>
                <w:noProof/>
                <w:webHidden/>
              </w:rPr>
              <w:fldChar w:fldCharType="separate"/>
            </w:r>
            <w:r>
              <w:rPr>
                <w:noProof/>
                <w:webHidden/>
              </w:rPr>
              <w:t>18</w:t>
            </w:r>
            <w:r>
              <w:rPr>
                <w:noProof/>
                <w:webHidden/>
              </w:rPr>
              <w:fldChar w:fldCharType="end"/>
            </w:r>
          </w:hyperlink>
        </w:p>
        <w:p w:rsidR="0078333C" w:rsidRDefault="0078333C">
          <w:pPr>
            <w:pStyle w:val="TOC1"/>
            <w:tabs>
              <w:tab w:val="right" w:leader="dot" w:pos="9350"/>
            </w:tabs>
            <w:rPr>
              <w:rFonts w:eastAsiaTheme="minorEastAsia"/>
              <w:noProof/>
            </w:rPr>
          </w:pPr>
          <w:hyperlink w:anchor="_Toc462237265" w:history="1">
            <w:r w:rsidRPr="009D050E">
              <w:rPr>
                <w:rStyle w:val="Hyperlink"/>
                <w:noProof/>
              </w:rPr>
              <w:t>References:</w:t>
            </w:r>
            <w:r>
              <w:rPr>
                <w:noProof/>
                <w:webHidden/>
              </w:rPr>
              <w:tab/>
            </w:r>
            <w:r>
              <w:rPr>
                <w:noProof/>
                <w:webHidden/>
              </w:rPr>
              <w:fldChar w:fldCharType="begin"/>
            </w:r>
            <w:r>
              <w:rPr>
                <w:noProof/>
                <w:webHidden/>
              </w:rPr>
              <w:instrText xml:space="preserve"> PAGEREF _Toc462237265 \h </w:instrText>
            </w:r>
            <w:r>
              <w:rPr>
                <w:noProof/>
                <w:webHidden/>
              </w:rPr>
            </w:r>
            <w:r>
              <w:rPr>
                <w:noProof/>
                <w:webHidden/>
              </w:rPr>
              <w:fldChar w:fldCharType="separate"/>
            </w:r>
            <w:r>
              <w:rPr>
                <w:noProof/>
                <w:webHidden/>
              </w:rPr>
              <w:t>19</w:t>
            </w:r>
            <w:r>
              <w:rPr>
                <w:noProof/>
                <w:webHidden/>
              </w:rPr>
              <w:fldChar w:fldCharType="end"/>
            </w:r>
          </w:hyperlink>
        </w:p>
        <w:p w:rsidR="003D6F56" w:rsidRDefault="003D6F56" w:rsidP="003D6F56">
          <w:pPr>
            <w:rPr>
              <w:b/>
              <w:bCs/>
              <w:noProof/>
            </w:rPr>
          </w:pPr>
          <w:r>
            <w:rPr>
              <w:b/>
              <w:bCs/>
              <w:noProof/>
            </w:rPr>
            <w:fldChar w:fldCharType="end"/>
          </w:r>
        </w:p>
        <w:p w:rsidR="003D6F56" w:rsidRDefault="003D6F56" w:rsidP="003D6F56">
          <w:pPr>
            <w:rPr>
              <w:b/>
              <w:bCs/>
              <w:noProof/>
            </w:rPr>
          </w:pPr>
        </w:p>
        <w:p w:rsidR="003D6F56" w:rsidRDefault="003D6F56" w:rsidP="003D6F56"/>
        <w:p w:rsidR="003D6F56" w:rsidRDefault="003D6F56" w:rsidP="003D6F56"/>
        <w:p w:rsidR="0078333C" w:rsidRDefault="0078333C" w:rsidP="003D6F56"/>
        <w:p w:rsidR="0078333C" w:rsidRDefault="0078333C" w:rsidP="003D6F56"/>
        <w:p w:rsidR="003D6F56" w:rsidRDefault="003D6F56" w:rsidP="003D6F56"/>
      </w:sdtContent>
    </w:sdt>
    <w:p w:rsidR="004A3B7F" w:rsidRDefault="00C27B10" w:rsidP="009D17AE">
      <w:pPr>
        <w:pStyle w:val="Heading1"/>
      </w:pPr>
      <w:bookmarkStart w:id="2" w:name="_Toc462237250"/>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2237251"/>
      <w:r>
        <w:t>Background</w:t>
      </w:r>
      <w:bookmarkEnd w:id="3"/>
    </w:p>
    <w:p w:rsidR="00A51B2E" w:rsidRPr="00A51B2E" w:rsidRDefault="00A51B2E" w:rsidP="00776062">
      <w:pPr>
        <w:pStyle w:val="Heading3"/>
      </w:pPr>
      <w:bookmarkStart w:id="4" w:name="_Toc462237252"/>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2237253"/>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8"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9"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0"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1"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12" w:name="_Toc462237254"/>
      <w:r>
        <w:lastRenderedPageBreak/>
        <w:t>Objectives of the project</w:t>
      </w:r>
      <w:bookmarkEnd w:id="12"/>
    </w:p>
    <w:p w:rsid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bookmarkStart w:id="13" w:name="_Toc462237255"/>
      <w:r>
        <w:t>Definition of the problem</w:t>
      </w:r>
      <w:bookmarkEnd w:id="13"/>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w:t>
      </w:r>
      <w:r w:rsidR="000308A7">
        <w:lastRenderedPageBreak/>
        <w:t xml:space="preserve">achieve a charge sensitivity comparable or even faster than the one achieved for </w:t>
      </w:r>
      <w:proofErr w:type="spellStart"/>
      <w:r w:rsidR="000308A7">
        <w:t>ohmic</w:t>
      </w:r>
      <w:proofErr w:type="spellEnd"/>
      <w:r w:rsidR="000308A7">
        <w:t xml:space="preserve">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14" w:name="_Toc462237256"/>
      <w:r>
        <w:t>Innovative aspects of the proposed project</w:t>
      </w:r>
      <w:bookmarkEnd w:id="14"/>
    </w:p>
    <w:p w:rsidR="00E016A3" w:rsidRDefault="00E016A3" w:rsidP="00E016A3">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15" w:name="_Toc462237257"/>
      <w:r>
        <w:t>Preliminary results</w:t>
      </w:r>
      <w:bookmarkEnd w:id="15"/>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1ADBD5DC" wp14:editId="7EA818FB">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0C91AD6A" wp14:editId="4BB66C23">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 xml:space="preserve">Figure 3: The </w:t>
      </w:r>
      <w:proofErr w:type="spellStart"/>
      <w:proofErr w:type="gramStart"/>
      <w:r w:rsidR="00003B43" w:rsidRPr="00003B43">
        <w:rPr>
          <w:rStyle w:val="SubtitleChar"/>
        </w:rPr>
        <w:t>plexiglas</w:t>
      </w:r>
      <w:proofErr w:type="spellEnd"/>
      <w:proofErr w:type="gramEnd"/>
      <w:r w:rsidR="00003B43" w:rsidRPr="00003B43">
        <w:rPr>
          <w:rStyle w:val="SubtitleChar"/>
        </w:rPr>
        <w:t xml:space="preserve"> 4K dip-stick used for cooling down</w:t>
      </w:r>
      <w:r w:rsidR="00003B43">
        <w:t xml:space="preserve"> </w:t>
      </w:r>
      <w:r w:rsidR="00003B43"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003B43" w:rsidRPr="00003B43">
        <w:rPr>
          <w:rStyle w:val="SubtitleChar"/>
        </w:rPr>
        <w:t>Minicircuits</w:t>
      </w:r>
      <w:proofErr w:type="spellEnd"/>
      <w:r w:rsidR="00003B43" w:rsidRPr="00003B43">
        <w:rPr>
          <w:rStyle w:val="SubtitleChar"/>
        </w:rPr>
        <w:t xml:space="preserve"> ZX60-33LN-S+ RF amplifier. An additional low noise cryogenic RF amplifier CITLF2 from Sander </w:t>
      </w:r>
      <w:proofErr w:type="spellStart"/>
      <w:r w:rsidR="00003B43" w:rsidRPr="00003B43">
        <w:rPr>
          <w:rStyle w:val="SubtitleChar"/>
        </w:rPr>
        <w:t>Weinreb’s</w:t>
      </w:r>
      <w:proofErr w:type="spellEnd"/>
      <w:r w:rsidR="00003B43"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658C214C" wp14:editId="4BE65293">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 xml:space="preserve">Figure 4: Initial version of the PCB sample holder for the </w:t>
      </w:r>
      <w:proofErr w:type="spellStart"/>
      <w:r w:rsidR="00003B43">
        <w:t>ohmic</w:t>
      </w:r>
      <w:proofErr w:type="spellEnd"/>
      <w:r w:rsidR="00003B43">
        <w:t xml:space="preserve">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0536C0FB" wp14:editId="209622A5">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60A21F6B" wp14:editId="469C3D8A">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w:t>
      </w:r>
      <w:proofErr w:type="spellStart"/>
      <w:r>
        <w:t>ohmic</w:t>
      </w:r>
      <w:proofErr w:type="spellEnd"/>
      <w:r>
        <w:t xml:space="preserve"> reflectometry measurement circuit </w:t>
      </w:r>
    </w:p>
    <w:p w:rsidR="00BC7AD8" w:rsidRDefault="00BC7AD8" w:rsidP="00784C06"/>
    <w:p w:rsidR="00BC7AD8" w:rsidRDefault="00BC7AD8" w:rsidP="00784C06"/>
    <w:p w:rsidR="00BC7AD8" w:rsidRDefault="00BC7AD8" w:rsidP="00784C06"/>
    <w:p w:rsidR="00784C06" w:rsidRDefault="00784C06" w:rsidP="00784C06">
      <w:proofErr w:type="gramStart"/>
      <w:r>
        <w:t>be</w:t>
      </w:r>
      <w:proofErr w:type="gramEnd"/>
      <w:r>
        <w:t xml:space="preserve"> able to always achieve a good matching condition despite the change of the SHT resistance </w:t>
      </w:r>
      <w:proofErr w:type="spellStart"/>
      <w:r>
        <w:t>R</w:t>
      </w:r>
      <w:r>
        <w:rPr>
          <w:vertAlign w:val="subscript"/>
        </w:rPr>
        <w:t>s</w:t>
      </w:r>
      <w:proofErr w:type="spellEnd"/>
      <w:r w:rsidR="003A07E9">
        <w:t xml:space="preserve"> [13</w:t>
      </w:r>
      <w:r>
        <w:t xml:space="preserve">], as explained in “What is reflectometry” section of the “State of the art” chapter. </w:t>
      </w:r>
    </w:p>
    <w:p w:rsidR="00BC7AD8" w:rsidRDefault="00784C06" w:rsidP="00BC7AD8">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lastRenderedPageBreak/>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6" w:name="_Toc462237258"/>
      <w:r>
        <w:t>Low temperature electronic transport measurements</w:t>
      </w:r>
      <w:r w:rsidR="00BC07E2">
        <w:t xml:space="preserve"> with the initial version reflectometry setup</w:t>
      </w:r>
      <w:bookmarkEnd w:id="16"/>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17" w:name="_Toc462237259"/>
      <w:r>
        <w:t>Work</w:t>
      </w:r>
      <w:r w:rsidR="00E4427E">
        <w:t>ing</w:t>
      </w:r>
      <w:r>
        <w:t xml:space="preserve"> </w:t>
      </w:r>
      <w:r w:rsidR="0031474A">
        <w:t>plan</w:t>
      </w:r>
      <w:bookmarkEnd w:id="17"/>
    </w:p>
    <w:p w:rsidR="00BC07E2" w:rsidRDefault="00C73D23" w:rsidP="00315961">
      <w:pPr>
        <w:pStyle w:val="Heading3"/>
      </w:pPr>
      <w:bookmarkStart w:id="18" w:name="_Toc462237260"/>
      <w:r>
        <w:t>Towards gate reflectometry</w:t>
      </w:r>
      <w:bookmarkEnd w:id="18"/>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w:t>
        </w:r>
        <w:r>
          <w:rPr>
            <w:rStyle w:val="Hyperlink"/>
          </w:rPr>
          <w:t>/</w:t>
        </w:r>
        <w:r>
          <w:rPr>
            <w:rStyle w:val="Hyperlink"/>
          </w:rPr>
          <w:t>qtlab</w:t>
        </w:r>
      </w:hyperlink>
    </w:p>
    <w:p w:rsidR="00BC7AD8" w:rsidRDefault="00BC7AD8" w:rsidP="00BC7AD8"/>
    <w:p w:rsidR="00BC07E2" w:rsidRDefault="00BC7AD8" w:rsidP="00BC7AD8">
      <w:pPr>
        <w:pStyle w:val="Subtitle"/>
        <w:jc w:val="both"/>
      </w:pPr>
      <w:r>
        <w:rPr>
          <w:noProof/>
        </w:rPr>
        <w:lastRenderedPageBreak/>
        <w:drawing>
          <wp:anchor distT="0" distB="0" distL="114300" distR="114300" simplePos="0" relativeHeight="251694080" behindDoc="1" locked="0" layoutInCell="1" allowOverlap="1" wp14:anchorId="6A4F857F" wp14:editId="07C157FE">
            <wp:simplePos x="0" y="0"/>
            <wp:positionH relativeFrom="margin">
              <wp:align>left</wp:align>
            </wp:positionH>
            <wp:positionV relativeFrom="paragraph">
              <wp:posOffset>7620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rsidR="003A1A27">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lastRenderedPageBreak/>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19" w:author="Georgios KATSAROS" w:date="2016-09-14T19:04:00Z"/>
        </w:rPr>
      </w:pPr>
    </w:p>
    <w:p w:rsidR="00BC07E2" w:rsidRPr="00315961" w:rsidRDefault="00BC07E2" w:rsidP="00315961">
      <w:pPr>
        <w:pStyle w:val="Heading3"/>
      </w:pPr>
      <w:bookmarkStart w:id="20" w:name="_Toc462237261"/>
      <w:r w:rsidRPr="00315961">
        <w:rPr>
          <w:rStyle w:val="Heading4Char"/>
          <w:i w:val="0"/>
          <w:iCs w:val="0"/>
          <w:color w:val="1F4D78" w:themeColor="accent1" w:themeShade="7F"/>
        </w:rPr>
        <w:t>Spin dynamics experiments</w:t>
      </w:r>
      <w:bookmarkEnd w:id="20"/>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02C0B606" wp14:editId="3613C631">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a</w:t>
      </w:r>
      <w:r w:rsidR="00BC07E2">
        <w:t xml:space="preserve"> spin directi</w:t>
      </w:r>
      <w:r w:rsidR="004E6E43">
        <w:t>on</w:t>
      </w:r>
      <w:r w:rsidR="00BC07E2">
        <w:t xml:space="preserve">. </w:t>
      </w:r>
      <w:r w:rsidR="00966187">
        <w:t>The spin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lastRenderedPageBreak/>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w:t>
      </w:r>
      <w:proofErr w:type="gramStart"/>
      <w:r w:rsidR="004662C6">
        <w:t xml:space="preserve">exclusion </w:t>
      </w:r>
      <w:r w:rsidR="00BC07E2">
        <w:t>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a second pulse level is applied in order to bring the hole 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lastRenderedPageBreak/>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drawing>
          <wp:anchor distT="0" distB="0" distL="114300" distR="114300" simplePos="0" relativeHeight="251691008" behindDoc="0" locked="0" layoutInCell="1" allowOverlap="1">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Figure 9</w:t>
      </w:r>
      <w:r>
        <w:t>. Bloch sphere</w:t>
      </w:r>
    </w:p>
    <w:p w:rsidR="00BC7AD8" w:rsidRDefault="00BC7AD8" w:rsidP="00BC07E2"/>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lastRenderedPageBreak/>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 xml:space="preserve">om the </w:t>
      </w:r>
      <w:proofErr w:type="gramStart"/>
      <w:r w:rsidR="00D16BB3">
        <w:t>north pole</w:t>
      </w:r>
      <w:proofErr w:type="gramEnd"/>
      <w:r w:rsidR="00D16BB3">
        <w:t xml:space="preserve"> (spin down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Del="00726D82" w:rsidRDefault="00BC07E2" w:rsidP="00BC07E2">
      <w:pPr>
        <w:rPr>
          <w:del w:id="21" w:author="Georgios KATSAROS" w:date="2016-09-14T19:04:00Z"/>
        </w:rPr>
      </w:pPr>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lastRenderedPageBreak/>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22" w:name="_Toc462237262"/>
      <w:r>
        <w:t>Work table</w:t>
      </w:r>
      <w:bookmarkEnd w:id="22"/>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23" w:name="_Toc462237263"/>
      <w:r>
        <w:t>International collaboration</w:t>
      </w:r>
      <w:r w:rsidR="00EA1118">
        <w:t>s</w:t>
      </w:r>
      <w:bookmarkEnd w:id="23"/>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24" w:author="Georgios KATSAROS" w:date="2016-09-14T18:59:00Z"/>
        </w:rPr>
      </w:pPr>
    </w:p>
    <w:p w:rsidR="00BC07E2" w:rsidRDefault="00BC07E2" w:rsidP="00315961">
      <w:pPr>
        <w:pStyle w:val="Heading2"/>
        <w:numPr>
          <w:ilvl w:val="0"/>
          <w:numId w:val="1"/>
        </w:numPr>
      </w:pPr>
      <w:bookmarkStart w:id="25" w:name="_Toc462237264"/>
      <w:r>
        <w:lastRenderedPageBreak/>
        <w:t>Contingency plan:</w:t>
      </w:r>
      <w:bookmarkEnd w:id="25"/>
    </w:p>
    <w:p w:rsidR="00C36AD3" w:rsidRPr="009E2CFE" w:rsidRDefault="00BC07E2" w:rsidP="00496E3E">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26" w:name="_Toc462237265"/>
      <w:r>
        <w:t>References:</w:t>
      </w:r>
      <w:bookmarkEnd w:id="26"/>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BF466F" w:rsidP="00496E3E">
      <w:pPr>
        <w:pStyle w:val="ListParagraph"/>
        <w:numPr>
          <w:ilvl w:val="0"/>
          <w:numId w:val="29"/>
        </w:numPr>
      </w:pPr>
      <w:hyperlink r:id="rId23" w:anchor="auth-1" w:history="1">
        <w:r w:rsidR="007D7F11" w:rsidRPr="00D415A9">
          <w:t xml:space="preserve">M. </w:t>
        </w:r>
        <w:proofErr w:type="spellStart"/>
        <w:r w:rsidR="007D7F11" w:rsidRPr="00D415A9">
          <w:t>Veldhorst</w:t>
        </w:r>
        <w:proofErr w:type="spellEnd"/>
      </w:hyperlink>
      <w:r w:rsidR="007D7F11">
        <w:t>.</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BF466F" w:rsidP="00496E3E">
      <w:pPr>
        <w:pStyle w:val="ListParagraph"/>
        <w:numPr>
          <w:ilvl w:val="0"/>
          <w:numId w:val="29"/>
        </w:numPr>
        <w:rPr>
          <w:i/>
        </w:rPr>
      </w:pPr>
      <w:hyperlink r:id="rId24" w:anchor="auth-1" w:history="1">
        <w:r w:rsidR="007D7F11" w:rsidRPr="009862DD">
          <w:t>E. Kawakami</w:t>
        </w:r>
      </w:hyperlink>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 xml:space="preserve">Jan Fischer and Daniel </w:t>
      </w:r>
      <w:proofErr w:type="gramStart"/>
      <w:r w:rsidR="007D7F11" w:rsidRPr="001C7C33">
        <w:t>Loss</w:t>
      </w:r>
      <w:r w:rsidR="007D7F11">
        <w:t xml:space="preserve">  </w:t>
      </w:r>
      <w:r w:rsidR="007D7F11" w:rsidRPr="00496E3E">
        <w:rPr>
          <w:i/>
        </w:rPr>
        <w:t>Phys</w:t>
      </w:r>
      <w:proofErr w:type="gramEnd"/>
      <w:r w:rsidR="007D7F11" w:rsidRPr="00496E3E">
        <w:rPr>
          <w:i/>
        </w:rPr>
        <w:t>. Rev. Lett.</w:t>
      </w:r>
      <w:r w:rsidR="007D7F11" w:rsidRPr="001C7C33">
        <w:t> </w:t>
      </w:r>
      <w:r w:rsidR="007D7F11" w:rsidRPr="00496E3E">
        <w:rPr>
          <w:b/>
        </w:rPr>
        <w:t>2010</w:t>
      </w:r>
      <w:r w:rsidR="007D7F11">
        <w:t xml:space="preserve"> 105, 266603 </w:t>
      </w:r>
      <w:bookmarkStart w:id="27" w:name="_GoBack"/>
      <w:bookmarkEnd w:id="27"/>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rStyle w:val="apple-converted-space"/>
          <w:rFonts w:ascii="Helvetica" w:hAnsi="Helvetica" w:cs="Helvetica"/>
          <w:b/>
          <w:bCs/>
          <w:color w:val="555555"/>
        </w:rPr>
        <w: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rStyle w:val="apple-converted-space"/>
          <w:rFonts w:ascii="Arial" w:hAnsi="Arial" w:cs="Arial"/>
          <w:color w:val="333333"/>
          <w:shd w:val="clear" w:color="auto" w:fill="FFFFFF"/>
        </w:rPr>
        <w:t>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 xml:space="preserve">Y. Kato, R. C. Myers, D. </w:t>
      </w:r>
      <w:proofErr w:type="spellStart"/>
      <w:r w:rsidR="003A07E9">
        <w:t>Driscol</w:t>
      </w:r>
      <w:proofErr w:type="spellEnd"/>
      <w:r w:rsidR="003A07E9">
        <w:t xml:space="preserve">, A. C. </w:t>
      </w:r>
      <w:proofErr w:type="spellStart"/>
      <w:r w:rsidR="003A07E9">
        <w:t>Gossard</w:t>
      </w:r>
      <w:proofErr w:type="spellEnd"/>
      <w:r w:rsidR="003A07E9">
        <w:t xml:space="preserve">, J. Levy, and D. D. </w:t>
      </w:r>
      <w:proofErr w:type="spellStart"/>
      <w:r w:rsidR="003A07E9">
        <w:t>Awschalom</w:t>
      </w:r>
      <w:proofErr w:type="spellEnd"/>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sectPr w:rsidR="0018429E" w:rsidRPr="00496E3E" w:rsidSect="00D1592A">
      <w:footerReference w:type="default" r:id="rId28"/>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66F" w:rsidRDefault="00BF466F" w:rsidP="007436F6">
      <w:pPr>
        <w:spacing w:after="0" w:line="240" w:lineRule="auto"/>
      </w:pPr>
      <w:r>
        <w:separator/>
      </w:r>
    </w:p>
  </w:endnote>
  <w:endnote w:type="continuationSeparator" w:id="0">
    <w:p w:rsidR="00BF466F" w:rsidRDefault="00BF466F"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3311"/>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78333C">
          <w:rPr>
            <w:noProof/>
          </w:rPr>
          <w:t>19</w:t>
        </w:r>
        <w:r>
          <w:rPr>
            <w:noProof/>
          </w:rPr>
          <w:fldChar w:fldCharType="end"/>
        </w:r>
      </w:p>
    </w:sdtContent>
  </w:sdt>
  <w:p w:rsidR="003A07E9" w:rsidRDefault="00D1592A" w:rsidP="0078333C">
    <w:pPr>
      <w:pStyle w:val="Footer"/>
      <w:tabs>
        <w:tab w:val="clear" w:pos="4680"/>
        <w:tab w:val="clear" w:pos="9360"/>
        <w:tab w:val="left" w:pos="2964"/>
        <w:tab w:val="left" w:pos="7944"/>
      </w:tabs>
    </w:pPr>
    <w:r>
      <w:tab/>
    </w:r>
    <w:r w:rsidR="00783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66F" w:rsidRDefault="00BF466F" w:rsidP="007436F6">
      <w:pPr>
        <w:spacing w:after="0" w:line="240" w:lineRule="auto"/>
      </w:pPr>
      <w:r>
        <w:separator/>
      </w:r>
    </w:p>
  </w:footnote>
  <w:footnote w:type="continuationSeparator" w:id="0">
    <w:p w:rsidR="00BF466F" w:rsidRDefault="00BF466F"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5755"/>
    <w:rsid w:val="002B614E"/>
    <w:rsid w:val="002B62BC"/>
    <w:rsid w:val="002C5A46"/>
    <w:rsid w:val="002C6E20"/>
    <w:rsid w:val="002C7A51"/>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C66"/>
    <w:rsid w:val="003C2A81"/>
    <w:rsid w:val="003C3873"/>
    <w:rsid w:val="003C3C5A"/>
    <w:rsid w:val="003C7AD5"/>
    <w:rsid w:val="003D4446"/>
    <w:rsid w:val="003D485C"/>
    <w:rsid w:val="003D63F7"/>
    <w:rsid w:val="003D6F56"/>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333C"/>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0E6D"/>
    <w:rsid w:val="008D2C1E"/>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2CF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952"/>
    <w:rsid w:val="00AD5C8A"/>
    <w:rsid w:val="00AD7F61"/>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87C3A"/>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BF466F"/>
    <w:rsid w:val="00C07A12"/>
    <w:rsid w:val="00C109C4"/>
    <w:rsid w:val="00C10D1F"/>
    <w:rsid w:val="00C123D8"/>
    <w:rsid w:val="00C1358B"/>
    <w:rsid w:val="00C13C62"/>
    <w:rsid w:val="00C23830"/>
    <w:rsid w:val="00C249EC"/>
    <w:rsid w:val="00C27B10"/>
    <w:rsid w:val="00C310C9"/>
    <w:rsid w:val="00C3155E"/>
    <w:rsid w:val="00C36145"/>
    <w:rsid w:val="00C36AD3"/>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A3E44-2B14-4586-AD3B-BA005651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20</Pages>
  <Words>5923</Words>
  <Characters>33763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39607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49</cp:revision>
  <dcterms:created xsi:type="dcterms:W3CDTF">2016-09-15T09:50:00Z</dcterms:created>
  <dcterms:modified xsi:type="dcterms:W3CDTF">2016-09-21T14:06:00Z</dcterms:modified>
</cp:coreProperties>
</file>