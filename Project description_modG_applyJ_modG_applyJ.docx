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3A07E9"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638158"/>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638159"/>
      <w:r>
        <w:t>Background</w:t>
      </w:r>
      <w:bookmarkEnd w:id="3"/>
    </w:p>
    <w:p w:rsidR="00A51B2E" w:rsidRPr="00A51B2E" w:rsidRDefault="00A51B2E" w:rsidP="00776062">
      <w:pPr>
        <w:pStyle w:val="Heading3"/>
      </w:pPr>
      <w:bookmarkStart w:id="4" w:name="_Toc461638160"/>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1638161"/>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01743">
        <w:t xml:space="preserve"> drain lead.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8"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9"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0"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11"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12"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13"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4"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15"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6"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17"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18"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9"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20"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21"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22"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23"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bookmarkStart w:id="24"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bookmarkEnd w:id="24"/>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25" w:name="_Toc461638163"/>
      <w:r>
        <w:t>Innovative aspects of the proposed project</w:t>
      </w:r>
      <w:bookmarkEnd w:id="25"/>
    </w:p>
    <w:p w:rsidR="00E016A3" w:rsidRDefault="00E016A3" w:rsidP="00E016A3">
      <w:r>
        <w:t xml:space="preserve">There has been a huge interest in the past few years in the realization of electron Si spin qubits. 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26" w:name="_Toc461638164"/>
      <w:r>
        <w:t>Preliminary results</w:t>
      </w:r>
      <w:bookmarkEnd w:id="26"/>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27"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PCB board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A07E9">
        <w:t xml:space="preserve"> [13</w:t>
      </w:r>
      <w:r>
        <w:t>], as explained in “What is reflectometry” section of the “Stat</w:t>
      </w:r>
      <w:bookmarkStart w:id="28" w:name="_GoBack"/>
      <w:bookmarkEnd w:id="28"/>
      <w:r>
        <w:t xml:space="preserve">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 xml:space="preserve">For amplifying the reflected from the sample RF signal: series of </w:t>
      </w:r>
      <w:proofErr w:type="spellStart"/>
      <w:r>
        <w:t>Minicircuit’s</w:t>
      </w:r>
      <w:proofErr w:type="spellEnd"/>
      <w:r>
        <w:t xml:space="preserve">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29" w:name="_Toc461638165"/>
      <w:r>
        <w:lastRenderedPageBreak/>
        <w:t>Low temperature electronic transport measurements</w:t>
      </w:r>
      <w:r w:rsidR="00BC07E2">
        <w:t xml:space="preserve"> with the initial version reflectometry setup</w:t>
      </w:r>
      <w:bookmarkEnd w:id="29"/>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30" w:name="_Toc461638166"/>
      <w:r>
        <w:t>Work</w:t>
      </w:r>
      <w:r w:rsidR="00E4427E">
        <w:t>ing</w:t>
      </w:r>
      <w:r>
        <w:t xml:space="preserve"> </w:t>
      </w:r>
      <w:r w:rsidR="0031474A">
        <w:t>plan</w:t>
      </w:r>
      <w:bookmarkEnd w:id="30"/>
    </w:p>
    <w:p w:rsidR="00BC07E2" w:rsidRDefault="00C73D23" w:rsidP="00315961">
      <w:pPr>
        <w:pStyle w:val="Heading3"/>
      </w:pPr>
      <w:bookmarkStart w:id="31" w:name="_Toc461638167"/>
      <w:r>
        <w:t>Towards gate reflectometry</w:t>
      </w:r>
      <w:bookmarkEnd w:id="31"/>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32"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32"/>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33" w:author="Georgios KATSAROS" w:date="2016-09-14T19:04:00Z"/>
        </w:rPr>
      </w:pPr>
    </w:p>
    <w:p w:rsidR="00BC07E2" w:rsidRPr="00315961" w:rsidRDefault="00BC07E2" w:rsidP="00315961">
      <w:pPr>
        <w:pStyle w:val="Heading3"/>
      </w:pPr>
      <w:bookmarkStart w:id="34" w:name="_Toc461638169"/>
      <w:r w:rsidRPr="00315961">
        <w:rPr>
          <w:rStyle w:val="Heading4Char"/>
          <w:i w:val="0"/>
          <w:iCs w:val="0"/>
          <w:color w:val="1F4D78" w:themeColor="accent1" w:themeShade="7F"/>
        </w:rPr>
        <w:t>Spin dynamics experiments</w:t>
      </w:r>
      <w:bookmarkEnd w:id="34"/>
      <w:r w:rsidRPr="00315961">
        <w:t xml:space="preserve"> </w:t>
      </w:r>
    </w:p>
    <w:p w:rsidR="00BC07E2" w:rsidRDefault="00BC07E2" w:rsidP="00BC07E2">
      <w:pPr>
        <w:rPr>
          <w:b/>
        </w:rPr>
      </w:pPr>
      <w:r>
        <w:t>Once the gate reflectometry setup will be properly working, I will focus on performing spin manipulation experiments. During my PhD I will focus on the Loss-</w:t>
      </w:r>
      <w:proofErr w:type="spellStart"/>
      <w:r>
        <w:t>Divincenzo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w:t>
      </w:r>
      <w:proofErr w:type="gramStart"/>
      <w:r w:rsidR="0074003F">
        <w:t>exclusion principle</w:t>
      </w:r>
      <w:proofErr w:type="gramEnd"/>
      <w:r w:rsidR="0074003F">
        <w:t xml:space="preserv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02626F">
        <w:t>S(</w:t>
      </w:r>
      <w:proofErr w:type="gramEnd"/>
      <w:r w:rsidR="0002626F">
        <w:t xml:space="preserve">1,1)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xml:space="preserve">]. First, a ∏/2 pulse around the x axis </w:t>
      </w:r>
      <w:r w:rsidR="00080A79">
        <w:t xml:space="preserve">will be </w:t>
      </w:r>
      <w:r>
        <w:t xml:space="preserve">applied to bring the spin vector from the </w:t>
      </w:r>
      <w:proofErr w:type="gramStart"/>
      <w:r>
        <w:t>north pole</w:t>
      </w:r>
      <w:proofErr w:type="gramEnd"/>
      <w:r>
        <w:t xml:space="preserve"> (positive z ax</w:t>
      </w:r>
      <w:r w:rsidR="003A1A27">
        <w:t xml:space="preserve">is)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Del="00726D82" w:rsidRDefault="00BC07E2" w:rsidP="00BC07E2">
      <w:pPr>
        <w:rPr>
          <w:del w:id="35" w:author="Georgios KATSAROS" w:date="2016-09-14T19:04:00Z"/>
        </w:rPr>
      </w:pPr>
      <w:r>
        <w:t>Coherence can b</w:t>
      </w:r>
      <w:r w:rsidR="00DA0BC3">
        <w:t>e extended by the so called spin</w:t>
      </w:r>
      <w:r>
        <w:t xml:space="preserve"> echo technique which can partially cancel dephasing originating for example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36" w:name="_Toc461638170"/>
      <w:r>
        <w:t>International collaboration</w:t>
      </w:r>
      <w:r w:rsidR="00EA1118">
        <w:t>s</w:t>
      </w:r>
      <w:bookmarkEnd w:id="36"/>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xml:space="preserve">. Since they are a leading group with a vast knowledge in instrumentation and in the physics of spin dynamics, this collaboration will help me a lot in realizing the proposed project. It </w:t>
      </w:r>
      <w:r>
        <w:lastRenderedPageBreak/>
        <w:t>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37" w:author="Georgios KATSAROS" w:date="2016-09-14T18:59:00Z"/>
        </w:rPr>
      </w:pPr>
    </w:p>
    <w:p w:rsidR="00BC07E2" w:rsidRDefault="00AF3F52" w:rsidP="00315961">
      <w:pPr>
        <w:pStyle w:val="Heading2"/>
        <w:numPr>
          <w:ilvl w:val="0"/>
          <w:numId w:val="1"/>
        </w:numPr>
      </w:pPr>
      <w:bookmarkStart w:id="38" w:name="_Toc461638171"/>
      <w:r>
        <w:t>W</w:t>
      </w:r>
      <w:r w:rsidR="00BC07E2">
        <w:t>ork table</w:t>
      </w:r>
      <w:bookmarkEnd w:id="38"/>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39" w:name="_Toc461638172"/>
      <w:r>
        <w:t>Contingency plan:</w:t>
      </w:r>
      <w:bookmarkEnd w:id="39"/>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40" w:name="_Toc461638173"/>
      <w:r>
        <w:t>Personal qualification</w:t>
      </w:r>
      <w:r w:rsidR="00885FAC">
        <w:t xml:space="preserve"> </w:t>
      </w:r>
      <w:r w:rsidR="00D31084">
        <w:t>- matching of my profile with the demands of the project</w:t>
      </w:r>
      <w:bookmarkEnd w:id="40"/>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496E3E" w:rsidRDefault="00BC07E2" w:rsidP="00C36AD3">
      <w:r>
        <w:lastRenderedPageBreak/>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w:t>
      </w:r>
      <w:r w:rsidR="00C36AD3">
        <w:t xml:space="preserve">on experiments. </w:t>
      </w:r>
      <w:bookmarkStart w:id="41" w:name="_Toc461638174"/>
    </w:p>
    <w:p w:rsidR="00496E3E" w:rsidRDefault="00496E3E" w:rsidP="00BC07E2">
      <w:pPr>
        <w:pStyle w:val="Heading1"/>
      </w:pPr>
    </w:p>
    <w:p w:rsidR="00496E3E" w:rsidRDefault="00496E3E" w:rsidP="00BC07E2">
      <w:pPr>
        <w:pStyle w:val="Heading1"/>
      </w:pPr>
    </w:p>
    <w:p w:rsidR="00496E3E" w:rsidRDefault="00496E3E" w:rsidP="00BC07E2">
      <w:pPr>
        <w:pStyle w:val="Heading1"/>
      </w:pPr>
    </w:p>
    <w:p w:rsidR="00496E3E" w:rsidRDefault="00496E3E" w:rsidP="00496E3E"/>
    <w:p w:rsidR="00496E3E" w:rsidRDefault="00496E3E" w:rsidP="00496E3E"/>
    <w:p w:rsidR="00C36AD3" w:rsidRDefault="00C36AD3" w:rsidP="00496E3E"/>
    <w:p w:rsidR="00C36AD3" w:rsidRDefault="00C36AD3" w:rsidP="00496E3E"/>
    <w:p w:rsidR="00C36AD3" w:rsidRDefault="00C36AD3" w:rsidP="00496E3E"/>
    <w:p w:rsidR="00C36AD3" w:rsidRPr="00496E3E" w:rsidRDefault="00C36AD3" w:rsidP="00496E3E"/>
    <w:p w:rsidR="007D7F11" w:rsidRPr="00496E3E" w:rsidRDefault="00BC07E2" w:rsidP="00496E3E">
      <w:pPr>
        <w:pStyle w:val="Heading1"/>
      </w:pPr>
      <w:r>
        <w:lastRenderedPageBreak/>
        <w:t>References:</w:t>
      </w:r>
      <w:bookmarkEnd w:id="41"/>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7D7F11" w:rsidP="00496E3E">
      <w:pPr>
        <w:pStyle w:val="ListParagraph"/>
        <w:numPr>
          <w:ilvl w:val="0"/>
          <w:numId w:val="29"/>
        </w:numPr>
      </w:pPr>
      <w:hyperlink r:id="rId23" w:anchor="auth-1" w:history="1">
        <w:r w:rsidRPr="00D415A9">
          <w:t xml:space="preserve">M. </w:t>
        </w:r>
        <w:proofErr w:type="spellStart"/>
        <w:r w:rsidRPr="00D415A9">
          <w:t>Veldhorst</w:t>
        </w:r>
        <w:proofErr w:type="spellEnd"/>
      </w:hyperlink>
      <w:r>
        <w:t>.</w:t>
      </w:r>
      <w:r w:rsidRPr="00D415A9">
        <w:t xml:space="preserve"> </w:t>
      </w:r>
      <w:r w:rsidRPr="00496E3E">
        <w:rPr>
          <w:i/>
          <w:iCs/>
        </w:rPr>
        <w:t xml:space="preserve">Nature </w:t>
      </w:r>
      <w:r w:rsidRPr="00496E3E">
        <w:rPr>
          <w:b/>
          <w:iCs/>
        </w:rPr>
        <w:t>2015</w:t>
      </w:r>
      <w:r w:rsidRPr="00496E3E">
        <w:rPr>
          <w:i/>
          <w:iCs/>
        </w:rPr>
        <w:t xml:space="preserve"> </w:t>
      </w:r>
      <w:r w:rsidRPr="00D415A9">
        <w:t>52,</w:t>
      </w:r>
      <w:r w:rsidRPr="00496E3E">
        <w:rPr>
          <w:i/>
          <w:iCs/>
        </w:rPr>
        <w:t xml:space="preserve"> </w:t>
      </w:r>
      <w:r w:rsidRPr="00D415A9">
        <w:t>410–414</w:t>
      </w:r>
    </w:p>
    <w:p w:rsidR="007D7F11" w:rsidRPr="00496E3E" w:rsidRDefault="007D7F11" w:rsidP="00496E3E">
      <w:pPr>
        <w:pStyle w:val="ListParagraph"/>
        <w:numPr>
          <w:ilvl w:val="0"/>
          <w:numId w:val="29"/>
        </w:numPr>
        <w:rPr>
          <w:i/>
        </w:rPr>
      </w:pPr>
      <w:hyperlink r:id="rId24" w:anchor="auth-1" w:history="1">
        <w:r w:rsidRPr="009862DD">
          <w:t>E. Kawakami</w:t>
        </w:r>
      </w:hyperlink>
      <w:r w:rsidRPr="009862DD">
        <w:t xml:space="preserve"> et al. </w:t>
      </w:r>
      <w:r w:rsidRPr="00496E3E">
        <w:rPr>
          <w:i/>
          <w:iCs/>
        </w:rPr>
        <w:t xml:space="preserve">Nat. Nanotechnology </w:t>
      </w:r>
      <w:r w:rsidRPr="00496E3E">
        <w:rPr>
          <w:b/>
        </w:rPr>
        <w:t>2014</w:t>
      </w:r>
      <w:r>
        <w:t xml:space="preserve"> </w:t>
      </w:r>
      <w:r w:rsidRPr="00D415A9">
        <w:t>9</w:t>
      </w:r>
      <w:r>
        <w:t xml:space="preserve">, </w:t>
      </w:r>
      <w:r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p w:rsidR="0018429E" w:rsidRDefault="0018429E" w:rsidP="003A07E9">
      <w:pPr>
        <w:ind w:firstLine="360"/>
      </w:pPr>
    </w:p>
    <w:p w:rsidR="0018429E" w:rsidRPr="003A07E9" w:rsidRDefault="0018429E" w:rsidP="003A07E9">
      <w:pPr>
        <w:ind w:firstLine="360"/>
        <w:rPr>
          <w:i/>
        </w:rPr>
      </w:pPr>
    </w:p>
    <w:p w:rsidR="003A07E9" w:rsidRPr="003A07E9" w:rsidRDefault="003A07E9" w:rsidP="003A07E9">
      <w:pPr>
        <w:ind w:firstLine="360"/>
        <w:rPr>
          <w:i/>
        </w:rPr>
      </w:pPr>
    </w:p>
    <w:p w:rsidR="003A07E9" w:rsidRPr="003A07E9" w:rsidRDefault="003A07E9" w:rsidP="003A07E9">
      <w:pPr>
        <w:ind w:left="360"/>
        <w:rPr>
          <w:i/>
        </w:rPr>
      </w:pPr>
    </w:p>
    <w:p w:rsidR="003A07E9" w:rsidRPr="003A07E9" w:rsidRDefault="003A07E9" w:rsidP="003A07E9">
      <w:pPr>
        <w:ind w:firstLine="360"/>
        <w:rPr>
          <w:i/>
        </w:rPr>
      </w:pPr>
    </w:p>
    <w:sectPr w:rsidR="003A07E9" w:rsidRPr="003A07E9" w:rsidSect="00CE6D64">
      <w:footerReference w:type="default" r:id="rId28"/>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9E6" w:rsidRDefault="00AF59E6" w:rsidP="007436F6">
      <w:pPr>
        <w:spacing w:after="0" w:line="240" w:lineRule="auto"/>
      </w:pPr>
      <w:r>
        <w:separator/>
      </w:r>
    </w:p>
  </w:endnote>
  <w:endnote w:type="continuationSeparator" w:id="0">
    <w:p w:rsidR="00AF59E6" w:rsidRDefault="00AF59E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C36AD3">
          <w:rPr>
            <w:noProof/>
          </w:rPr>
          <w:t>20</w:t>
        </w:r>
        <w:r>
          <w:rPr>
            <w:noProof/>
          </w:rPr>
          <w:fldChar w:fldCharType="end"/>
        </w:r>
      </w:p>
    </w:sdtContent>
  </w:sdt>
  <w:p w:rsidR="003A07E9" w:rsidRDefault="003A0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9E6" w:rsidRDefault="00AF59E6" w:rsidP="007436F6">
      <w:pPr>
        <w:spacing w:after="0" w:line="240" w:lineRule="auto"/>
      </w:pPr>
      <w:r>
        <w:separator/>
      </w:r>
    </w:p>
  </w:footnote>
  <w:footnote w:type="continuationSeparator" w:id="0">
    <w:p w:rsidR="00AF59E6" w:rsidRDefault="00AF59E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96E3E"/>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AF59E6"/>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E61A1-E6C4-4147-A52A-FF172F01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Pages>
  <Words>6637</Words>
  <Characters>37837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44386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19</cp:revision>
  <dcterms:created xsi:type="dcterms:W3CDTF">2016-09-15T09:50:00Z</dcterms:created>
  <dcterms:modified xsi:type="dcterms:W3CDTF">2016-09-15T14:17:00Z</dcterms:modified>
</cp:coreProperties>
</file>