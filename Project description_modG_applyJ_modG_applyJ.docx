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E3757A">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E3757A">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E3757A">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E3757A">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E3757A">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E3757A"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w:t>
      </w:r>
      <w:bookmarkStart w:id="2" w:name="_GoBack"/>
      <w:bookmarkEnd w:id="2"/>
      <w:r w:rsidR="00CE5D56">
        <w:t xml:space="preserve">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3" w:name="_Toc461638158"/>
      <w:r>
        <w:lastRenderedPageBreak/>
        <w:t>Project description:</w:t>
      </w:r>
      <w:bookmarkEnd w:id="3"/>
    </w:p>
    <w:p w:rsidR="00C27B10" w:rsidRDefault="00C27B10" w:rsidP="009D17AE"/>
    <w:p w:rsidR="00C27B10" w:rsidRPr="00C27B10" w:rsidRDefault="00C27B10" w:rsidP="009D17AE">
      <w:pPr>
        <w:pStyle w:val="Heading2"/>
        <w:numPr>
          <w:ilvl w:val="0"/>
          <w:numId w:val="1"/>
        </w:numPr>
        <w:ind w:left="0" w:firstLine="0"/>
      </w:pPr>
      <w:bookmarkStart w:id="4" w:name="_Toc461638159"/>
      <w:r>
        <w:t>Background</w:t>
      </w:r>
      <w:bookmarkEnd w:id="4"/>
    </w:p>
    <w:p w:rsidR="00A51B2E" w:rsidRPr="00A51B2E" w:rsidRDefault="00A51B2E" w:rsidP="00776062">
      <w:pPr>
        <w:pStyle w:val="Heading3"/>
      </w:pPr>
      <w:bookmarkStart w:id="5" w:name="_Toc461638160"/>
      <w:r>
        <w:t>State of the art</w:t>
      </w:r>
      <w:bookmarkEnd w:id="5"/>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ins w:id="6" w:author="Georgios KATSAROS" w:date="2016-09-14T21:55:00Z">
        <w:r w:rsidR="00F627B1">
          <w:t>, put order to references, throughout the proposal</w:t>
        </w:r>
      </w:ins>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ins w:id="7" w:author="Georgios KATSAROS" w:date="2016-09-14T21:55:00Z">
        <w:r w:rsidR="00FF71CD">
          <w:t xml:space="preserve"> same comment</w:t>
        </w:r>
      </w:ins>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w:t>
      </w:r>
      <w:r w:rsidR="00610755">
        <w:lastRenderedPageBreak/>
        <w:t>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FC5271">
        <w:t>[18]</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and drain electrodes (right) [10]</w:t>
      </w:r>
    </w:p>
    <w:p w:rsidR="0053298E" w:rsidRDefault="0053298E" w:rsidP="0053298E">
      <w:pPr>
        <w:pStyle w:val="Subtitle"/>
      </w:pPr>
    </w:p>
    <w:p w:rsidR="00FC5271" w:rsidRPr="001B77CB" w:rsidRDefault="00387E18" w:rsidP="00315961">
      <w:pPr>
        <w:pStyle w:val="Heading3"/>
      </w:pPr>
      <w:bookmarkStart w:id="8" w:name="_Toc461638161"/>
      <w:r w:rsidRPr="001B77CB">
        <w:t>Measurement techniques</w:t>
      </w:r>
      <w:bookmarkEnd w:id="8"/>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01743">
        <w:t xml:space="preserve"> drain lead.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11"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12"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3"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14"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15"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16"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17" w:author="Georgios KATSAROS" w:date="2016-09-14T21:50:00Z"/>
                                <w:rFonts w:eastAsiaTheme="minorEastAsia"/>
                                <w:sz w:val="18"/>
                                <w:szCs w:val="18"/>
                              </w:rPr>
                            </w:pPr>
                          </w:p>
                          <w:p w:rsidR="00CE6D64" w:rsidRDefault="00CE6D64"/>
                          <w:p w:rsidR="00CE6D64" w:rsidRDefault="00CE6D64"/>
                          <w:p w:rsidR="00CE6D64" w:rsidRDefault="00CE6D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18"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9"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20"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21"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22"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23"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24"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25"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26" w:author="Georgios KATSAROS" w:date="2016-09-14T21:50:00Z"/>
                          <w:rFonts w:eastAsiaTheme="minorEastAsia"/>
                          <w:sz w:val="18"/>
                          <w:szCs w:val="18"/>
                        </w:rPr>
                      </w:pPr>
                    </w:p>
                    <w:p w:rsidR="00CE6D64" w:rsidRDefault="00CE6D64"/>
                    <w:p w:rsidR="00CE6D64" w:rsidRDefault="00CE6D64"/>
                    <w:p w:rsidR="00CE6D64" w:rsidRDefault="00CE6D64"/>
                  </w:txbxContent>
                </v:textbox>
                <w10:wrap type="square" anchorx="margin"/>
              </v:shape>
            </w:pict>
          </mc:Fallback>
        </mc:AlternateContent>
      </w:r>
      <w:bookmarkStart w:id="27"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bookmarkEnd w:id="27"/>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42208A">
        <w:t>25</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w:t>
      </w:r>
      <w:r w:rsidR="001E5AC6">
        <w:t>single electron transistor</w:t>
      </w:r>
      <w:r w:rsidR="001E5AC6">
        <w:t xml:space="preserve">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28" w:name="_Toc461638163"/>
      <w:r>
        <w:t>Innovative aspects of the proposed project</w:t>
      </w:r>
      <w:bookmarkEnd w:id="28"/>
    </w:p>
    <w:p w:rsidR="00E016A3" w:rsidRDefault="00E016A3" w:rsidP="00E016A3">
      <w:r>
        <w:t xml:space="preserve">There has been a huge interest in the past few years in the realization of electron Si spin qubits. 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 xml:space="preser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29" w:name="_Toc461638164"/>
      <w:r>
        <w:t>Preliminary results</w:t>
      </w:r>
      <w:bookmarkEnd w:id="29"/>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30"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PCB board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t xml:space="preserve"> [13],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 xml:space="preserve">For amplifying the reflected from the sample RF signal: series of </w:t>
      </w:r>
      <w:proofErr w:type="spellStart"/>
      <w:r>
        <w:t>Minicircuit’s</w:t>
      </w:r>
      <w:proofErr w:type="spellEnd"/>
      <w:r>
        <w:t xml:space="preserve">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31" w:name="_Toc461638165"/>
      <w:r>
        <w:lastRenderedPageBreak/>
        <w:t>Low temperature electronic transport measurements</w:t>
      </w:r>
      <w:r w:rsidR="00BC07E2">
        <w:t xml:space="preserve"> with the initial version reflectometry setup</w:t>
      </w:r>
      <w:bookmarkEnd w:id="31"/>
      <w:r w:rsidR="00BC07E2">
        <w:t xml:space="preserve">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Pr="00FB7A30">
        <w:t>[19]</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32" w:name="_Toc461638166"/>
      <w:r>
        <w:t>Work</w:t>
      </w:r>
      <w:r w:rsidR="00E4427E">
        <w:t>ing</w:t>
      </w:r>
      <w:r>
        <w:t xml:space="preserve"> </w:t>
      </w:r>
      <w:r w:rsidR="0031474A">
        <w:t>plan</w:t>
      </w:r>
      <w:bookmarkEnd w:id="32"/>
    </w:p>
    <w:p w:rsidR="00BC07E2" w:rsidRDefault="00C73D23" w:rsidP="00315961">
      <w:pPr>
        <w:pStyle w:val="Heading3"/>
      </w:pPr>
      <w:bookmarkStart w:id="33" w:name="_Toc461638167"/>
      <w:r>
        <w:t>Towards gate reflectometry</w:t>
      </w:r>
      <w:bookmarkEnd w:id="33"/>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34"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34"/>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BC07E2">
        <w:t xml:space="preserve">PCB RF transmission lines [12].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35" w:author="Georgios KATSAROS" w:date="2016-09-14T19:04:00Z"/>
        </w:rPr>
      </w:pPr>
    </w:p>
    <w:p w:rsidR="00BC07E2" w:rsidRPr="00315961" w:rsidRDefault="00BC07E2" w:rsidP="00315961">
      <w:pPr>
        <w:pStyle w:val="Heading3"/>
      </w:pPr>
      <w:bookmarkStart w:id="36" w:name="_Toc461638169"/>
      <w:r w:rsidRPr="00315961">
        <w:rPr>
          <w:rStyle w:val="Heading4Char"/>
          <w:i w:val="0"/>
          <w:iCs w:val="0"/>
          <w:color w:val="1F4D78" w:themeColor="accent1" w:themeShade="7F"/>
        </w:rPr>
        <w:t>Spin dynamics experiments</w:t>
      </w:r>
      <w:bookmarkEnd w:id="36"/>
      <w:r w:rsidRPr="00315961">
        <w:t xml:space="preserve"> </w:t>
      </w:r>
    </w:p>
    <w:p w:rsidR="00BC07E2" w:rsidRDefault="00BC07E2" w:rsidP="00BC07E2">
      <w:pPr>
        <w:rPr>
          <w:b/>
        </w:rPr>
      </w:pPr>
      <w:r>
        <w:t>Once the gate reflectometry setup will be properly working, I will focus on performing spin manipulation experiments. During my PhD I will focus on the Loss-</w:t>
      </w:r>
      <w:proofErr w:type="spellStart"/>
      <w:r>
        <w:t>Divincenzo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w:t>
      </w:r>
      <w:proofErr w:type="gramStart"/>
      <w:r w:rsidR="0074003F">
        <w:t>exclusion principle</w:t>
      </w:r>
      <w:proofErr w:type="gramEnd"/>
      <w:r w:rsidR="0074003F">
        <w:t xml:space="preserv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 xml:space="preserve">approach similar to the approach of </w:t>
      </w:r>
      <w:proofErr w:type="spellStart"/>
      <w:r>
        <w:t>Koppens</w:t>
      </w:r>
      <w:proofErr w:type="spellEnd"/>
      <w:r>
        <w:t xml:space="preserve"> et al. [20]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02626F">
        <w:t>S(</w:t>
      </w:r>
      <w:proofErr w:type="gramEnd"/>
      <w:r w:rsidR="0002626F">
        <w:t xml:space="preserve">1,1) configuration probability </w:t>
      </w:r>
      <w:r>
        <w:t>should be observed proving the coherent spin manipulation</w:t>
      </w:r>
      <w:r w:rsidR="008B584D">
        <w:t xml:space="preserve"> [11]</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 xml:space="preserve">applied to bring the spin vector from the </w:t>
      </w:r>
      <w:proofErr w:type="gramStart"/>
      <w:r>
        <w:t>north pole</w:t>
      </w:r>
      <w:proofErr w:type="gramEnd"/>
      <w:r>
        <w:t xml:space="preserve"> (positive z ax</w:t>
      </w:r>
      <w:r w:rsidR="003A1A27">
        <w:t xml:space="preserve">is)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Del="00726D82" w:rsidRDefault="00BC07E2" w:rsidP="00BC07E2">
      <w:pPr>
        <w:rPr>
          <w:del w:id="37" w:author="Georgios KATSAROS" w:date="2016-09-14T19:04:00Z"/>
        </w:rPr>
      </w:pPr>
      <w:r>
        <w:t>Coherence can b</w:t>
      </w:r>
      <w:r w:rsidR="00DA0BC3">
        <w:t>e extended by the so called spin</w:t>
      </w:r>
      <w:r>
        <w:t xml:space="preserve"> echo technique which can partially cancel dephasing originating for example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t xml:space="preserve">the pulse length errors [15].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38" w:name="_Toc461638170"/>
      <w:r>
        <w:t>International collaboration</w:t>
      </w:r>
      <w:r w:rsidR="00EA1118">
        <w:t>s</w:t>
      </w:r>
      <w:bookmarkEnd w:id="38"/>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xml:space="preserve">. Since they are a leading group with a vast knowledge in instrumentation and in the physics of spin dynamics, this collaboration will help me a lot in realizing the proposed project. It </w:t>
      </w:r>
      <w:r>
        <w:lastRenderedPageBreak/>
        <w:t>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39" w:author="Georgios KATSAROS" w:date="2016-09-14T18:59:00Z"/>
        </w:rPr>
      </w:pPr>
    </w:p>
    <w:p w:rsidR="00BC07E2" w:rsidRDefault="00AF3F52" w:rsidP="00315961">
      <w:pPr>
        <w:pStyle w:val="Heading2"/>
        <w:numPr>
          <w:ilvl w:val="0"/>
          <w:numId w:val="1"/>
        </w:numPr>
      </w:pPr>
      <w:bookmarkStart w:id="40" w:name="_Toc461638171"/>
      <w:r>
        <w:t>W</w:t>
      </w:r>
      <w:r w:rsidR="00BC07E2">
        <w:t>ork table</w:t>
      </w:r>
      <w:bookmarkEnd w:id="40"/>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41" w:name="_Toc461638172"/>
      <w:r>
        <w:t>Contingency plan:</w:t>
      </w:r>
      <w:bookmarkEnd w:id="41"/>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42" w:name="_Toc461638173"/>
      <w:r>
        <w:t>Personal qualification</w:t>
      </w:r>
      <w:r w:rsidR="00885FAC">
        <w:t xml:space="preserve"> </w:t>
      </w:r>
      <w:r w:rsidR="00D31084">
        <w:t>- matching of my profile with the demands of the project</w:t>
      </w:r>
      <w:bookmarkEnd w:id="42"/>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BC07E2" w:rsidRDefault="00BC07E2" w:rsidP="00BC07E2">
      <w:r>
        <w:lastRenderedPageBreak/>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relaxation experiments. </w:t>
      </w:r>
    </w:p>
    <w:p w:rsidR="0048735F" w:rsidDel="00AF3F52" w:rsidRDefault="0048735F" w:rsidP="00BC07E2">
      <w:pPr>
        <w:rPr>
          <w:del w:id="43" w:author="Georgios KATSAROS" w:date="2016-09-14T18:59:00Z"/>
        </w:rPr>
      </w:pPr>
    </w:p>
    <w:p w:rsidR="00BC07E2" w:rsidRDefault="00BC07E2" w:rsidP="00BC07E2">
      <w:pPr>
        <w:pStyle w:val="Heading1"/>
      </w:pPr>
      <w:bookmarkStart w:id="44" w:name="_Toc461638174"/>
      <w:r>
        <w:t>References:</w:t>
      </w:r>
      <w:bookmarkEnd w:id="44"/>
    </w:p>
    <w:p w:rsidR="00BC07E2" w:rsidRDefault="00BC07E2" w:rsidP="00BC07E2">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proofErr w:type="spellStart"/>
      <w:r>
        <w:rPr>
          <w:lang w:val="de-AT"/>
        </w:rPr>
        <w:t>Xiaobo</w:t>
      </w:r>
      <w:proofErr w:type="spellEnd"/>
      <w:r>
        <w:rPr>
          <w:lang w:val="de-AT"/>
        </w:rPr>
        <w:t xml:space="preserve">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 xml:space="preserve">David P. </w:t>
      </w:r>
      <w:proofErr w:type="spellStart"/>
      <w:r>
        <w:t>DiVincenzo</w:t>
      </w:r>
      <w:proofErr w:type="spellEnd"/>
      <w:r w:rsidR="00BC07E2">
        <w:t xml:space="preserve">  </w:t>
      </w:r>
      <w:hyperlink r:id="rId22" w:history="1">
        <w:proofErr w:type="spellStart"/>
        <w:r w:rsidR="00BC07E2" w:rsidRPr="00FA1753">
          <w:rPr>
            <w:i/>
          </w:rPr>
          <w:t>arXiv:quant-ph</w:t>
        </w:r>
        <w:proofErr w:type="spellEnd"/>
        <w:r w:rsidR="00BC07E2" w:rsidRPr="00FA1753">
          <w:rPr>
            <w:i/>
          </w:rPr>
          <w:t>/0002077v3</w:t>
        </w:r>
      </w:hyperlink>
    </w:p>
    <w:p w:rsidR="00BC07E2" w:rsidRPr="007D24E4" w:rsidRDefault="00E3757A"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 xml:space="preserve">P. D. </w:t>
        </w:r>
        <w:proofErr w:type="spellStart"/>
        <w:r w:rsidR="00BC07E2" w:rsidRPr="00FA1753">
          <w:rPr>
            <w:rStyle w:val="Hyperlink"/>
            <w:rFonts w:cs="Helvetica"/>
            <w:color w:val="000000" w:themeColor="text1"/>
            <w:u w:val="none"/>
            <w:shd w:val="clear" w:color="auto" w:fill="FFFFFF"/>
          </w:rPr>
          <w:t>Nissen</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 xml:space="preserve">Ł. </w:t>
        </w:r>
        <w:proofErr w:type="spellStart"/>
        <w:r w:rsidR="00BC07E2" w:rsidRPr="00FA1753">
          <w:rPr>
            <w:rStyle w:val="Hyperlink"/>
            <w:rFonts w:cs="Helvetica"/>
            <w:color w:val="000000" w:themeColor="text1"/>
            <w:u w:val="none"/>
            <w:shd w:val="clear" w:color="auto" w:fill="FFFFFF"/>
          </w:rPr>
          <w:t>Cywiński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 xml:space="preserve">S. </w:t>
        </w:r>
        <w:proofErr w:type="spellStart"/>
        <w:r w:rsidR="00BC07E2" w:rsidRPr="00FA1753">
          <w:rPr>
            <w:rStyle w:val="Hyperlink"/>
            <w:rFonts w:cs="Helvetica"/>
            <w:color w:val="000000" w:themeColor="text1"/>
            <w:u w:val="none"/>
            <w:shd w:val="clear" w:color="auto" w:fill="FFFFFF"/>
          </w:rPr>
          <w:t>Fallahi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 xml:space="preserve">M. J. </w:t>
        </w:r>
        <w:proofErr w:type="spellStart"/>
        <w:r w:rsidR="00BC07E2" w:rsidRPr="00FA1753">
          <w:rPr>
            <w:rStyle w:val="Hyperlink"/>
            <w:rFonts w:cs="Helvetica"/>
            <w:color w:val="000000" w:themeColor="text1"/>
            <w:u w:val="none"/>
            <w:shd w:val="clear" w:color="auto" w:fill="FFFFFF"/>
          </w:rPr>
          <w:t>Manfra</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641F55" w:rsidRPr="00AF3F52">
        <w:rPr>
          <w:rStyle w:val="apple-converted-space"/>
          <w:rFonts w:ascii="Helvetica" w:hAnsi="Helvetica" w:cs="Helvetica"/>
          <w:color w:val="000000"/>
          <w:shd w:val="clear" w:color="auto" w:fill="FFFFFF"/>
          <w:lang w:val="de-AT"/>
        </w:rPr>
        <w:t> </w:t>
      </w:r>
      <w:hyperlink r:id="rId36" w:tooltip="Abstract" w:history="1">
        <w:r w:rsidR="00641F55" w:rsidRPr="00AF3F52">
          <w:rPr>
            <w:i/>
            <w:lang w:val="de-AT"/>
          </w:rPr>
          <w:t>arXiv:1607.02977</w:t>
        </w:r>
      </w:hyperlink>
      <w:r w:rsidRPr="00AF3F52">
        <w:rPr>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 xml:space="preserve">R. </w:t>
      </w:r>
      <w:proofErr w:type="spellStart"/>
      <w:r w:rsidR="000B7DB4">
        <w:rPr>
          <w:shd w:val="clear" w:color="auto" w:fill="FFFFFF"/>
        </w:rPr>
        <w:t>Maurand</w:t>
      </w:r>
      <w:proofErr w:type="spellEnd"/>
      <w:r w:rsidR="000B7DB4">
        <w:rPr>
          <w:shd w:val="clear" w:color="auto" w:fill="FFFFFF"/>
        </w:rPr>
        <w:t xml:space="preserve">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lastRenderedPageBreak/>
        <w:t xml:space="preserve"> </w:t>
      </w:r>
      <w:r w:rsidR="000B7DB4">
        <w:rPr>
          <w:lang w:val="de-AT"/>
        </w:rPr>
        <w:t>Gonzalez-</w:t>
      </w:r>
      <w:proofErr w:type="spellStart"/>
      <w:r w:rsidR="000B7DB4">
        <w:rPr>
          <w:lang w:val="de-AT"/>
        </w:rPr>
        <w:t>Zalba</w:t>
      </w:r>
      <w:proofErr w:type="spellEnd"/>
      <w:r w:rsidR="000B7DB4">
        <w:rPr>
          <w:lang w:val="de-AT"/>
        </w:rPr>
        <w:t>,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w:t>
      </w:r>
      <w:proofErr w:type="spellStart"/>
      <w:r>
        <w:t>Colless</w:t>
      </w:r>
      <w:proofErr w:type="spellEnd"/>
      <w:r>
        <w:t xml:space="preserve">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w:t>
      </w:r>
      <w:proofErr w:type="spellStart"/>
      <w:r w:rsidRPr="009862DD">
        <w:rPr>
          <w:lang w:val="de-AT"/>
        </w:rPr>
        <w:t>Muhonen</w:t>
      </w:r>
      <w:proofErr w:type="spellEnd"/>
      <w:r w:rsidRPr="009862DD">
        <w:rPr>
          <w:lang w:val="de-AT"/>
        </w:rPr>
        <w:t xml:space="preserve">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w:t>
      </w:r>
      <w:proofErr w:type="spellStart"/>
      <w:r>
        <w:t>Fasth</w:t>
      </w:r>
      <w:proofErr w:type="spellEnd"/>
      <w:r>
        <w:t xml:space="preserve"> et al.</w:t>
      </w:r>
      <w:r w:rsidR="00BC07E2">
        <w:t xml:space="preserve"> </w:t>
      </w:r>
      <w:proofErr w:type="spellStart"/>
      <w:r w:rsidR="00BC07E2" w:rsidRPr="0053298E">
        <w:rPr>
          <w:i/>
        </w:rPr>
        <w:t>Nanoletters</w:t>
      </w:r>
      <w:proofErr w:type="spellEnd"/>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8"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9"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AF3F52">
        <w:rPr>
          <w:rStyle w:val="apple-converted-space"/>
          <w:rFonts w:ascii="Verdana" w:hAnsi="Verdana"/>
          <w:color w:val="333333"/>
          <w:sz w:val="17"/>
          <w:szCs w:val="17"/>
          <w:shd w:val="clear" w:color="auto" w:fill="FFFFFF"/>
        </w:rPr>
        <w:t xml:space="preserve"> </w:t>
      </w:r>
      <w:r w:rsidRPr="001C7C33">
        <w:t xml:space="preserve">Jan Fischer and Daniel </w:t>
      </w:r>
      <w:proofErr w:type="gramStart"/>
      <w:r w:rsidRPr="001C7C33">
        <w:t>Loss</w:t>
      </w:r>
      <w:r w:rsidR="000B7DB4">
        <w:t xml:space="preserve"> </w:t>
      </w:r>
      <w:r>
        <w:t xml:space="preserve"> </w:t>
      </w:r>
      <w:r w:rsidRPr="001C7C33">
        <w:rPr>
          <w:i/>
        </w:rPr>
        <w:t>Phys</w:t>
      </w:r>
      <w:proofErr w:type="gramEnd"/>
      <w:r w:rsidRPr="001C7C33">
        <w:rPr>
          <w:i/>
        </w:rPr>
        <w:t>.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proofErr w:type="spellStart"/>
      <w:r w:rsidRPr="009862DD">
        <w:rPr>
          <w:lang w:val="de-AT"/>
        </w:rPr>
        <w:t>Zwanenburg</w:t>
      </w:r>
      <w:proofErr w:type="spellEnd"/>
      <w:r w:rsidRPr="009862DD">
        <w:rPr>
          <w:lang w:val="de-AT"/>
        </w:rPr>
        <w:t xml:space="preserve">, F. A.  </w:t>
      </w:r>
      <w:proofErr w:type="spellStart"/>
      <w:r w:rsidRPr="009862DD">
        <w:rPr>
          <w:i/>
          <w:lang w:val="de-AT"/>
        </w:rPr>
        <w:t>Rev</w:t>
      </w:r>
      <w:proofErr w:type="spellEnd"/>
      <w:r w:rsidRPr="009862DD">
        <w:rPr>
          <w:i/>
          <w:lang w:val="de-AT"/>
        </w:rPr>
        <w:t xml:space="preserve">.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w:t>
      </w:r>
      <w:proofErr w:type="spellStart"/>
      <w:r>
        <w:t>Driscol</w:t>
      </w:r>
      <w:proofErr w:type="spellEnd"/>
      <w:r>
        <w:t xml:space="preserve">, A. C. </w:t>
      </w:r>
      <w:proofErr w:type="spellStart"/>
      <w:r>
        <w:t>Gossar</w:t>
      </w:r>
      <w:r w:rsidR="007327B8">
        <w:t>d</w:t>
      </w:r>
      <w:proofErr w:type="spellEnd"/>
      <w:r w:rsidR="007327B8">
        <w:t xml:space="preserve">, J. Levy, and D. D. </w:t>
      </w:r>
      <w:proofErr w:type="spellStart"/>
      <w:r w:rsidR="007327B8">
        <w:t>Awschalom</w:t>
      </w:r>
      <w:proofErr w:type="spellEnd"/>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w:t>
      </w:r>
      <w:proofErr w:type="spellStart"/>
      <w:r>
        <w:t>Brenning</w:t>
      </w:r>
      <w:proofErr w:type="spellEnd"/>
      <w:r>
        <w:t xml:space="preserve"> et al. </w:t>
      </w:r>
      <w:r w:rsidRPr="00BF21CF">
        <w:rPr>
          <w:i/>
        </w:rPr>
        <w:t>Journal of Applied Physics</w:t>
      </w:r>
      <w:r>
        <w:rPr>
          <w:i/>
        </w:rPr>
        <w:t xml:space="preserve"> </w:t>
      </w:r>
      <w:r w:rsidRPr="00BF21CF">
        <w:rPr>
          <w:b/>
        </w:rPr>
        <w:t>2006</w:t>
      </w:r>
      <w:r>
        <w:t xml:space="preserve"> 100, 114321 </w:t>
      </w:r>
    </w:p>
    <w:p w:rsidR="00A03474" w:rsidRPr="00D126FA" w:rsidRDefault="00A03474" w:rsidP="00D126FA">
      <w:pPr>
        <w:tabs>
          <w:tab w:val="left" w:pos="1152"/>
        </w:tabs>
        <w:rPr>
          <w:sz w:val="48"/>
          <w:szCs w:val="48"/>
        </w:rPr>
      </w:pPr>
    </w:p>
    <w:sectPr w:rsidR="00A03474" w:rsidRPr="00D126FA" w:rsidSect="00CE6D64">
      <w:footerReference w:type="default" r:id="rId41"/>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57A" w:rsidRDefault="00E3757A" w:rsidP="007436F6">
      <w:pPr>
        <w:spacing w:after="0" w:line="240" w:lineRule="auto"/>
      </w:pPr>
      <w:r>
        <w:separator/>
      </w:r>
    </w:p>
  </w:endnote>
  <w:endnote w:type="continuationSeparator" w:id="0">
    <w:p w:rsidR="00E3757A" w:rsidRDefault="00E3757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CE6D64" w:rsidRDefault="00CE6D64">
        <w:pPr>
          <w:pStyle w:val="Footer"/>
          <w:jc w:val="right"/>
        </w:pPr>
        <w:r>
          <w:fldChar w:fldCharType="begin"/>
        </w:r>
        <w:r>
          <w:instrText xml:space="preserve"> PAGE   \* MERGEFORMAT </w:instrText>
        </w:r>
        <w:r>
          <w:fldChar w:fldCharType="separate"/>
        </w:r>
        <w:r w:rsidR="00174151">
          <w:rPr>
            <w:noProof/>
          </w:rPr>
          <w:t>1</w:t>
        </w:r>
        <w:r>
          <w:rPr>
            <w:noProof/>
          </w:rPr>
          <w:fldChar w:fldCharType="end"/>
        </w:r>
      </w:p>
    </w:sdtContent>
  </w:sdt>
  <w:p w:rsidR="00CE6D64" w:rsidRDefault="00CE6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57A" w:rsidRDefault="00E3757A" w:rsidP="007436F6">
      <w:pPr>
        <w:spacing w:after="0" w:line="240" w:lineRule="auto"/>
      </w:pPr>
      <w:r>
        <w:separator/>
      </w:r>
    </w:p>
  </w:footnote>
  <w:footnote w:type="continuationSeparator" w:id="0">
    <w:p w:rsidR="00E3757A" w:rsidRDefault="00E3757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12"/>
  </w:num>
  <w:num w:numId="3">
    <w:abstractNumId w:val="2"/>
  </w:num>
  <w:num w:numId="4">
    <w:abstractNumId w:val="1"/>
  </w:num>
  <w:num w:numId="5">
    <w:abstractNumId w:val="21"/>
  </w:num>
  <w:num w:numId="6">
    <w:abstractNumId w:val="0"/>
  </w:num>
  <w:num w:numId="7">
    <w:abstractNumId w:val="6"/>
  </w:num>
  <w:num w:numId="8">
    <w:abstractNumId w:val="26"/>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5"/>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20FA6-1816-4641-B2B9-1ED039DF1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23</Pages>
  <Words>6841</Words>
  <Characters>38998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cp:revision>
  <dcterms:created xsi:type="dcterms:W3CDTF">2016-09-15T09:50:00Z</dcterms:created>
  <dcterms:modified xsi:type="dcterms:W3CDTF">2016-09-15T12:10:00Z</dcterms:modified>
</cp:coreProperties>
</file>