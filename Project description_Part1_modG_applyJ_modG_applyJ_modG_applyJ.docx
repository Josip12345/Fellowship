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qubits.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6B4BDC">
        <w:t xml:space="preserve">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w:t>
      </w:r>
      <w:ins w:id="0" w:author="Georgios KATSAROS" w:date="2016-08-30T23:26:00Z">
        <w:r>
          <w:t xml:space="preserve">In </w:t>
        </w:r>
      </w:ins>
      <w:r w:rsidR="00953F1E">
        <w:t>1998</w:t>
      </w:r>
      <w:ins w:id="1" w:author="Georgios KATSAROS" w:date="2016-08-30T23:26:00Z">
        <w:r>
          <w:t xml:space="preserve">.. </w:t>
        </w:r>
      </w:ins>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r w:rsidR="00375811">
        <w:t>]:</w:t>
      </w:r>
      <w:r w:rsidR="003C0C66">
        <w:t xml:space="preserve"> </w:t>
      </w:r>
    </w:p>
    <w:p w:rsidR="009318DF" w:rsidRDefault="00776A92" w:rsidP="009318DF">
      <w:r>
        <w:t xml:space="preserve"> The 5 </w:t>
      </w:r>
      <w:r w:rsidR="001C30F2">
        <w:t xml:space="preserve">necessary </w:t>
      </w:r>
      <w:r>
        <w:t>criteria are:</w:t>
      </w:r>
      <w:ins w:id="2" w:author="Georgios KATSAROS" w:date="2016-08-27T00:23:00Z">
        <w:r w:rsidR="00457EBC">
          <w:t xml:space="preserve"> </w:t>
        </w:r>
      </w:ins>
    </w:p>
    <w:p w:rsidR="00A03474" w:rsidRDefault="00851326" w:rsidP="002C4E62">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2C4E62">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the qubit is exposed </w:t>
      </w:r>
      <w:r w:rsidR="00DE336E">
        <w:t>its initially prepared state is lost (</w:t>
      </w:r>
      <w:r w:rsidR="001C30F2">
        <w:t xml:space="preserve">it does </w:t>
      </w:r>
      <w:r w:rsidR="00DE336E">
        <w:t xml:space="preserve">decohere) with time. It is desirable to have </w:t>
      </w:r>
      <w:r w:rsidR="001C30F2">
        <w:t xml:space="preserve">as long as possible </w:t>
      </w:r>
      <w:r w:rsidR="00DE336E">
        <w:t>coherence time</w:t>
      </w:r>
      <w:r w:rsidR="001C30F2">
        <w:t>s</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457EBC" w:rsidRPr="003C3C5A">
        <w:rPr>
          <w:b/>
        </w:rPr>
        <w:t xml:space="preserve"> </w:t>
      </w:r>
      <w:r w:rsidR="004A0A4B" w:rsidRPr="003C3C5A">
        <w:rPr>
          <w:b/>
        </w:rPr>
        <w:t>(state manipulation)</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r w:rsidR="00FD08C8" w:rsidRPr="00FD08C8">
        <w:rPr>
          <w:i/>
        </w:rPr>
        <w:t>(I think I can say it like this, but I did not find it directly said like that anywhere)</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 xml:space="preserve">fter </w:t>
      </w:r>
      <w:r w:rsidR="00977361">
        <w:t xml:space="preserve">a </w:t>
      </w:r>
      <w:r w:rsidR="006A4B8F">
        <w:t>several state manipulations</w:t>
      </w:r>
      <w:r w:rsidR="00977361">
        <w:t xml:space="preserve"> </w:t>
      </w:r>
      <w:r w:rsidR="006A4B8F">
        <w:t xml:space="preserve"> 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 it’s quantum state. </w:t>
      </w:r>
    </w:p>
    <w:p w:rsidR="00D11084" w:rsidRDefault="00457EBC" w:rsidP="00457EBC">
      <w:pPr>
        <w:rPr>
          <w:b/>
        </w:rPr>
      </w:pPr>
      <w:r>
        <w:rPr>
          <w:b/>
        </w:rPr>
        <w:t xml:space="preserve">For all type of qubits there </w:t>
      </w:r>
      <w:r w:rsidR="00D11084" w:rsidRPr="00E74997">
        <w:rPr>
          <w:b/>
        </w:rPr>
        <w:t xml:space="preserve">is 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ence time on the other side. This is so because performing quantum computation, many single operation need to be done before system decoheres. The b</w:t>
      </w:r>
      <w:r w:rsidR="00D11084">
        <w:rPr>
          <w:b/>
        </w:rPr>
        <w:t xml:space="preserve">enchmark for the manipulation time is </w:t>
      </w:r>
      <w:r>
        <w:rPr>
          <w:b/>
        </w:rPr>
        <w:t xml:space="preserve">the </w:t>
      </w:r>
      <w:r w:rsidR="00D11084">
        <w:rPr>
          <w:b/>
        </w:rPr>
        <w:t xml:space="preserve">minimum time needed </w:t>
      </w:r>
      <w:r w:rsidR="00D775CF">
        <w:rPr>
          <w:b/>
        </w:rPr>
        <w:t xml:space="preserve">for going from the one </w:t>
      </w:r>
      <w:del w:id="3" w:author="Georgios KATSAROS" w:date="2016-08-30T23:33:00Z">
        <w:r w:rsidR="00D775CF" w:rsidDel="00A644DA">
          <w:rPr>
            <w:b/>
          </w:rPr>
          <w:delText xml:space="preserve">spin </w:delText>
        </w:r>
      </w:del>
      <w:r w:rsidR="00D775CF">
        <w:rPr>
          <w:b/>
        </w:rPr>
        <w:t>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977361" w:rsidRDefault="00977361" w:rsidP="00457EBC">
      <w:pPr>
        <w:rPr>
          <w:b/>
        </w:rPr>
      </w:pPr>
    </w:p>
    <w:p w:rsidR="00977361" w:rsidRDefault="00977361" w:rsidP="00457EBC">
      <w:pPr>
        <w:rPr>
          <w:b/>
        </w:rPr>
      </w:pPr>
    </w:p>
    <w:p w:rsidR="00A644DA" w:rsidRPr="00D11084" w:rsidRDefault="00A644DA" w:rsidP="00457EBC">
      <w:pPr>
        <w:rPr>
          <w:b/>
          <w:vertAlign w:val="subscript"/>
        </w:rPr>
      </w:pPr>
    </w:p>
    <w:p w:rsidR="008109AB" w:rsidRDefault="008109AB" w:rsidP="009D17AE"/>
    <w:p w:rsidR="00953F1E" w:rsidRDefault="00953F1E" w:rsidP="009D17AE"/>
    <w:p w:rsidR="00953F1E" w:rsidRDefault="00953F1E" w:rsidP="009D17AE"/>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39664B">
        <w:t xml:space="preserve"> in this case</w:t>
      </w:r>
      <w:r w:rsidR="00D775CF">
        <w:t xml:space="preserve"> is</w:t>
      </w:r>
      <w:r w:rsidR="0039664B">
        <w:t xml:space="preserve"> </w:t>
      </w:r>
      <w:r w:rsidR="0039664B" w:rsidRPr="0039664B">
        <w:t>τ</w:t>
      </w:r>
      <w:r w:rsidR="0039664B" w:rsidRPr="0039664B">
        <w:rPr>
          <w:vertAlign w:val="subscript"/>
        </w:rPr>
        <w:t>π</w:t>
      </w:r>
      <w:r w:rsidR="0039664B">
        <w:t xml:space="preserve"> =</w:t>
      </w:r>
      <w:r w:rsidR="00FD7154">
        <w:t xml:space="preserve"> 75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A5397D">
        <w:t xml:space="preserve">an P </w:t>
      </w:r>
      <w:r w:rsidR="00207CC3">
        <w:t>atom as a qubit, the same group has achieved nuclear spin coherence time</w:t>
      </w:r>
      <w:r w:rsidR="00350C01">
        <w:t xml:space="preserve"> </w:t>
      </w:r>
      <w:r w:rsidR="00207CC3">
        <w:t>of 60</w:t>
      </w:r>
      <w:r w:rsidR="00671E19">
        <w:t xml:space="preserve"> </w:t>
      </w:r>
      <w:r w:rsidR="00207CC3">
        <w:t>mil</w:t>
      </w:r>
      <w:r w:rsidR="00D11F93">
        <w:t>l</w:t>
      </w:r>
      <w:r w:rsidR="00207CC3">
        <w:t>isecond</w:t>
      </w:r>
      <w:r w:rsidR="00B253D1">
        <w:t>s</w:t>
      </w:r>
      <w:r w:rsidR="0097347B">
        <w:t xml:space="preserve"> using spin-echo technique</w:t>
      </w:r>
      <w:r w:rsidR="00FD7154">
        <w:t xml:space="preserve"> and duration of</w:t>
      </w:r>
      <w:r w:rsidR="00843ED2">
        <w:t xml:space="preserve"> the</w:t>
      </w:r>
      <w:r w:rsidR="00FD7154">
        <w:t xml:space="preserve"> </w:t>
      </w:r>
      <w:r w:rsidR="00FD7154" w:rsidRPr="001A521D">
        <w:t>π</w:t>
      </w:r>
      <w:r w:rsidR="00671E19">
        <w:t xml:space="preserve"> rotation</w:t>
      </w:r>
      <w:r w:rsidR="00FD7154">
        <w:t xml:space="preserve"> </w:t>
      </w:r>
      <w:r w:rsidR="0097347B">
        <w:t xml:space="preserve">approximately </w:t>
      </w:r>
      <w:r w:rsidR="0039664B" w:rsidRPr="0039664B">
        <w:t>τ</w:t>
      </w:r>
      <w:r w:rsidR="0039664B" w:rsidRPr="0039664B">
        <w:rPr>
          <w:vertAlign w:val="subscript"/>
        </w:rPr>
        <w:t>π</w:t>
      </w:r>
      <w:r w:rsidR="0039664B">
        <w:t xml:space="preserve"> = </w:t>
      </w:r>
      <w:r w:rsidR="00FD7154">
        <w:t xml:space="preserve">50 </w:t>
      </w:r>
      <w:r w:rsidR="00FD7154" w:rsidRPr="00FD7154">
        <w:t>μs</w:t>
      </w:r>
      <w:r w:rsidR="008B58B5">
        <w:t xml:space="preserve"> [2]</w:t>
      </w:r>
      <w:r w:rsidR="00207CC3">
        <w:t>.</w:t>
      </w:r>
      <w:r w:rsidR="00D11084">
        <w:t xml:space="preserve"> </w:t>
      </w:r>
      <w:r w:rsidR="0097347B">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p>
    <w:p w:rsidR="00FC5271" w:rsidRDefault="00AD13EC" w:rsidP="00FC5271">
      <w:r>
        <w:t xml:space="preserve">One limitation of Si is the difficulty to perform fast gate operations while maintaining the good coherence. One way around this problem is to use the spin-orbit interaction of holes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350C01">
        <w:rPr>
          <w:rPrChange w:id="4" w:author="Georgios KATSAROS" w:date="2016-08-30T23:51:00Z">
            <w:rPr>
              <w:i/>
            </w:rPr>
          </w:rPrChange>
        </w:rPr>
        <w:t>section</w:t>
      </w:r>
      <w:r w:rsidR="009E7BE2" w:rsidRPr="00350C01">
        <w:t>)</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 xml:space="preserve">time was 245ns for a </w:t>
      </w:r>
      <w:r w:rsidR="00671E19" w:rsidRPr="001A521D">
        <w:t>π</w:t>
      </w:r>
      <w:r>
        <w:t xml:space="preserve"> spin rotation time of approximately </w:t>
      </w:r>
      <w:r w:rsidRPr="0039664B">
        <w:t>τ</w:t>
      </w:r>
      <w:r w:rsidRPr="0039664B">
        <w:rPr>
          <w:vertAlign w:val="subscript"/>
        </w:rPr>
        <w:t>π</w:t>
      </w:r>
      <w:r>
        <w:t xml:space="preserve"> = 3 ns</w:t>
      </w:r>
      <w:r w:rsidR="00671E19">
        <w:t>.</w:t>
      </w:r>
      <w:r w:rsidDel="00AD13EC">
        <w:t xml:space="preserve"> </w:t>
      </w:r>
      <w:r>
        <w:t xml:space="preserve">[11]. </w:t>
      </w:r>
    </w:p>
    <w:p w:rsidR="00350C01" w:rsidRDefault="00961F10" w:rsidP="00C86B6F">
      <w:pPr>
        <w:rPr>
          <w:ins w:id="5" w:author="Georgios KATSAROS" w:date="2016-08-30T23:53:00Z"/>
        </w:rPr>
      </w:pPr>
      <w:r>
        <w:t>Holes in germanium</w:t>
      </w:r>
      <w:r w:rsidR="009D5487">
        <w:t xml:space="preserve"> </w:t>
      </w:r>
      <w:r w:rsidR="00350C01">
        <w:t>(</w:t>
      </w:r>
      <w:r w:rsidR="009D5487" w:rsidRPr="00AC4E94">
        <w:rPr>
          <w:b/>
        </w:rPr>
        <w:t>Ge</w:t>
      </w:r>
      <w:r w:rsidR="00350C01">
        <w:rPr>
          <w:b/>
        </w:rPr>
        <w:t>)</w:t>
      </w:r>
      <w:r>
        <w:t xml:space="preserve">, on the other hand, have much higher spin orbit coupling which should </w:t>
      </w:r>
      <w:r w:rsidR="00350C01">
        <w:t xml:space="preserve">allow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r w:rsidR="001E79EC">
        <w:t>magnetotransport measurement</w:t>
      </w:r>
      <w:r w:rsidR="009251B7">
        <w:t xml:space="preserve"> have shown that </w:t>
      </w:r>
      <w:r w:rsidR="009251B7">
        <w:lastRenderedPageBreak/>
        <w:t>holes,</w:t>
      </w:r>
      <w:r w:rsidR="001E79EC">
        <w:t xml:space="preserve"> </w:t>
      </w:r>
      <w:r w:rsidR="009251B7">
        <w:t xml:space="preserve">in this type of structures, are of the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nanowire </w:t>
      </w:r>
      <w:r>
        <w:t xml:space="preserve">single </w:t>
      </w:r>
      <w:r w:rsidR="00BC07E2">
        <w:t>QD</w:t>
      </w:r>
      <w:r>
        <w:t xml:space="preserve"> (left). Scanning electron micrograph of SiGe nanowire contacted by palladium Pd source and drain electrodes (right) [10]</w:t>
      </w:r>
    </w:p>
    <w:p w:rsidR="0053298E" w:rsidRDefault="0053298E" w:rsidP="0053298E">
      <w:pPr>
        <w:pStyle w:val="Subtitle"/>
      </w:pPr>
    </w:p>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pPr>
        <w:pStyle w:val="ListParagraph"/>
        <w:numPr>
          <w:ilvl w:val="0"/>
          <w:numId w:val="22"/>
        </w:numPr>
        <w:pPrChange w:id="6" w:author="Georgios KATSAROS" w:date="2016-08-27T01:10:00Z">
          <w:pPr>
            <w:pStyle w:val="ListParagraph"/>
            <w:numPr>
              <w:numId w:val="5"/>
            </w:numPr>
            <w:ind w:hanging="360"/>
          </w:pPr>
        </w:pPrChange>
      </w:pPr>
      <w:r>
        <w:t>D</w:t>
      </w:r>
      <w:r w:rsidR="001860D4">
        <w:t>ifferential measurement (AC current readout)</w:t>
      </w:r>
      <w:r w:rsidR="00C86B6F">
        <w:t xml:space="preserve">: The differential measurement (AC current readout) has the same drawbacks as DC current readout. It is typically done with a low frequency lock in technique. Because of the low frequency noise, a lock in amplifier usually operates on a very narrow BW around the </w:t>
      </w:r>
      <w:r w:rsidR="00801743">
        <w:t xml:space="preserve">measurement </w:t>
      </w:r>
      <w:r w:rsidR="00C86B6F">
        <w:t>frequency, which leads to long measurement time</w:t>
      </w:r>
      <w:ins w:id="7" w:author="Georgios KATSAROS" w:date="2016-08-27T01:06:00Z">
        <w:r w:rsidR="00801743">
          <w:t>s (let’s discuss this)</w:t>
        </w:r>
      </w:ins>
      <w:r w:rsidR="00C86B6F">
        <w:t>.</w:t>
      </w:r>
    </w:p>
    <w:p w:rsidR="00C86B6F" w:rsidRDefault="00334797" w:rsidP="00E5561A">
      <w:pPr>
        <w:pStyle w:val="ListParagraph"/>
        <w:numPr>
          <w:ilvl w:val="0"/>
          <w:numId w:val="5"/>
        </w:numPr>
      </w:pPr>
      <w:r>
        <w:t>O</w:t>
      </w:r>
      <w:r w:rsidR="001860D4">
        <w:t>hmic reflectometry</w:t>
      </w:r>
      <w:r w:rsidR="00C86B6F">
        <w:t>:</w:t>
      </w:r>
      <w:r w:rsidR="00C86B6F" w:rsidRPr="00C86B6F">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from the </w:t>
      </w:r>
      <w:r w:rsidR="00801743">
        <w:t>QD</w:t>
      </w:r>
      <w:r w:rsidR="00C86B6F">
        <w:t xml:space="preserve"> </w:t>
      </w:r>
      <w:r w:rsidR="00801743">
        <w:t xml:space="preserve">wave </w:t>
      </w:r>
      <w:r w:rsidR="00C86B6F">
        <w:t xml:space="preserve">(see </w:t>
      </w:r>
      <w:r w:rsidR="00C86B6F">
        <w:lastRenderedPageBreak/>
        <w:t xml:space="preserve">Figure 3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t>G</w:t>
      </w:r>
      <w:r w:rsidR="001860D4">
        <w:t>ate reflectometry</w:t>
      </w:r>
      <w:r w:rsidR="00C86B6F">
        <w:t xml:space="preserve">: </w:t>
      </w:r>
      <w:r w:rsidR="00801743">
        <w:t xml:space="preserve">Similar to the ohmic reflectometry but it is connected to a gate and not to the source or the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p>
    <w:p w:rsidR="001860D4" w:rsidRDefault="001860D4" w:rsidP="00E5561A">
      <w:pPr>
        <w:pStyle w:val="ListParagraph"/>
      </w:pPr>
    </w:p>
    <w:p w:rsidR="00952319" w:rsidRDefault="00E5561A" w:rsidP="00952319">
      <w:pPr>
        <w:rPr>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ins w:id="8" w:author="Georgios KATSAROS" w:date="2016-08-30T23:57:00Z">
                              <w:r w:rsidR="00350C01">
                                <w:rPr>
                                  <w:sz w:val="18"/>
                                  <w:szCs w:val="18"/>
                                </w:rPr>
                                <w:t xml:space="preserve">The </w:t>
                              </w:r>
                            </w:ins>
                            <w:r w:rsidR="003C7AD5">
                              <w:rPr>
                                <w:sz w:val="18"/>
                                <w:szCs w:val="18"/>
                              </w:rPr>
                              <w:t xml:space="preserve">Resonant circuit </w:t>
                            </w:r>
                            <w:r w:rsidR="00354C61">
                              <w:rPr>
                                <w:sz w:val="18"/>
                                <w:szCs w:val="18"/>
                              </w:rPr>
                              <w:t>is consisting of the SHT sample and matching circuit.</w:t>
                            </w:r>
                            <w:r w:rsidR="003C7AD5">
                              <w:rPr>
                                <w:sz w:val="18"/>
                                <w:szCs w:val="18"/>
                              </w:rPr>
                              <w:t xml:space="preserve"> </w:t>
                            </w:r>
                            <w:r w:rsidR="00354C61">
                              <w:rPr>
                                <w:sz w:val="18"/>
                                <w:szCs w:val="18"/>
                              </w:rPr>
                              <w:t xml:space="preserve">SHT sample 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20264C">
                              <w:rPr>
                                <w:sz w:val="18"/>
                                <w:szCs w:val="18"/>
                              </w:rPr>
                              <w:t>showed</w:t>
                            </w:r>
                            <w:r w:rsidR="00811EB4">
                              <w:rPr>
                                <w:sz w:val="18"/>
                                <w:szCs w:val="18"/>
                              </w:rPr>
                              <w:t xml:space="preserve">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w:t>
                            </w:r>
                            <w:r w:rsidR="00040C0F">
                              <w:rPr>
                                <w:sz w:val="18"/>
                                <w:szCs w:val="18"/>
                              </w:rPr>
                              <w:t xml:space="preserve">the </w:t>
                            </w:r>
                            <w:r w:rsidR="000F1C60">
                              <w:rPr>
                                <w:sz w:val="18"/>
                                <w:szCs w:val="18"/>
                              </w:rPr>
                              <w:t xml:space="preserve">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 xml:space="preserve">Matching condition is </w:t>
                            </w:r>
                            <w:r w:rsidR="00AD0F5D">
                              <w:rPr>
                                <w:sz w:val="18"/>
                                <w:szCs w:val="18"/>
                              </w:rPr>
                              <w:t xml:space="preserve">the </w:t>
                            </w:r>
                            <w:r w:rsidR="000F1C60" w:rsidRPr="00E5561A">
                              <w:rPr>
                                <w:sz w:val="18"/>
                                <w:szCs w:val="18"/>
                              </w:rPr>
                              <w:t xml:space="preserve">situation in which </w:t>
                            </w:r>
                            <w:r w:rsidR="00AD0F5D">
                              <w:rPr>
                                <w:sz w:val="18"/>
                                <w:szCs w:val="18"/>
                              </w:rPr>
                              <w:t xml:space="preserve">the typically </w:t>
                            </w:r>
                            <w:r w:rsidR="000F1C60" w:rsidRPr="00E5561A">
                              <w:rPr>
                                <w:sz w:val="18"/>
                                <w:szCs w:val="18"/>
                              </w:rPr>
                              <w:t>large resistance (~100 KΩ) of th</w:t>
                            </w:r>
                            <w:r w:rsidR="00354C61">
                              <w:rPr>
                                <w:sz w:val="18"/>
                                <w:szCs w:val="18"/>
                              </w:rPr>
                              <w:t>e SHT</w:t>
                            </w:r>
                            <w:r w:rsidR="000F1C60" w:rsidRPr="00E5561A">
                              <w:rPr>
                                <w:sz w:val="18"/>
                                <w:szCs w:val="18"/>
                              </w:rPr>
                              <w:t xml:space="preserve"> is transformed</w:t>
                            </w:r>
                            <w:r w:rsidR="00AD0F5D">
                              <w:rPr>
                                <w:sz w:val="18"/>
                                <w:szCs w:val="18"/>
                              </w:rPr>
                              <w:t xml:space="preserve">, by the inductor and capacitor, </w:t>
                            </w:r>
                            <w:r w:rsidR="000F1C60" w:rsidRPr="00E5561A">
                              <w:rPr>
                                <w:sz w:val="18"/>
                                <w:szCs w:val="18"/>
                              </w:rPr>
                              <w:t xml:space="preserve"> to near 50 Ω</w:t>
                            </w:r>
                            <w:r w:rsidR="00AD0F5D">
                              <w:rPr>
                                <w:sz w:val="18"/>
                                <w:szCs w:val="18"/>
                              </w:rPr>
                              <w:t>.</w:t>
                            </w:r>
                            <w:r w:rsidR="000F1C60" w:rsidRPr="00E5561A">
                              <w:rPr>
                                <w:sz w:val="18"/>
                                <w:szCs w:val="18"/>
                              </w:rPr>
                              <w:t xml:space="preserve"> </w:t>
                            </w:r>
                            <w:r w:rsidR="00AD0F5D">
                              <w:rPr>
                                <w:sz w:val="18"/>
                                <w:szCs w:val="18"/>
                              </w:rPr>
                              <w:t xml:space="preserve">This </w:t>
                            </w:r>
                            <w:r w:rsidR="000F1C60" w:rsidRPr="00E5561A">
                              <w:rPr>
                                <w:sz w:val="18"/>
                                <w:szCs w:val="18"/>
                              </w:rPr>
                              <w:t xml:space="preserve">value is </w:t>
                            </w:r>
                            <w:r w:rsidR="00AD0F5D">
                              <w:rPr>
                                <w:sz w:val="18"/>
                                <w:szCs w:val="18"/>
                              </w:rPr>
                              <w:t xml:space="preserve">the </w:t>
                            </w:r>
                            <w:r w:rsidR="000F1C60" w:rsidRPr="00E5561A">
                              <w:rPr>
                                <w:sz w:val="18"/>
                                <w:szCs w:val="18"/>
                              </w:rPr>
                              <w:t>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612B4F">
                              <w:rPr>
                                <w:sz w:val="18"/>
                                <w:szCs w:val="18"/>
                              </w:rPr>
                              <w:t>.</w:t>
                            </w:r>
                          </w:p>
                          <w:p w:rsidR="00E5561A" w:rsidDel="00811EB4" w:rsidRDefault="00E5561A" w:rsidP="00E5561A">
                            <w:pPr>
                              <w:rPr>
                                <w:del w:id="9"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10" w:author="Georgios KATSAROS" w:date="2016-08-20T15:47:00Z">
                              <w:r w:rsidRPr="00E5561A">
                                <w:rPr>
                                  <w:rFonts w:eastAsiaTheme="minorEastAsia"/>
                                  <w:sz w:val="18"/>
                                  <w:szCs w:val="18"/>
                                </w:rPr>
                                <w:t xml:space="preserve"> </w:t>
                              </w:r>
                            </w:ins>
                          </w:p>
                          <w:p w:rsidR="00E5561A" w:rsidRDefault="00E5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ins w:id="11" w:author="Georgios KATSAROS" w:date="2016-08-30T23:57:00Z">
                        <w:r w:rsidR="00350C01">
                          <w:rPr>
                            <w:sz w:val="18"/>
                            <w:szCs w:val="18"/>
                          </w:rPr>
                          <w:t xml:space="preserve">The </w:t>
                        </w:r>
                      </w:ins>
                      <w:r w:rsidR="003C7AD5">
                        <w:rPr>
                          <w:sz w:val="18"/>
                          <w:szCs w:val="18"/>
                        </w:rPr>
                        <w:t xml:space="preserve">Resonant circuit </w:t>
                      </w:r>
                      <w:r w:rsidR="00354C61">
                        <w:rPr>
                          <w:sz w:val="18"/>
                          <w:szCs w:val="18"/>
                        </w:rPr>
                        <w:t>is consisting of the SHT sample and matching circuit.</w:t>
                      </w:r>
                      <w:r w:rsidR="003C7AD5">
                        <w:rPr>
                          <w:sz w:val="18"/>
                          <w:szCs w:val="18"/>
                        </w:rPr>
                        <w:t xml:space="preserve"> </w:t>
                      </w:r>
                      <w:r w:rsidR="00354C61">
                        <w:rPr>
                          <w:sz w:val="18"/>
                          <w:szCs w:val="18"/>
                        </w:rPr>
                        <w:t xml:space="preserve">SHT sample 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20264C">
                        <w:rPr>
                          <w:sz w:val="18"/>
                          <w:szCs w:val="18"/>
                        </w:rPr>
                        <w:t>showed</w:t>
                      </w:r>
                      <w:r w:rsidR="00811EB4">
                        <w:rPr>
                          <w:sz w:val="18"/>
                          <w:szCs w:val="18"/>
                        </w:rPr>
                        <w:t xml:space="preserve">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w:t>
                      </w:r>
                      <w:r w:rsidR="00040C0F">
                        <w:rPr>
                          <w:sz w:val="18"/>
                          <w:szCs w:val="18"/>
                        </w:rPr>
                        <w:t xml:space="preserve">the </w:t>
                      </w:r>
                      <w:r w:rsidR="000F1C60">
                        <w:rPr>
                          <w:sz w:val="18"/>
                          <w:szCs w:val="18"/>
                        </w:rPr>
                        <w:t xml:space="preserve">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 xml:space="preserve">Matching condition is </w:t>
                      </w:r>
                      <w:r w:rsidR="00AD0F5D">
                        <w:rPr>
                          <w:sz w:val="18"/>
                          <w:szCs w:val="18"/>
                        </w:rPr>
                        <w:t xml:space="preserve">the </w:t>
                      </w:r>
                      <w:r w:rsidR="000F1C60" w:rsidRPr="00E5561A">
                        <w:rPr>
                          <w:sz w:val="18"/>
                          <w:szCs w:val="18"/>
                        </w:rPr>
                        <w:t xml:space="preserve">situation in which </w:t>
                      </w:r>
                      <w:r w:rsidR="00AD0F5D">
                        <w:rPr>
                          <w:sz w:val="18"/>
                          <w:szCs w:val="18"/>
                        </w:rPr>
                        <w:t xml:space="preserve">the typically </w:t>
                      </w:r>
                      <w:r w:rsidR="000F1C60" w:rsidRPr="00E5561A">
                        <w:rPr>
                          <w:sz w:val="18"/>
                          <w:szCs w:val="18"/>
                        </w:rPr>
                        <w:t>large resistance (~100 KΩ) of th</w:t>
                      </w:r>
                      <w:r w:rsidR="00354C61">
                        <w:rPr>
                          <w:sz w:val="18"/>
                          <w:szCs w:val="18"/>
                        </w:rPr>
                        <w:t>e SHT</w:t>
                      </w:r>
                      <w:r w:rsidR="000F1C60" w:rsidRPr="00E5561A">
                        <w:rPr>
                          <w:sz w:val="18"/>
                          <w:szCs w:val="18"/>
                        </w:rPr>
                        <w:t xml:space="preserve"> is transformed</w:t>
                      </w:r>
                      <w:r w:rsidR="00AD0F5D">
                        <w:rPr>
                          <w:sz w:val="18"/>
                          <w:szCs w:val="18"/>
                        </w:rPr>
                        <w:t xml:space="preserve">, by the inductor and capacitor, </w:t>
                      </w:r>
                      <w:r w:rsidR="000F1C60" w:rsidRPr="00E5561A">
                        <w:rPr>
                          <w:sz w:val="18"/>
                          <w:szCs w:val="18"/>
                        </w:rPr>
                        <w:t xml:space="preserve"> to near 50 Ω</w:t>
                      </w:r>
                      <w:r w:rsidR="00AD0F5D">
                        <w:rPr>
                          <w:sz w:val="18"/>
                          <w:szCs w:val="18"/>
                        </w:rPr>
                        <w:t>.</w:t>
                      </w:r>
                      <w:r w:rsidR="000F1C60" w:rsidRPr="00E5561A">
                        <w:rPr>
                          <w:sz w:val="18"/>
                          <w:szCs w:val="18"/>
                        </w:rPr>
                        <w:t xml:space="preserve"> </w:t>
                      </w:r>
                      <w:r w:rsidR="00AD0F5D">
                        <w:rPr>
                          <w:sz w:val="18"/>
                          <w:szCs w:val="18"/>
                        </w:rPr>
                        <w:t xml:space="preserve">This </w:t>
                      </w:r>
                      <w:r w:rsidR="000F1C60" w:rsidRPr="00E5561A">
                        <w:rPr>
                          <w:sz w:val="18"/>
                          <w:szCs w:val="18"/>
                        </w:rPr>
                        <w:t xml:space="preserve">value is </w:t>
                      </w:r>
                      <w:r w:rsidR="00AD0F5D">
                        <w:rPr>
                          <w:sz w:val="18"/>
                          <w:szCs w:val="18"/>
                        </w:rPr>
                        <w:t xml:space="preserve">the </w:t>
                      </w:r>
                      <w:r w:rsidR="000F1C60" w:rsidRPr="00E5561A">
                        <w:rPr>
                          <w:sz w:val="18"/>
                          <w:szCs w:val="18"/>
                        </w:rPr>
                        <w:t>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612B4F">
                        <w:rPr>
                          <w:sz w:val="18"/>
                          <w:szCs w:val="18"/>
                        </w:rPr>
                        <w:t>.</w:t>
                      </w:r>
                    </w:p>
                    <w:p w:rsidR="00E5561A" w:rsidDel="00811EB4" w:rsidRDefault="00E5561A" w:rsidP="00E5561A">
                      <w:pPr>
                        <w:rPr>
                          <w:del w:id="12"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13" w:author="Georgios KATSAROS" w:date="2016-08-20T15:47:00Z">
                        <w:r w:rsidRPr="00E5561A">
                          <w:rPr>
                            <w:rFonts w:eastAsiaTheme="minorEastAsia"/>
                            <w:sz w:val="18"/>
                            <w:szCs w:val="18"/>
                          </w:rPr>
                          <w:t xml:space="preserve"> </w:t>
                        </w:r>
                      </w:ins>
                    </w:p>
                    <w:p w:rsidR="00E5561A" w:rsidRDefault="00E5561A"/>
                  </w:txbxContent>
                </v:textbox>
                <w10:wrap type="square"/>
              </v:shape>
            </w:pict>
          </mc:Fallback>
        </mc:AlternateContent>
      </w:r>
    </w:p>
    <w:p w:rsidR="00952319" w:rsidRPr="00952319" w:rsidRDefault="00952319" w:rsidP="00952319">
      <w:pPr>
        <w:rPr>
          <w:b/>
        </w:rPr>
      </w:pPr>
    </w:p>
    <w:p w:rsidR="00801743" w:rsidRDefault="000F44F9" w:rsidP="00536253">
      <w:pPr>
        <w:pStyle w:val="Heading3"/>
      </w:pPr>
      <w:r>
        <w:lastRenderedPageBreak/>
        <w:t>Definition of the problem:</w:t>
      </w:r>
    </w:p>
    <w:p w:rsidR="0079533E" w:rsidRDefault="00626F0C" w:rsidP="009D17AE">
      <w:r w:rsidRPr="00605679">
        <w:rPr>
          <w:b/>
        </w:rPr>
        <w:t>Since 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alternative methods have been looked for. </w:t>
      </w:r>
      <w:r w:rsidR="00DF4316">
        <w:t xml:space="preserve">A usual </w:t>
      </w:r>
      <w:r w:rsidR="0079533E">
        <w:t>solution to this problem is t</w:t>
      </w:r>
      <w:r w:rsidR="00BE1763">
        <w:t>o place</w:t>
      </w:r>
      <w:r w:rsidR="0070019A">
        <w:t>,</w:t>
      </w:r>
      <w:r w:rsidR="00BE1763">
        <w:t xml:space="preserve"> </w:t>
      </w:r>
      <w:r w:rsidR="0005550C">
        <w:t>next to a measured qubit</w:t>
      </w:r>
      <w:r w:rsidR="0070019A">
        <w:t>,</w:t>
      </w:r>
      <w:r w:rsidR="0005550C">
        <w:t xml:space="preserve"> an </w:t>
      </w:r>
      <w:r w:rsidR="00BE1763">
        <w:t xml:space="preserve">additional, separated </w:t>
      </w:r>
      <w:r w:rsidR="004D6D7B">
        <w:t>QD</w:t>
      </w:r>
      <w:r w:rsidR="004D4908">
        <w:t xml:space="preserve"> in </w:t>
      </w:r>
      <w:r w:rsidR="00DF4316">
        <w:t xml:space="preserve">the </w:t>
      </w:r>
      <w:r w:rsidR="004D4908">
        <w:t xml:space="preserve">form of </w:t>
      </w:r>
      <w:r w:rsidR="00DF4316">
        <w:t xml:space="preserve">a </w:t>
      </w:r>
      <w:r w:rsidR="004D4908">
        <w:t>single electron</w:t>
      </w:r>
      <w:r w:rsidR="009221DD">
        <w:t xml:space="preserve"> (hole)</w:t>
      </w:r>
      <w:r w:rsidR="004D4908">
        <w:t xml:space="preserve"> transistor</w:t>
      </w:r>
      <w:r w:rsidR="00BE1763">
        <w:t xml:space="preserve"> or </w:t>
      </w:r>
      <w:r w:rsidR="004D6D7B">
        <w:t xml:space="preserve">a </w:t>
      </w:r>
      <w:r w:rsidR="00BE1763">
        <w:t>quantum point contact</w:t>
      </w:r>
      <w:r w:rsidR="00632E07">
        <w:t>, called charge sensor</w:t>
      </w:r>
      <w:r w:rsidR="00DF4316">
        <w:t xml:space="preserve">. 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7E48A5" w:rsidP="00512FD8">
      <w:pPr>
        <w:rPr>
          <w:b/>
        </w:rPr>
      </w:pPr>
      <w:r w:rsidRPr="00512FD8">
        <w:rPr>
          <w:b/>
        </w:rPr>
        <w:t>Gate reflectometry</w:t>
      </w:r>
      <w:r w:rsidR="0007448F" w:rsidRPr="00512FD8">
        <w:rPr>
          <w:b/>
        </w:rPr>
        <w:t xml:space="preserve"> 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B4186F">
        <w:t>double quantum dot (</w:t>
      </w:r>
      <w:r>
        <w:t>DQD</w:t>
      </w:r>
      <w:r w:rsidR="00B4186F">
        <w:t>)</w:t>
      </w:r>
      <w:r>
        <w:t xml:space="preserve"> </w:t>
      </w:r>
      <w:r w:rsidR="0070019A">
        <w:t xml:space="preserve">in </w:t>
      </w:r>
      <w:r w:rsidR="00510727">
        <w:t xml:space="preserve">GaAs/AlGaAs heterostrucure 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the 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9221DD">
        <w:t xml:space="preserve">similar 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 and 100 </w:t>
      </w:r>
      <w:r w:rsidR="001E5AC6" w:rsidRPr="00A11815">
        <w:t>μ</w:t>
      </w:r>
      <w:r w:rsidR="001E5AC6">
        <w:t>eHz</w:t>
      </w:r>
      <w:r w:rsidR="001E5AC6">
        <w:rPr>
          <w:vertAlign w:val="superscript"/>
        </w:rPr>
        <w:t>-1/2</w:t>
      </w:r>
      <w:r w:rsidR="00377FC9">
        <w:t xml:space="preserve"> </w:t>
      </w:r>
      <w:r w:rsidR="001E5AC6">
        <w:t xml:space="preserve">for RF single electron transistor </w:t>
      </w:r>
      <w:r w:rsidR="00457011">
        <w:t>[12]</w:t>
      </w:r>
      <w:r w:rsidR="0070019A">
        <w:t>.</w:t>
      </w:r>
      <w:ins w:id="14" w:author="Georgios KATSAROS" w:date="2016-08-31T00:09:00Z">
        <w:r w:rsidR="00430CA9">
          <w:t xml:space="preserve"> </w:t>
        </w:r>
      </w:ins>
    </w:p>
    <w:p w:rsidR="008F3989" w:rsidDel="00DD253D" w:rsidRDefault="00F34B9B" w:rsidP="00DD74DE">
      <w:pPr>
        <w:rPr>
          <w:del w:id="15" w:author="Georgios KATSAROS" w:date="2016-08-20T15:59:00Z"/>
        </w:rPr>
      </w:pPr>
      <w:r>
        <w:t>High sensitivity and thus high speed of the gate reflectometry circuit is desired for performing spin state measurements in the single shot regime. Also it is desired for capturing fast stability diagrams (which usually can take up to several hours using DC or AC current readout techniques) and thus performing the measurements much faster</w:t>
      </w:r>
    </w:p>
    <w:p w:rsidR="00952319" w:rsidDel="00F34B9B" w:rsidRDefault="00952319" w:rsidP="00776062">
      <w:pPr>
        <w:pStyle w:val="Heading3"/>
        <w:rPr>
          <w:del w:id="16" w:author="Josip KUKUCKA" w:date="2016-08-31T10:44:00Z"/>
        </w:rPr>
      </w:pPr>
    </w:p>
    <w:p w:rsidR="00952319" w:rsidDel="00F34B9B" w:rsidRDefault="00952319" w:rsidP="00776062">
      <w:pPr>
        <w:pStyle w:val="Heading3"/>
        <w:rPr>
          <w:del w:id="17" w:author="Josip KUKUCKA" w:date="2016-08-31T10:44:00Z"/>
        </w:rPr>
      </w:pPr>
    </w:p>
    <w:p w:rsidR="00952319" w:rsidDel="00F34B9B" w:rsidRDefault="00952319" w:rsidP="00952319">
      <w:pPr>
        <w:rPr>
          <w:del w:id="18" w:author="Josip KUKUCKA" w:date="2016-08-31T10:44:00Z"/>
        </w:rPr>
      </w:pPr>
    </w:p>
    <w:p w:rsidR="00ED565B" w:rsidRPr="00952319" w:rsidRDefault="00ED565B" w:rsidP="00952319"/>
    <w:p w:rsidR="00F95CE3" w:rsidRDefault="00EC4B67" w:rsidP="00776062">
      <w:pPr>
        <w:pStyle w:val="Heading3"/>
      </w:pPr>
      <w:r>
        <w:lastRenderedPageBreak/>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w:t>
      </w:r>
      <w:r w:rsidR="00391AE8">
        <w:t xml:space="preserve">in second part of my PhD </w:t>
      </w:r>
      <w:r w:rsidR="00430CA9">
        <w:t xml:space="preserve">thesis </w:t>
      </w:r>
      <w:r w:rsidR="00FD4915">
        <w:t xml:space="preserve">the </w:t>
      </w:r>
      <w:r w:rsidR="00391AE8">
        <w:t xml:space="preserve">spin properties of the </w:t>
      </w:r>
      <w:r w:rsidR="00856ABB">
        <w:t>Loss-DiVincenzo</w:t>
      </w:r>
      <w:r w:rsidR="00035BE3">
        <w:t xml:space="preserve"> qubit created in</w:t>
      </w:r>
      <w:r w:rsidR="00FD4915">
        <w:t xml:space="preserve"> </w:t>
      </w:r>
      <w:r w:rsidR="00F95CE3">
        <w:t xml:space="preserve">a </w:t>
      </w:r>
      <w:r w:rsidR="00391AE8">
        <w:t>Ge</w:t>
      </w:r>
      <w:r w:rsidR="00BC07E2">
        <w:t>-</w:t>
      </w:r>
      <w:r w:rsidR="00391AE8">
        <w:t xml:space="preserve"> </w:t>
      </w:r>
      <w:r w:rsidR="00BC07E2">
        <w:t>based, DQD</w:t>
      </w:r>
      <w:r w:rsidR="00F95CE3">
        <w:t xml:space="preserve">.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rsidR="00370882">
        <w:t xml:space="preserve">will </w:t>
      </w:r>
      <w:r w:rsidR="00FD4915">
        <w:t>allow us to have a high bandwidth system necessary for the qubit read out</w:t>
      </w:r>
      <w:r w:rsidR="00035BE3">
        <w:t>.</w:t>
      </w:r>
      <w:r w:rsidR="00FD4915">
        <w:t xml:space="preserve"> </w:t>
      </w:r>
      <w:r>
        <w:t xml:space="preserve">After </w:t>
      </w:r>
      <w:r w:rsidR="00FD4915">
        <w:t xml:space="preserve">the gate reflectometry </w:t>
      </w:r>
      <w:r w:rsidR="00391AE8">
        <w:t xml:space="preserve">will </w:t>
      </w:r>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r w:rsidR="00391AE8">
        <w:t>.</w:t>
      </w:r>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DA0BC3">
        <w:t>spin coherence time using spin</w:t>
      </w:r>
      <w:bookmarkStart w:id="19" w:name="_GoBack"/>
      <w:bookmarkEnd w:id="19"/>
      <w:r w:rsidR="006E5852">
        <w:t xml:space="preserve"> echo technique T</w:t>
      </w:r>
      <w:r w:rsidR="006E5852">
        <w:rPr>
          <w:vertAlign w:val="subscript"/>
        </w:rPr>
        <w:t>2</w:t>
      </w:r>
      <w:r w:rsidR="0070019A">
        <w:rPr>
          <w:vertAlign w:val="superscript"/>
        </w:rPr>
        <w:t>ECHO</w:t>
      </w:r>
      <w:r w:rsidR="00141D13">
        <w:t xml:space="preserve">, </w:t>
      </w:r>
      <w:r w:rsidR="00FD4915">
        <w:t xml:space="preserve">and the </w:t>
      </w:r>
      <w:r w:rsidR="00141D13">
        <w:t xml:space="preserve">spin coherence time using </w:t>
      </w:r>
      <w:r w:rsidR="00FD4915">
        <w:t xml:space="preserve">the </w:t>
      </w:r>
      <w:r w:rsidR="00141D13">
        <w:t>CPMG</w:t>
      </w:r>
      <w:r w:rsidR="00612B4F">
        <w:t xml:space="preserve"> </w:t>
      </w:r>
      <w:r w:rsidR="00430CA9" w:rsidRPr="00612B4F">
        <w:t>(</w:t>
      </w:r>
      <w:r w:rsidR="00612B4F" w:rsidRPr="00612B4F">
        <w:t>Carr-Purcell-Meiboom-Gill</w:t>
      </w:r>
      <w:r w:rsidR="00430CA9" w:rsidRPr="00612B4F">
        <w:t>)</w:t>
      </w:r>
      <w:r w:rsidR="00141D13">
        <w:t xml:space="preserve">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051B95" w:rsidRDefault="00051B95" w:rsidP="00F95CE3"/>
    <w:p w:rsidR="00051B95" w:rsidRDefault="00051B95" w:rsidP="00F95CE3"/>
    <w:p w:rsidR="00051B95" w:rsidRDefault="00051B95"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B87682" w:rsidRDefault="005A7B36" w:rsidP="00AD357D">
      <w:r>
        <w:t>In order to tune the gate reflectometry system</w:t>
      </w:r>
      <w:r w:rsidR="003A02FD">
        <w:t>,</w:t>
      </w:r>
      <w:r>
        <w:t xml:space="preserve"> measurements will be initially performed at</w:t>
      </w:r>
      <w:r w:rsidR="00D768F6">
        <w:t xml:space="preserve"> </w:t>
      </w:r>
      <w:r>
        <w:t>4</w:t>
      </w:r>
      <w:r w:rsidR="00D768F6">
        <w:t>K</w:t>
      </w:r>
      <w:r w:rsidR="00E27BE6">
        <w:t xml:space="preserve">, </w:t>
      </w:r>
      <w:r w:rsidR="00370882">
        <w:t>by using a single QD device as SHT</w:t>
      </w:r>
      <w:r w:rsidR="0070019A">
        <w:t xml:space="preserve">. </w:t>
      </w:r>
      <w:r>
        <w:t xml:space="preserve">During the first year of my PhD I have already prepared a 4K dip stick </w:t>
      </w:r>
      <w:r w:rsidR="0070019A">
        <w:t>(Figure 4</w:t>
      </w:r>
      <w:r w:rsidR="00AD357D">
        <w:t xml:space="preserve">) </w:t>
      </w:r>
      <w:r>
        <w:t>for such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C66AC0">
        <w:t xml:space="preserve"> (Figure 5</w:t>
      </w:r>
      <w:r w:rsidR="00804CA9">
        <w:t>) to reduce thermal noise from</w:t>
      </w:r>
      <w:r w:rsidR="001302F9">
        <w:t xml:space="preserve"> the wires. After low pass filtering</w:t>
      </w:r>
      <w:r w:rsidR="00804CA9">
        <w:t>,</w:t>
      </w:r>
      <w:r w:rsidR="001302F9">
        <w:t xml:space="preserve"> </w:t>
      </w:r>
      <w:ins w:id="20" w:author="Georgios KATSAROS" w:date="2016-08-31T00:12:00Z">
        <w:r w:rsidR="00015D5A">
          <w:t xml:space="preserve">the </w:t>
        </w:r>
      </w:ins>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w:t>
      </w:r>
      <w:del w:id="21" w:author="Georgios KATSAROS" w:date="2016-08-31T00:13:00Z">
        <w:r w:rsidR="001C3410" w:rsidDel="003F7D72">
          <w:delText>a</w:delText>
        </w:r>
        <w:r w:rsidR="001302F9" w:rsidDel="003F7D72">
          <w:delText xml:space="preserve"> </w:delText>
        </w:r>
      </w:del>
      <w:r w:rsidR="001302F9">
        <w:t>silver paste</w:t>
      </w:r>
      <w:r w:rsidR="00C66AC0">
        <w:t xml:space="preserve"> (Figure 5</w:t>
      </w:r>
      <w:r w:rsidR="00784829">
        <w:t>)</w:t>
      </w:r>
      <w:r w:rsidR="001302F9">
        <w:t xml:space="preserve">. </w:t>
      </w:r>
      <w:r w:rsidR="00784C06">
        <w:t>The RF coaxial lines are finishing on the PCB mounted SMP connectors. After the SMP connector,</w:t>
      </w:r>
      <w:r w:rsidR="00C66AC0">
        <w:t xml:space="preserve"> </w:t>
      </w:r>
      <w:r w:rsidR="00784C06">
        <w:t>a DC signal is added to the RF signal</w:t>
      </w:r>
      <w:r w:rsidR="00C66AC0">
        <w:t xml:space="preserve"> by using a bias tee</w:t>
      </w:r>
      <w:r w:rsidR="00784C06">
        <w:t xml:space="preserve">.  From there </w:t>
      </w:r>
      <w:ins w:id="22" w:author="Georgios KATSAROS" w:date="2016-08-31T00:14:00Z">
        <w:r w:rsidR="003F7D72">
          <w:t xml:space="preserve">the </w:t>
        </w:r>
      </w:ins>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15B54">
        <w:t xml:space="preserve"> achieved by wedge wire bonding. </w:t>
      </w:r>
    </w:p>
    <w:p w:rsidR="00FF12B9" w:rsidRPr="002814DB" w:rsidRDefault="00FF12B9" w:rsidP="002814DB"/>
    <w:p w:rsidR="0070019A" w:rsidRDefault="0070019A" w:rsidP="0070019A">
      <w:pPr>
        <w:rPr>
          <w:i/>
        </w:rPr>
      </w:pPr>
      <w:r w:rsidRPr="00E469D0">
        <w:rPr>
          <w:noProof/>
        </w:rPr>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70019A" w:rsidP="0070019A">
      <w:pPr>
        <w:pStyle w:val="Subtitle"/>
      </w:pPr>
      <w:r>
        <w:t xml:space="preserve">Figure 4: Plexiglas 4K dip-stick used for cooling down samples to 4K and performing reflectometry measurements. The left picture shows the whole stick, while the right is a zoom-in, highlighting the directional coupler and the low noise Minicircuits </w:t>
      </w:r>
      <w:r w:rsidRPr="005028B0">
        <w:t>ZX60-33LN-S+</w:t>
      </w:r>
      <w:r>
        <w:t xml:space="preserve"> RF amplifier. An additional low noise cryogenic RF amplifier CITLF2 from Sander Weinreb’s </w:t>
      </w:r>
      <w:r>
        <w:rPr>
          <w:color w:val="575757"/>
        </w:rPr>
        <w:t xml:space="preserve">Caltech Microwave Research Group </w:t>
      </w:r>
      <w:r w:rsidRPr="00213FA0">
        <w:t>can be added in order</w:t>
      </w:r>
      <w:r>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051B95" w:rsidP="0070019A">
      <w:r>
        <w:rPr>
          <w:b/>
          <w:noProof/>
        </w:rPr>
        <w:lastRenderedPageBreak/>
        <w:drawing>
          <wp:anchor distT="0" distB="0" distL="114300" distR="114300" simplePos="0" relativeHeight="251684864" behindDoc="0" locked="0" layoutInCell="1" allowOverlap="1" wp14:anchorId="67FB08B4" wp14:editId="2489D229">
            <wp:simplePos x="0" y="0"/>
            <wp:positionH relativeFrom="margin">
              <wp:posOffset>2967990</wp:posOffset>
            </wp:positionH>
            <wp:positionV relativeFrom="paragraph">
              <wp:posOffset>258445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19A" w:rsidRDefault="00C66AC0" w:rsidP="0070019A">
      <w:r>
        <w:rPr>
          <w:b/>
          <w:noProof/>
        </w:rPr>
        <w:drawing>
          <wp:anchor distT="0" distB="0" distL="114300" distR="114300" simplePos="0" relativeHeight="251685888" behindDoc="0" locked="0" layoutInCell="1" allowOverlap="1" wp14:anchorId="199A858F" wp14:editId="5802848E">
            <wp:simplePos x="0" y="0"/>
            <wp:positionH relativeFrom="margin">
              <wp:posOffset>453390</wp:posOffset>
            </wp:positionH>
            <wp:positionV relativeFrom="margin">
              <wp:posOffset>-6350</wp:posOffset>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Default="0070019A" w:rsidP="0070019A">
      <w:pPr>
        <w:pStyle w:val="Subtitle"/>
      </w:pPr>
      <w:r>
        <w:t xml:space="preserve">Figure 5: Initial version of the PCB sample holder. The left figure show the upper view of the PCB board while the right figure focuses on the back side. </w:t>
      </w:r>
    </w:p>
    <w:p w:rsidR="0070019A" w:rsidRPr="0070019A" w:rsidRDefault="0070019A" w:rsidP="0070019A"/>
    <w:p w:rsidR="00784C06" w:rsidRPr="00AB580B" w:rsidRDefault="00784C06" w:rsidP="00784C06">
      <w:pPr>
        <w:rPr>
          <w:b/>
        </w:rPr>
      </w:pPr>
      <w:r w:rsidRPr="00AB580B">
        <w:rPr>
          <w:b/>
        </w:rPr>
        <w:t>Resonant Circuit</w:t>
      </w:r>
    </w:p>
    <w:p w:rsidR="00784C06" w:rsidRDefault="00784C06" w:rsidP="00784C06">
      <w:r>
        <w:t>The used resonance circuit consist</w:t>
      </w:r>
      <w:r w:rsidR="003F7D72">
        <w:t>ed</w:t>
      </w:r>
      <w:r w:rsidR="00C66AC0">
        <w:t xml:space="preserve"> of a matching circuit (Figure 5</w:t>
      </w:r>
      <w:r>
        <w:t>) and the SHT</w:t>
      </w:r>
      <w:r w:rsidR="007C2D78">
        <w:t>. SHT is schematically presented as</w:t>
      </w:r>
      <w:r>
        <w:t xml:space="preserve"> resistance R</w:t>
      </w:r>
      <w:r>
        <w:rPr>
          <w:vertAlign w:val="subscript"/>
        </w:rPr>
        <w:t>S</w:t>
      </w:r>
      <w:r>
        <w:t xml:space="preserve"> in parallel to the capacitance C</w:t>
      </w:r>
      <w:r>
        <w:rPr>
          <w:vertAlign w:val="subscript"/>
        </w:rPr>
        <w:t>S</w:t>
      </w:r>
      <w:r>
        <w:t xml:space="preserve">, as can be seen in a simple circuit model in Figure 3.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be able to always achieve a good matching condition despite the change of the SHT resistance R</w:t>
      </w:r>
      <w:r>
        <w:rPr>
          <w:vertAlign w:val="subscript"/>
        </w:rPr>
        <w:t>s</w:t>
      </w:r>
      <w:r>
        <w:t xml:space="preserve"> [13], as explained in “What is reflectometry” section of the “State of the art” chapter. </w:t>
      </w:r>
    </w:p>
    <w:p w:rsidR="00180D54" w:rsidRDefault="00180D54" w:rsidP="003562C0">
      <w:pPr>
        <w:rPr>
          <w:b/>
        </w:rPr>
      </w:pPr>
    </w:p>
    <w:p w:rsidR="00A018F0"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C66AC0">
        <w:t xml:space="preserve"> 4</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 configuration</w:t>
      </w:r>
      <w:r w:rsidR="00C66AC0">
        <w:t>, shown in Figure 4</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23130B" w:rsidRPr="00AB580B">
        <w:t xml:space="preserve">a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SNR on its output approximately 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AB580B" w:rsidRPr="00AB580B">
        <w:t>higher noise room temperature electronics</w:t>
      </w:r>
      <w:ins w:id="23" w:author="Georgios KATSAROS" w:date="2016-08-31T00:20:00Z">
        <w:r w:rsidR="00722974">
          <w:t xml:space="preserve"> [is the critical characteristic the input noise or the output noise of the amplifier? Question not necessary important for the proposal </w:t>
        </w:r>
        <w:r w:rsidR="00722974">
          <w:sym w:font="Wingdings" w:char="F04A"/>
        </w:r>
        <w:r w:rsidR="00722974">
          <w:t xml:space="preserve">] </w:t>
        </w:r>
      </w:ins>
      <w:r w:rsidR="00AB580B" w:rsidRPr="00AB580B">
        <w:t>.</w:t>
      </w:r>
      <w:r w:rsidR="00A018F0" w:rsidRPr="00AB580B">
        <w:t xml:space="preserve"> </w:t>
      </w:r>
    </w:p>
    <w:p w:rsidR="00BC07E2" w:rsidRDefault="00BC07E2" w:rsidP="00F663DE"/>
    <w:p w:rsidR="00BC07E2" w:rsidRDefault="00BC07E2" w:rsidP="00F663DE"/>
    <w:p w:rsidR="00BC07E2" w:rsidRDefault="00BC07E2" w:rsidP="00BC07E2">
      <w:pPr>
        <w:rPr>
          <w:b/>
        </w:rPr>
      </w:pPr>
      <w:r>
        <w:rPr>
          <w:b/>
        </w:rPr>
        <w:lastRenderedPageBreak/>
        <w:t xml:space="preserve">Instrumentation setup </w:t>
      </w:r>
    </w:p>
    <w:p w:rsidR="00BC07E2" w:rsidRDefault="00BC07E2" w:rsidP="00BC07E2">
      <w:pPr>
        <w:rPr>
          <w:b/>
          <w:i/>
        </w:rPr>
      </w:pPr>
      <w:r>
        <w:rPr>
          <w:noProof/>
        </w:rPr>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r>
        <w:t>Figure 6: Simplified schematic of the overall measurement circuit</w:t>
      </w:r>
      <w:ins w:id="24" w:author="Georgios KATSAROS" w:date="2016-08-24T22:16:00Z">
        <w:r>
          <w:t xml:space="preserve"> </w:t>
        </w:r>
      </w:ins>
    </w:p>
    <w:p w:rsidR="00BC07E2" w:rsidRDefault="00BC07E2" w:rsidP="00BC07E2"/>
    <w:p w:rsidR="00BC07E2" w:rsidRDefault="00BC07E2" w:rsidP="00BC07E2">
      <w:pPr>
        <w:pStyle w:val="ListParagraph"/>
        <w:rPr>
          <w:ins w:id="25" w:author="Georgios KATSAROS" w:date="2016-08-25T09:31:00Z"/>
        </w:rPr>
      </w:pPr>
      <w:r>
        <w:t xml:space="preserve">For conducting the measurements several instruments have been used. </w:t>
      </w:r>
    </w:p>
    <w:p w:rsidR="00BC07E2" w:rsidRDefault="00BC07E2" w:rsidP="00BC07E2">
      <w:pPr>
        <w:rPr>
          <w:ins w:id="26" w:author="Georgios KATSAROS" w:date="2016-08-25T09:31:00Z"/>
        </w:rPr>
      </w:pP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For attenuating the RF signal sent to the sample: Minicircuit’s attenuator</w:t>
      </w:r>
    </w:p>
    <w:p w:rsidR="00BC07E2" w:rsidRDefault="00BC07E2" w:rsidP="00BC07E2">
      <w:pPr>
        <w:pStyle w:val="ListParagraph"/>
        <w:numPr>
          <w:ilvl w:val="0"/>
          <w:numId w:val="23"/>
        </w:numPr>
      </w:pPr>
      <w:r>
        <w:t>For amplifying the reflected from the sample RF signal: series of Minicircuit’s and CITLF3 low noise amplifier</w:t>
      </w:r>
    </w:p>
    <w:p w:rsidR="00BC07E2" w:rsidRDefault="00BC07E2" w:rsidP="00BC07E2">
      <w:pPr>
        <w:pStyle w:val="ListParagraph"/>
        <w:numPr>
          <w:ilvl w:val="0"/>
          <w:numId w:val="23"/>
        </w:numPr>
      </w:pPr>
      <w:r>
        <w:lastRenderedPageBreak/>
        <w:t>Instrument control and data retrieval to the PC:  Python application.</w:t>
      </w:r>
    </w:p>
    <w:p w:rsidR="00BC07E2" w:rsidRDefault="00BC07E2" w:rsidP="00BC07E2">
      <w:pPr>
        <w:pStyle w:val="Heading4"/>
      </w:pPr>
      <w:r>
        <w:t xml:space="preserve">Germanium nanowire based, hole spin single </w:t>
      </w:r>
      <w:r>
        <w:t>QD</w:t>
      </w:r>
      <w:r>
        <w:t xml:space="preserve"> tuning and characterization with the initial version reflectometry setup </w:t>
      </w:r>
    </w:p>
    <w:p w:rsidR="00BC07E2" w:rsidRDefault="00BC07E2" w:rsidP="00BC07E2"/>
    <w:p w:rsidR="00BC07E2" w:rsidRDefault="00BC07E2" w:rsidP="00BC07E2">
      <w:r>
        <w:rPr>
          <w:noProof/>
        </w:rPr>
        <w:drawing>
          <wp:anchor distT="0" distB="0" distL="114300" distR="114300" simplePos="0" relativeHeight="251688960" behindDoc="0" locked="0" layoutInCell="1" allowOverlap="1">
            <wp:simplePos x="0" y="0"/>
            <wp:positionH relativeFrom="column">
              <wp:align>center</wp:align>
            </wp:positionH>
            <wp:positionV relativeFrom="paragraph">
              <wp:posOffset>2540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Subtitle"/>
      </w:pPr>
      <w:r>
        <w:t xml:space="preserve">Figure 7: 3D model of a silicon germanium nanowire-based </w:t>
      </w:r>
      <w:r>
        <w:t>single QD</w:t>
      </w:r>
      <w:r>
        <w:t xml:space="preserve"> sample SHT, designed by H. Watzinger. A single </w:t>
      </w:r>
      <w:r>
        <w:t xml:space="preserve">QD </w:t>
      </w:r>
      <w:r>
        <w:t xml:space="preserve">which confines holes is formed in the nanowire beneath the gate (green). </w:t>
      </w:r>
    </w:p>
    <w:p w:rsidR="00BC07E2" w:rsidRDefault="00BC07E2" w:rsidP="00BC07E2">
      <w:r>
        <w:t xml:space="preserve">The single hole transistor sample was fabricated by H. Watzinger and the nanofabrication description can be found in [10]. </w:t>
      </w:r>
    </w:p>
    <w:p w:rsidR="00BC07E2" w:rsidRDefault="00BC07E2" w:rsidP="00BC07E2">
      <w:r>
        <w:t>Using the setup described in the previous chapter, the SHT (single QD) formed in the germanium hut-wire (Figure 7) was tuned in the Coulomb blockade regime applying DC voltages on source, drain and gate electrodes (Figure 6). Charge stability measurements were conducted in the Coulomb blockade regime showing a Coulomb diamond pattern. A Comparison of the DC current and ohmic reflectometry measurements has been done. The DC current was measured by applying a bias on source and reading the current from drain contact (Figure 6), while for the reflectometry measurement the LC matching circuit was connected to the SHT source contact (Figure 6).</w:t>
      </w:r>
    </w:p>
    <w:p w:rsidR="00BC07E2" w:rsidRDefault="00BC07E2" w:rsidP="00BC07E2">
      <w:r>
        <w:rPr>
          <w:noProof/>
        </w:rPr>
        <w:drawing>
          <wp:anchor distT="0" distB="0" distL="114300" distR="114300" simplePos="0" relativeHeight="251689984" behindDoc="0" locked="0" layoutInCell="1" allowOverlap="1">
            <wp:simplePos x="0" y="0"/>
            <wp:positionH relativeFrom="column">
              <wp:align>center</wp:align>
            </wp:positionH>
            <wp:positionV relativeFrom="paragraph">
              <wp:posOffset>0</wp:posOffset>
            </wp:positionV>
            <wp:extent cx="3599815" cy="2343785"/>
            <wp:effectExtent l="0" t="0" r="63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9815" cy="2343785"/>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Subtitle"/>
      </w:pPr>
      <w:r>
        <w:lastRenderedPageBreak/>
        <w:t xml:space="preserve">Figure 8: Comparison of the DC current transport (left) and the ohmic reflectometry (right) measurements for the SHT in a Ge hut-wire. </w:t>
      </w:r>
    </w:p>
    <w:p w:rsidR="00BC07E2" w:rsidRDefault="00BC07E2" w:rsidP="00BC07E2">
      <w:r>
        <w:t xml:space="preserve">By adjusting the integration time to be similar for both measurements, it can be seen that the reflectometry technique enables us to see more features like the excited orbital energy states of the SHT (Figure 8). </w:t>
      </w:r>
    </w:p>
    <w:p w:rsidR="00BC07E2" w:rsidRDefault="00BC07E2" w:rsidP="00BC07E2">
      <w:r>
        <w:t xml:space="preserve">We have compared our reflectometry setup with the one of D. J. Reilly et al. </w:t>
      </w:r>
      <w:r>
        <w:rPr>
          <w:rFonts w:ascii="Verdana" w:hAnsi="Verdana"/>
          <w:color w:val="333333"/>
          <w:sz w:val="17"/>
          <w:szCs w:val="17"/>
          <w:shd w:val="clear" w:color="auto" w:fill="FFFFFF"/>
        </w:rPr>
        <w:t xml:space="preserve">for which they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mK </w:t>
      </w:r>
      <w:r>
        <w:rPr>
          <w:rFonts w:ascii="Verdana" w:hAnsi="Verdana"/>
          <w:color w:val="333333"/>
          <w:sz w:val="17"/>
          <w:szCs w:val="17"/>
          <w:shd w:val="clear" w:color="auto" w:fill="FFFFFF"/>
        </w:rPr>
        <w:t>[19]</w:t>
      </w:r>
      <w:r>
        <w:t xml:space="preserve">. </w:t>
      </w:r>
    </w:p>
    <w:p w:rsidR="00BC07E2" w:rsidRDefault="00BC07E2" w:rsidP="00BC07E2">
      <w:r>
        <w:t xml:space="preserve">By using the same methodology as in [19] for characterizing the reflectometry setup we have measured a just around five times lower sensitivity despite the much higher temperature of 4K. This is a quite good when considering that the thermal broadening of the energy levels at 4K, leads to much wider coulomb peaks. Such results in a much smaller resistance change for a small gate voltage modulation and thus a smaller sensitivity  </w:t>
      </w:r>
    </w:p>
    <w:p w:rsidR="00BC07E2" w:rsidRDefault="00BC07E2" w:rsidP="00BC07E2"/>
    <w:p w:rsidR="00BC07E2" w:rsidRDefault="00BC07E2" w:rsidP="00BC07E2"/>
    <w:p w:rsidR="00BC07E2" w:rsidRDefault="00BC07E2" w:rsidP="00BC07E2">
      <w:pPr>
        <w:pStyle w:val="Heading4"/>
      </w:pPr>
      <w:r>
        <w:t xml:space="preserve">Second generation of the reflectometry setup  </w:t>
      </w:r>
    </w:p>
    <w:p w:rsidR="00BC07E2" w:rsidRDefault="00BC07E2" w:rsidP="00BC07E2">
      <w:r>
        <w:t xml:space="preserve">The first generation of the used setup and PCB board aimed to verify that indeed we have the knowhow to perform RF reflectometry measurements. The second generation of the reflectometry setup will be installed in dilution fridges allowing us to achieve temperatures down to 10 mK. </w:t>
      </w:r>
    </w:p>
    <w:p w:rsidR="00BC07E2" w:rsidRDefault="00BC07E2" w:rsidP="00BC07E2">
      <w:r>
        <w:t xml:space="preserve">For the purpose of measuring several samples and due to the necessity for a higher number of RF lines dictated by experiments of spin manipulation, a new PCB will be designed. The new design will allow frequency multiplexing of four different reflectometry resonant circuits enabling the measurement of four samples 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sample stage because of its very low thermal conduction, to avoid heating of the mixing chamber stage of the fridge which has a cooling power of a few tens of μW in the insert.    </w:t>
      </w:r>
    </w:p>
    <w:p w:rsidR="00BC07E2" w:rsidRDefault="00BC07E2" w:rsidP="00BC07E2">
      <w:r>
        <w:t xml:space="preserve">The vector network analyzer which was used so far for the measurements will be replaced with a Zurich Instruments UHF lock in amplifier which enables faster and longer data acquisition, more inputs and </w:t>
      </w:r>
      <w:r>
        <w:lastRenderedPageBreak/>
        <w:t xml:space="preserve">generally more measurement flexibility. For the spin relaxation time and spin manipulation measurements, to be described below, arbitrary waveform microsecond pulses with a nanosecond rise time are needed. Those are generated using a Tektronix AWG5014C. The measurement will be - conducted using the QTLab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07E2" w:rsidRDefault="00BC07E2" w:rsidP="00BC07E2">
      <w:pPr>
        <w:rPr>
          <w:b/>
          <w:i/>
        </w:rPr>
      </w:pPr>
    </w:p>
    <w:p w:rsidR="00BC07E2" w:rsidRDefault="00BC07E2" w:rsidP="00BC07E2">
      <w:pPr>
        <w:pStyle w:val="Heading4"/>
      </w:pPr>
      <w:r>
        <w:t xml:space="preserve">Moving towards gate reflectometry </w:t>
      </w:r>
      <w:r>
        <w:rPr>
          <w:noProof/>
        </w:rPr>
        <w:drawing>
          <wp:anchor distT="0" distB="0" distL="114300" distR="114300" simplePos="0" relativeHeight="251694080" behindDoc="1" locked="0" layoutInCell="1" allowOverlap="1">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Pr>
        <w:pStyle w:val="Subtitle"/>
      </w:pPr>
      <w:r>
        <w:t xml:space="preserve">Figure 2. Gate reflectometry schematic on the Ge nanowire DQD sample, nanofabricated in our group. LC resonators are connected to the three gates. Because of different inductor values, resonance frequencies of three matching circuits above are different enabling so called frequency multiplexing technique. </w:t>
      </w:r>
    </w:p>
    <w:p w:rsidR="00BC07E2" w:rsidRDefault="00BC07E2" w:rsidP="00BC07E2"/>
    <w:p w:rsidR="00BC07E2" w:rsidRDefault="00BC07E2" w:rsidP="00BC07E2">
      <w:r>
        <w:t>As in the ohmic reflectometry also for the gate reflectometry the readout parameters are the phase shift ∆</w:t>
      </w:r>
      <w:r>
        <w:rPr>
          <w:rFonts w:ascii="Gulim" w:eastAsia="Gulim" w:hAnsi="Gulim" w:hint="eastAsia"/>
        </w:rPr>
        <w:t>φ</w:t>
      </w:r>
      <w:r>
        <w:t xml:space="preserve"> and the amplitude change ∆γ of the reflected signal due to the charge configuration change in the </w:t>
      </w:r>
      <w:r>
        <w:t>QD</w:t>
      </w:r>
      <w:r>
        <w:t xml:space="preserve"> or </w:t>
      </w:r>
      <w:r>
        <w:t>DQD</w:t>
      </w:r>
      <w:r>
        <w:t xml:space="preserve"> system.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t>[12]</w:t>
      </w:r>
      <w:r>
        <w:rPr>
          <w:rFonts w:eastAsiaTheme="minorEastAsia"/>
        </w:rPr>
        <w:t>. The capacitance C</w:t>
      </w:r>
      <w:r>
        <w:rPr>
          <w:rFonts w:eastAsiaTheme="minorEastAsia"/>
          <w:vertAlign w:val="subscript"/>
        </w:rPr>
        <w:t>g</w:t>
      </w:r>
      <w:r>
        <w:rPr>
          <w:rFonts w:eastAsiaTheme="minorEastAsia"/>
        </w:rPr>
        <w:t xml:space="preserve"> can be approximated with that of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he gate electrode and the nanowire separated by a thin dielectric, form a capacitor</w:t>
      </w:r>
      <w:r>
        <w:rPr>
          <w:rFonts w:eastAsiaTheme="minorEastAsia"/>
          <w:color w:val="252525"/>
          <w:shd w:val="clear" w:color="auto" w:fill="F9F9F9"/>
        </w:rPr>
        <w:t xml:space="preserve">. </w:t>
      </w:r>
      <w:r>
        <w:rPr>
          <w:rFonts w:eastAsiaTheme="minorEastAsia"/>
        </w:rPr>
        <w:t>From the above expressions it can be seen that a higher coupling between the gate and the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Default="00BC07E2" w:rsidP="00BC07E2">
      <w:pPr>
        <w:rPr>
          <w:del w:id="27" w:author="Georgios KATSAROS" w:date="2016-08-25T10:29:00Z"/>
        </w:rPr>
      </w:pPr>
      <w:r>
        <w:lastRenderedPageBreak/>
        <w:t>Using gate reflectometry in a gate defined GaAs DQD J.I. Colless et al., achieved charge sensitivity of 6.3 meHz</w:t>
      </w:r>
      <w:r>
        <w:rPr>
          <w:vertAlign w:val="superscript"/>
        </w:rPr>
        <w:t>-1/2</w:t>
      </w:r>
      <w:r>
        <w:rPr>
          <w:rFonts w:eastAsiaTheme="minorEastAsia"/>
          <w:color w:val="252525"/>
          <w:shd w:val="clear" w:color="auto" w:fill="F9F9F9"/>
        </w:rPr>
        <w:t xml:space="preserve">, </w:t>
      </w:r>
      <w:r>
        <w:t>having C</w:t>
      </w:r>
      <w:r>
        <w:rPr>
          <w:vertAlign w:val="subscript"/>
        </w:rPr>
        <w:t>g</w:t>
      </w:r>
      <w:r>
        <w:t>/C</w:t>
      </w:r>
      <w:r>
        <w:rPr>
          <w:vertAlign w:val="subscript"/>
        </w:rPr>
        <w:t>Σ</w:t>
      </w:r>
      <w:r>
        <w:t xml:space="preserve"> ≈ 0.05 [14]. Using 1.9 nm HfSiON oxide as dielectric in a silicon nanowire field effect transistor, M.F. Gonzalez – Zalba et al. achieved a charge sensitivity of 37 μeHz</w:t>
      </w:r>
      <w:r>
        <w:rPr>
          <w:vertAlign w:val="superscript"/>
        </w:rPr>
        <w:t>-1/2</w:t>
      </w:r>
      <w:r>
        <w:t>, with C</w:t>
      </w:r>
      <w:r>
        <w:rPr>
          <w:vertAlign w:val="subscript"/>
        </w:rPr>
        <w:t>g</w:t>
      </w:r>
      <w:r>
        <w:t>/C</w:t>
      </w:r>
      <w:r>
        <w:rPr>
          <w:vertAlign w:val="subscript"/>
        </w:rPr>
        <w:t>Σ</w:t>
      </w:r>
      <w:r>
        <w:t xml:space="preserve"> = 0.92 [12]. For comparison, the sensitivity achieved using ohmic reflectometry and a rf-QPC (rf-SET) as a charge sensor is 100 μeHz</w:t>
      </w:r>
      <w:r>
        <w:rPr>
          <w:vertAlign w:val="superscript"/>
        </w:rPr>
        <w:t>-1/2</w:t>
      </w:r>
      <w:r>
        <w:t xml:space="preserve"> (0.9 μeHz</w:t>
      </w:r>
      <w:r>
        <w:rPr>
          <w:vertAlign w:val="superscript"/>
        </w:rPr>
        <w:t>-1/2</w:t>
      </w:r>
      <w:r>
        <w:t>) [12]. Thus the performance of gate reflectometry is very close to that of ohmic reflectometry. In our system using by using ~ 4nm HfO</w:t>
      </w:r>
      <w:r>
        <w:rPr>
          <w:vertAlign w:val="subscript"/>
        </w:rPr>
        <w:t xml:space="preserve">2 </w:t>
      </w:r>
      <w:r>
        <w:t>as a dielectric, which has ε</w:t>
      </w:r>
      <w:r>
        <w:rPr>
          <w:vertAlign w:val="subscript"/>
        </w:rPr>
        <w:t>roxide</w:t>
      </w:r>
      <w:r>
        <w:t xml:space="preserve"> = 24, we expect to have a C</w:t>
      </w:r>
      <w:r>
        <w:rPr>
          <w:vertAlign w:val="subscript"/>
        </w:rPr>
        <w:t>g</w:t>
      </w:r>
      <w:r>
        <w:t>/C</w:t>
      </w:r>
      <w:r>
        <w:rPr>
          <w:vertAlign w:val="subscript"/>
        </w:rPr>
        <w:t xml:space="preserve">Σ </w:t>
      </w:r>
      <w:r>
        <w:t xml:space="preserve">comparable to that reported in [12]. </w:t>
      </w:r>
    </w:p>
    <w:p w:rsidR="00BC07E2" w:rsidRDefault="00BC07E2" w:rsidP="00BC07E2">
      <w:pPr>
        <w:pStyle w:val="Heading4"/>
        <w:rPr>
          <w:ins w:id="28" w:author="Josip KUKUCKA" w:date="2016-09-02T16:38:00Z"/>
        </w:rPr>
      </w:pPr>
      <w:r>
        <w:rPr>
          <w:i w:val="0"/>
          <w:iCs w:val="0"/>
        </w:rPr>
        <w:t>Optimizing the gate reflectometry</w:t>
      </w:r>
      <w:ins w:id="29" w:author="Georgios KATSAROS" w:date="2016-08-31T11:52:00Z">
        <w:r>
          <w:rPr>
            <w:i w:val="0"/>
            <w:iCs w:val="0"/>
          </w:rPr>
          <w:t xml:space="preserve"> </w:t>
        </w:r>
      </w:ins>
    </w:p>
    <w:p w:rsidR="00BC07E2" w:rsidRDefault="00BC07E2" w:rsidP="00BC07E2">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r>
        <w:rPr>
          <w:rFonts w:eastAsiaTheme="minorEastAsia"/>
          <w:b/>
        </w:rPr>
        <w:t>C</w:t>
      </w:r>
      <w:r>
        <w:rPr>
          <w:rFonts w:eastAsiaTheme="minorEastAsia"/>
          <w:b/>
          <w:vertAlign w:val="subscript"/>
        </w:rPr>
        <w:t>p</w:t>
      </w:r>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r>
        <w:rPr>
          <w:rFonts w:eastAsiaTheme="minorEastAsia"/>
          <w:b/>
        </w:rPr>
        <w:t>C</w:t>
      </w:r>
      <w:r>
        <w:rPr>
          <w:rFonts w:eastAsiaTheme="minorEastAsia"/>
          <w:b/>
          <w:vertAlign w:val="subscript"/>
        </w:rPr>
        <w:t>p</w:t>
      </w:r>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BC07E2" w:rsidP="00BC07E2">
      <w:r>
        <w:rPr>
          <w:b/>
        </w:rPr>
        <w:t>Quality factor Q</w:t>
      </w:r>
      <w:r>
        <w:t xml:space="preserve"> dependence about different inductors and capacitors will be examined. </w:t>
      </w:r>
    </w:p>
    <w:p w:rsidR="00BC07E2" w:rsidRDefault="00BC07E2" w:rsidP="00BC07E2">
      <w:r>
        <w:t xml:space="preserve">Additional losses in a gate reflectometry system are PCB dielectric losses, losses in PCB RF transmission lines [12]. </w:t>
      </w:r>
    </w:p>
    <w:p w:rsidR="00BC07E2" w:rsidRDefault="00BC07E2" w:rsidP="00BC07E2">
      <w:r>
        <w:t>Losses in the PCB dielectric will be addressed by using a dielectric with lower dielectric loss then the currently used FR4, e.g. some of the Rogers Corporation laminates.</w:t>
      </w:r>
    </w:p>
    <w:p w:rsidR="00BC07E2" w:rsidRDefault="00BC07E2" w:rsidP="00BC07E2">
      <w:r>
        <w:t xml:space="preserve">The 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Default="00BC07E2" w:rsidP="00BC07E2"/>
    <w:p w:rsidR="00BC07E2" w:rsidRDefault="00BC07E2" w:rsidP="00BC07E2"/>
    <w:p w:rsidR="00BC07E2" w:rsidRDefault="00BC07E2" w:rsidP="00BC07E2">
      <w:pPr>
        <w:pStyle w:val="Heading3"/>
      </w:pPr>
      <w:r>
        <w:rPr>
          <w:rStyle w:val="Heading4Char"/>
        </w:rPr>
        <w:t>Spin dynamics experiments</w:t>
      </w:r>
      <w:r>
        <w:t xml:space="preserve"> </w:t>
      </w:r>
    </w:p>
    <w:p w:rsidR="00BC07E2" w:rsidRDefault="00BC07E2" w:rsidP="00BC07E2">
      <w:pPr>
        <w:rPr>
          <w:del w:id="30" w:author="Georgios KATSAROS" w:date="2016-08-31T12:40:00Z"/>
          <w:b/>
        </w:rPr>
      </w:pPr>
      <w:r>
        <w:t xml:space="preserve">Once the gate reflectometry setup will be properly working, I will focus on performing spin manipulation experiments. During my PhD I will focus on the Loss-Divincenzo spin qubit. </w:t>
      </w:r>
    </w:p>
    <w:p w:rsidR="00BC07E2" w:rsidRDefault="00BC07E2" w:rsidP="00BC07E2">
      <w:r>
        <w:rPr>
          <w:i/>
          <w:iCs/>
        </w:rPr>
        <w:lastRenderedPageBreak/>
        <w:t xml:space="preserve">For achieving good state preparation, fast manipulation and fast measurement, additional mechanisms are required beyond ones offered by single QDs. One of the most promising building block for the realization of the spin qubit quantum computer based on QDs is a serial </w:t>
      </w:r>
      <w:r>
        <w:rPr>
          <w:i/>
          <w:iCs/>
        </w:rPr>
        <w:t>DQD</w:t>
      </w:r>
      <w:r>
        <w:rPr>
          <w:i/>
          <w:iCs/>
        </w:rPr>
        <w:t xml:space="preserve"> system.  A DQD system consists of two neighboring QDs tunnel coupled to each other, which simply means that they can exchange charge particles by tunneling. The </w:t>
      </w:r>
    </w:p>
    <w:p w:rsidR="00BC07E2" w:rsidRDefault="00BC07E2" w:rsidP="00BC07E2">
      <w:r>
        <w:rPr>
          <w:noProof/>
        </w:rPr>
        <w:drawing>
          <wp:anchor distT="0" distB="0" distL="114300" distR="114300" simplePos="0" relativeHeight="251693056" behindDoc="0" locked="0" layoutInCell="1" allowOverlap="1">
            <wp:simplePos x="0" y="0"/>
            <wp:positionH relativeFrom="column">
              <wp:align>center</wp:align>
            </wp:positionH>
            <wp:positionV relativeFrom="paragraph">
              <wp:posOffset>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Pr>
        <w:pStyle w:val="Subtitle"/>
      </w:pPr>
      <w:r>
        <w:t xml:space="preserve">Figure 1: Spin state readout based on spin blockade shown for gate defined </w:t>
      </w:r>
      <w:r>
        <w:t>DQD</w:t>
      </w:r>
      <w:r>
        <w:t xml:space="preserve">. The blue circles represents the individual </w:t>
      </w:r>
      <w:r>
        <w:t>QD</w:t>
      </w:r>
      <w:r>
        <w:t xml:space="preserve">s, the grey lines the gates and the black arrows in the QDs the electron spin direction in the left and the right dot. </w:t>
      </w:r>
    </w:p>
    <w:p w:rsidR="00BC07E2" w:rsidRDefault="00BC07E2" w:rsidP="00BC07E2"/>
    <w:p w:rsidR="00BC07E2" w:rsidRDefault="00BC07E2" w:rsidP="00BC07E2">
      <w:r>
        <w:t xml:space="preserve">main physical property which makes them favorable for the realization of a qubit is the Pauli exclusion principle. It says that two identical fermions (in this specific case electrons or holes) cannot occupy same energy state. </w:t>
      </w:r>
    </w:p>
    <w:p w:rsidR="00BC07E2" w:rsidRDefault="00BC07E2" w:rsidP="00BC07E2">
      <w:r>
        <w:t xml:space="preserve">Figure 1 describes how spin blockade can be used to extract information about the spin degree of freedom in the left QD in the DQD system. If the spin configuration forms a singlet state S(1,1) (the numbers in brackets denote the hole number on the left and right dot respectively), like show in Figure 1a, then after electrostatic pushing, by applying voltage pulses on gates L and R, the hole is allowed to tunnel to the right dot, forming a singlet S(0,2) state. In the case below, Figure 1c), holes in both dots have the same spin, forming a triplet T(1,1) state, and due to Pauli exclusion principle they stay in the (1,1) configuration after electrostatic pushing because the triplet state T(0,2) is too high in energy and thus not available. </w:t>
      </w:r>
    </w:p>
    <w:p w:rsidR="00BC07E2" w:rsidRDefault="00BC07E2" w:rsidP="00BC07E2"/>
    <w:p w:rsidR="00BC07E2" w:rsidRDefault="00BC07E2" w:rsidP="00BC07E2">
      <w:pPr>
        <w:pStyle w:val="Heading5"/>
      </w:pPr>
      <w:r>
        <w:t>Measuring the spin relaxation time T</w:t>
      </w:r>
      <w:r>
        <w:rPr>
          <w:vertAlign w:val="subscript"/>
        </w:rPr>
        <w:t>1</w:t>
      </w:r>
      <w:r>
        <w:t xml:space="preserve"> </w:t>
      </w:r>
    </w:p>
    <w:p w:rsidR="00BC07E2" w:rsidRDefault="00BC07E2" w:rsidP="00BC07E2">
      <w:r>
        <w:t>For measuring the spin relaxation time, an approach similar to the approach of Koppens et al. [20] will be used. The DQD will be tuned to a the (0,1)-(1,1)-(0,2)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r>
        <w:t>μ</w:t>
      </w:r>
      <w:r>
        <w:rPr>
          <w:vertAlign w:val="subscript"/>
        </w:rPr>
        <w:t>F</w:t>
      </w:r>
      <w:r>
        <w:t>, of the lead, allowing lead to dot hole tunneling (holes tunnel to higher lying electrochemical potentials). Since the tunneling is most likely spin independent, the left dot is loaded with a random hole spin from the lead, during the loading time t</w:t>
      </w:r>
      <w:r>
        <w:rPr>
          <w:vertAlign w:val="subscript"/>
        </w:rPr>
        <w:t>L</w:t>
      </w:r>
      <w:r>
        <w:t>. The double dot is thus in either a singlet (1,1) state or a triplet (1,1) state and is left in that configuration for the waiting time t</w:t>
      </w:r>
      <w:r>
        <w:rPr>
          <w:vertAlign w:val="subscript"/>
        </w:rPr>
        <w:t>w</w:t>
      </w:r>
      <w:r>
        <w:t>. After the t</w:t>
      </w:r>
      <w:r>
        <w:rPr>
          <w:vertAlign w:val="subscript"/>
        </w:rPr>
        <w:t>w</w:t>
      </w:r>
      <w:r>
        <w:t>, a second pulse level is applied in order to bring the hole from the left QD to the right QD. For an S(1,1) configuration tunneling will take place. As explained above due to spin blockade this will not be the case for the T(1,1) state. If charge tunneling takes place, a shift in the quantum capacitance (capacitance originating from the DQD charge polarization) will take place, which is read by the gate reflectometry. The probability of finding the DQD system in the T(1,1) state will decay exponentially with the duration of the waiting time t</w:t>
      </w:r>
      <w:r>
        <w:rPr>
          <w:vertAlign w:val="subscript"/>
        </w:rPr>
        <w:t>w</w:t>
      </w:r>
      <w:r>
        <w:t xml:space="preserve">, with </w:t>
      </w:r>
      <w:r>
        <w:rPr>
          <w:rFonts w:ascii="Times-Italic" w:hAnsi="Times-Italic" w:cs="Times-Italic"/>
          <w:i/>
          <w:iCs/>
        </w:rPr>
        <w:t>T</w:t>
      </w:r>
      <w:r>
        <w:rPr>
          <w:sz w:val="15"/>
          <w:szCs w:val="15"/>
        </w:rPr>
        <w:t xml:space="preserve">1 </w:t>
      </w:r>
      <w:r>
        <w:t xml:space="preserve">being the decay constant, since for long waiting times the DQD will always end in the S(1,1) state. </w:t>
      </w:r>
    </w:p>
    <w:p w:rsidR="00BC07E2" w:rsidRDefault="00BC07E2" w:rsidP="00BC07E2"/>
    <w:p w:rsidR="00BC07E2" w:rsidRDefault="00BC07E2" w:rsidP="00BC07E2">
      <w:pPr>
        <w:rPr>
          <w:ins w:id="31" w:author="Josip KUKUCKA" w:date="2016-09-02T17:41:00Z"/>
        </w:rPr>
      </w:pPr>
    </w:p>
    <w:p w:rsidR="00BC07E2" w:rsidRDefault="00BC07E2" w:rsidP="00BC07E2"/>
    <w:p w:rsidR="00BC07E2" w:rsidRDefault="00BC07E2" w:rsidP="00BC07E2"/>
    <w:p w:rsidR="00BC07E2" w:rsidRDefault="00BC07E2" w:rsidP="00BC07E2"/>
    <w:p w:rsidR="00BC07E2" w:rsidRDefault="00BC07E2" w:rsidP="00BC07E2"/>
    <w:p w:rsidR="00BC07E2" w:rsidRDefault="00BC07E2" w:rsidP="00BC07E2">
      <w:pPr>
        <w:pStyle w:val="Heading5"/>
      </w:pPr>
      <w:r>
        <w:t>Spin manipulation measurements</w:t>
      </w:r>
    </w:p>
    <w:p w:rsidR="00BC07E2" w:rsidRDefault="00BC07E2" w:rsidP="00BC07E2">
      <w:r>
        <w:t>Quantum gate operations for a spin qubit system implies spin manipulation. Basically such manipulations are spin rotations in the spin representation sphere, called Bloch sphere.</w:t>
      </w:r>
    </w:p>
    <w:p w:rsidR="00BC07E2" w:rsidRDefault="00BC07E2" w:rsidP="00BC07E2">
      <w:r>
        <w:rPr>
          <w:noProof/>
        </w:rPr>
        <w:lastRenderedPageBreak/>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BC07E2" w:rsidP="00BC07E2">
      <w:pPr>
        <w:pStyle w:val="Subtitle"/>
      </w:pPr>
      <w:r>
        <w:t>Figure 10. Bloch sphere</w:t>
      </w:r>
    </w:p>
    <w:p w:rsidR="00BC07E2" w:rsidRDefault="00BC07E2" w:rsidP="00BC07E2">
      <w:r>
        <w:t>The spin-up and spin-down states form the basis of the hole spin qubit and they are located on the north and south pole of the Bloch sphere. Their energy splitting E</w:t>
      </w:r>
      <w:r>
        <w:rPr>
          <w:vertAlign w:val="subscript"/>
        </w:rPr>
        <w:t>Z</w:t>
      </w:r>
      <w:r>
        <w:t xml:space="preserve"> is determined by the hole g factor g, the Bohr magneton μ</w:t>
      </w:r>
      <w:r>
        <w:rPr>
          <w:vertAlign w:val="subscript"/>
        </w:rPr>
        <w:t xml:space="preserve">B </w:t>
      </w:r>
      <w:r>
        <w:t xml:space="preserve">and a static 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Larmor frequency. An intuitive understanding why the frequency of the B</w:t>
      </w:r>
      <w:r>
        <w:rPr>
          <w:rFonts w:eastAsiaTheme="minorEastAsia"/>
          <w:vertAlign w:val="subscript"/>
        </w:rPr>
        <w:t>AC</w:t>
      </w:r>
      <w:r>
        <w:rPr>
          <w:rFonts w:eastAsiaTheme="minorEastAsia"/>
        </w:rPr>
        <w:t xml:space="preserve"> needs to match the Larmor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Larmor frequency and the frequency of the externally applied pushing pulses to the frequency of the applied oscillatory magnetic field.</w:t>
      </w:r>
    </w:p>
    <w:p w:rsidR="00BC07E2" w:rsidRDefault="00BC07E2" w:rsidP="00BC07E2">
      <w:r>
        <w:t xml:space="preserve">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w:t>
      </w:r>
      <w:r>
        <w:t>QD</w:t>
      </w:r>
      <w:r>
        <w:t xml:space="preserve"> gate. The oscillatory electric field can modulate the hole g factor giving thus an equivalent to the first case oscillatory magnetic field. This technique is called g-tensor modulation technique and is going to be used in the qubit I am planning to study.</w:t>
      </w:r>
    </w:p>
    <w:p w:rsidR="00BC07E2" w:rsidRDefault="00BC07E2" w:rsidP="00BC07E2">
      <w:r>
        <w:t>For generating such high frequency signals, microwave sources are needed because of high Larmor frequencies. For example, expected g factor for holes in Ge is around 3 [10] and standard value of magnetic field is around 0.5 T</w:t>
      </w:r>
      <w:r>
        <w:rPr>
          <w:i/>
        </w:rPr>
        <w:t xml:space="preserve"> </w:t>
      </w:r>
      <w:r>
        <w:t>which according to expressions for E</w:t>
      </w:r>
      <w:r>
        <w:rPr>
          <w:vertAlign w:val="subscript"/>
        </w:rPr>
        <w:t>z</w:t>
      </w:r>
      <w:r>
        <w:t xml:space="preserve"> and f above gives f around 20 GHz. For this purpose a vector signal generator will be used, controlled also from the python measurement application.</w:t>
      </w:r>
    </w:p>
    <w:p w:rsidR="00BC07E2" w:rsidRDefault="00BC07E2" w:rsidP="00BC07E2">
      <w:pPr>
        <w:pStyle w:val="Heading6"/>
      </w:pPr>
      <w:r>
        <w:lastRenderedPageBreak/>
        <w:t>Measuring the spin dephasing time T</w:t>
      </w:r>
      <w:r>
        <w:rPr>
          <w:vertAlign w:val="subscript"/>
        </w:rPr>
        <w:t>2</w:t>
      </w:r>
      <w:r>
        <w:rPr>
          <w:vertAlign w:val="superscript"/>
        </w:rPr>
        <w:t>*</w:t>
      </w:r>
      <w:r>
        <w:t xml:space="preserve">  </w:t>
      </w:r>
    </w:p>
    <w:p w:rsidR="00BC07E2" w:rsidRPr="00BC07E2" w:rsidRDefault="00BC07E2" w:rsidP="00BC07E2">
      <w:r>
        <w:t>In order to determine coherence times, coherent manipulation of the spin is needed. In order to verify coherent manipulation of the spin, Rabi oscillation experiments will be conducted. The DQD will be initialized in T(1,1) charge configuration. Then the spin in the left dot will be rotated for an angle determined by the spin rotation time τ</w:t>
      </w:r>
      <w:r>
        <w:rPr>
          <w:vertAlign w:val="subscript"/>
        </w:rPr>
        <w:t xml:space="preserve">BURST </w:t>
      </w:r>
      <w:r>
        <w:t>, followed by spin readout by trying to push the DQD to the (0,2) charge configuration (which is a singlet (0,2) configuration as explained already above). If the S(0,2) configuration is achieved, it means that the spin has been rotated. By linearly changing τ</w:t>
      </w:r>
      <w:r>
        <w:rPr>
          <w:vertAlign w:val="subscript"/>
        </w:rPr>
        <w:t>BURST</w:t>
      </w:r>
      <w:r>
        <w:rPr>
          <w:rFonts w:ascii="Calibri" w:hAnsi="Calibri" w:cs="Arial"/>
          <w:color w:val="252525"/>
          <w:sz w:val="21"/>
          <w:szCs w:val="21"/>
          <w:shd w:val="clear" w:color="auto" w:fill="FFFFFF"/>
        </w:rPr>
        <w:t xml:space="preserve"> , a </w:t>
      </w:r>
      <w:r>
        <w:t xml:space="preserve">Rabi oscillation pattern [11] should be observed proving the coherent spin manipulation. </w:t>
      </w:r>
    </w:p>
    <w:p w:rsidR="00BC07E2" w:rsidRDefault="00BC07E2" w:rsidP="00BC07E2">
      <w:r>
        <w:t>Following the approach of R. Maurand et al., for evaluating the inhomogeneous dephasing time T</w:t>
      </w:r>
      <w:r>
        <w:rPr>
          <w:vertAlign w:val="subscript"/>
        </w:rPr>
        <w:t>2</w:t>
      </w:r>
      <w:r>
        <w:t>*, Ramsey – fringes like experiments will be conducted [11]. First, a ∏/2 pulse around the x axis is applied to bring the spin vector from the north pole (positive z axis) to the xy plane in Figure 10. It stays there for the time τ being exposed to the dephasing noise. After time τ, a second ∏/2 pulse around x axis projects the spin vector back on the z axis for the readout. If no dephasing has taken place, the spin should finish at the south pole of the Bloch sphere (spin up state). Linear increase of the τ between the measurement points results in the</w:t>
      </w:r>
      <w:r>
        <w:rPr>
          <w:rFonts w:ascii="Gulim" w:eastAsia="Gulim" w:hAnsi="Gulim" w:hint="eastAsia"/>
        </w:rPr>
        <w:t xml:space="preserve"> </w:t>
      </w:r>
      <w:r>
        <w:t>exponentially decaying spin up state probability, with T</w:t>
      </w:r>
      <w:r>
        <w:rPr>
          <w:vertAlign w:val="subscript"/>
        </w:rPr>
        <w:t>2</w:t>
      </w:r>
      <w:r>
        <w:rPr>
          <w:vertAlign w:val="superscript"/>
        </w:rPr>
        <w:t>*</w:t>
      </w:r>
      <w:r>
        <w:t xml:space="preserve"> being the dephasing time. </w:t>
      </w:r>
    </w:p>
    <w:p w:rsidR="00BC07E2" w:rsidRDefault="00BC07E2" w:rsidP="00BC07E2">
      <w:pPr>
        <w:pStyle w:val="Heading6"/>
      </w:pPr>
      <w:r>
        <w:t xml:space="preserve">Spin coherence time experiments: </w:t>
      </w:r>
    </w:p>
    <w:p w:rsidR="00BC07E2" w:rsidRDefault="00DA0BC3" w:rsidP="00BC07E2">
      <w:pPr>
        <w:pStyle w:val="Heading7"/>
        <w:numPr>
          <w:ilvl w:val="0"/>
          <w:numId w:val="24"/>
        </w:numPr>
      </w:pPr>
      <w:r>
        <w:t>Spin</w:t>
      </w:r>
      <w:r w:rsidR="00BC07E2">
        <w:t xml:space="preserve"> echo T</w:t>
      </w:r>
      <w:r w:rsidR="00BC07E2">
        <w:rPr>
          <w:vertAlign w:val="subscript"/>
        </w:rPr>
        <w:t>2</w:t>
      </w:r>
      <w:r>
        <w:rPr>
          <w:vertAlign w:val="superscript"/>
        </w:rPr>
        <w:t>ECHO</w:t>
      </w:r>
    </w:p>
    <w:p w:rsidR="00BC07E2" w:rsidRDefault="00BC07E2" w:rsidP="00BC07E2">
      <w:r>
        <w:t>Coherence can b</w:t>
      </w:r>
      <w:r w:rsidR="00DA0BC3">
        <w:t>e extended by the so called spin</w:t>
      </w:r>
      <w:r>
        <w:t xml:space="preserve"> echo technique which can partially cancel dephasing originating for example from slow varying nuclear magnetic field or applied field inhomogeneities. Similar to the spin dephasing time measurement, after the first </w:t>
      </w:r>
      <w:r>
        <w:rPr>
          <w:sz w:val="18"/>
        </w:rPr>
        <w:t>∏</w:t>
      </w:r>
      <w:r>
        <w:t xml:space="preserve">/2 pulse around the x axis the spin vector lays in the xy plane. Because of the dephasing sources the spin will dephase in the xy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dephase for the same time, but since it is 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spin is projected back to the z axis and a spin up probability is measured. From its exponentially decaying envelope in this case the T</w:t>
      </w:r>
      <w:r>
        <w:rPr>
          <w:vertAlign w:val="subscript"/>
        </w:rPr>
        <w:t>2</w:t>
      </w:r>
      <w:r>
        <w:rPr>
          <w:vertAlign w:val="superscript"/>
        </w:rPr>
        <w:t>ECHO</w:t>
      </w:r>
      <w:r>
        <w:t xml:space="preserve"> will be extracted.</w:t>
      </w:r>
    </w:p>
    <w:p w:rsidR="00BC07E2" w:rsidRDefault="00BC07E2" w:rsidP="00BC07E2"/>
    <w:p w:rsidR="00BC07E2" w:rsidRDefault="00BC07E2" w:rsidP="00BC07E2">
      <w:pPr>
        <w:pStyle w:val="Heading7"/>
        <w:numPr>
          <w:ilvl w:val="0"/>
          <w:numId w:val="24"/>
        </w:numPr>
      </w:pPr>
      <w:r>
        <w:t>CPMG pulse sequence T</w:t>
      </w:r>
      <w:r>
        <w:rPr>
          <w:vertAlign w:val="subscript"/>
        </w:rPr>
        <w:t>2</w:t>
      </w:r>
      <w:r>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 pulses separation </w:t>
      </w:r>
      <w:r>
        <w:lastRenderedPageBreak/>
        <w:t xml:space="preserve">time τ. This method is insensitive to the ∏ pulse length errors because the rotation axis alternates between y and –y subtracting the pulse length errors [15]. </w:t>
      </w:r>
    </w:p>
    <w:p w:rsidR="00BC07E2" w:rsidRDefault="00BC07E2" w:rsidP="00BC07E2">
      <w:pPr>
        <w:pStyle w:val="Heading3"/>
      </w:pPr>
      <w:r>
        <w:t>Innovative aspects of the proposed project:</w:t>
      </w:r>
    </w:p>
    <w:p w:rsidR="00BC07E2" w:rsidRDefault="00BC07E2" w:rsidP="00BC07E2">
      <w:r>
        <w:t xml:space="preserve">There has been a huge interest in the past few years in the realization of electron Si spin qubits. In this project a hole spin qubit in a DQD formed in a Ge hut wire will be studied. Despite the interesting electronic properties of this type of nanostructure nothing is known about the spin lifetimes of the confined holes. Due to the low hyperfine interaction and the heavy hole character of the wavefunction very long dephasing times are actually expected [10],[21].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stripline) are required except of the already defined and necessary gates. Thus this approach has high chances of </w:t>
      </w:r>
      <w:r>
        <w:rPr>
          <w:b/>
        </w:rPr>
        <w:t>addressing the challenge of scalability</w:t>
      </w:r>
      <w:r>
        <w:t>.</w:t>
      </w:r>
    </w:p>
    <w:p w:rsidR="00BC07E2" w:rsidRDefault="00BC07E2" w:rsidP="00BC07E2">
      <w:r>
        <w:t xml:space="preserve">Finally we aim to achieve the highest reported sensitivity in the gate reflectometry setup. The gates in our DQD system (Figure 2) are positioned very closely to the hut 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explained in the  </w:t>
      </w:r>
      <w:r>
        <w:rPr>
          <w:i/>
        </w:rPr>
        <w:t>Moving towards gate reflectometry</w:t>
      </w:r>
      <w:r>
        <w:t xml:space="preserve"> chapter.</w:t>
      </w:r>
    </w:p>
    <w:p w:rsidR="00BC07E2" w:rsidRDefault="00BC07E2" w:rsidP="00BC07E2"/>
    <w:p w:rsidR="00BC07E2" w:rsidRDefault="00BC07E2" w:rsidP="00BC07E2">
      <w:pPr>
        <w:pStyle w:val="Heading3"/>
      </w:pPr>
      <w:r>
        <w:t>International collaboration:</w:t>
      </w:r>
    </w:p>
    <w:p w:rsidR="00BC07E2" w:rsidRDefault="00BC07E2" w:rsidP="00BC07E2">
      <w:pPr>
        <w:rPr>
          <w:ins w:id="32" w:author="Georgios KATSAROS" w:date="2016-08-25T19:40:00Z"/>
        </w:rPr>
      </w:pPr>
      <w:r>
        <w:t xml:space="preserve">We are collaborating with the spin qubit team in the group of C. Marcus in Copenhagen, led by </w:t>
      </w:r>
      <w:r>
        <w:rPr>
          <w:b/>
        </w:rPr>
        <w:t>Ferdinand Kuemmeth (</w:t>
      </w:r>
      <w:r>
        <w:rPr>
          <w:b/>
          <w:i/>
        </w:rPr>
        <w:t xml:space="preserve">Since Ferdinand is also my external thesis committee, should I note this here?). </w:t>
      </w:r>
      <w:r>
        <w:t xml:space="preserve">Actually I have been visiting them for three months end of 2015. Since they are a leading group with a vast knowledge in instrumentation and in the physics of spin dynamics, this collaboration will help me a lot in realizing the proposed project. It would be helpful to visit them once per year to discuss with the technical and physics related questions thus I am requesting 500 Euro </w:t>
      </w:r>
      <w:r>
        <w:rPr>
          <w:b/>
          <w:i/>
        </w:rPr>
        <w:t>(What is the reasonable amount that I should put here??)</w:t>
      </w:r>
      <w:r>
        <w:t xml:space="preserve"> per year as travel expenses. </w:t>
      </w:r>
    </w:p>
    <w:p w:rsidR="00BC07E2" w:rsidRDefault="00BC07E2" w:rsidP="00BC07E2">
      <w:r>
        <w:t xml:space="preserve">The other significant collaboration is with Prof. </w:t>
      </w:r>
      <w:r>
        <w:rPr>
          <w:b/>
        </w:rPr>
        <w:t>J.J. Zhang</w:t>
      </w:r>
      <w:r>
        <w:t xml:space="preserve"> who is working in the Chinese Academy of Science, in the Institute of Physics in Beijing, China. He is a material scientist providing us with the very high quality Ge hut wires which very few groups around the world can grow. </w:t>
      </w:r>
    </w:p>
    <w:p w:rsidR="00BC07E2" w:rsidRDefault="00BC07E2" w:rsidP="00BC07E2">
      <w:pPr>
        <w:pStyle w:val="Heading3"/>
      </w:pPr>
      <w:r>
        <w:lastRenderedPageBreak/>
        <w:t>Work table</w:t>
      </w:r>
    </w:p>
    <w:tbl>
      <w:tblPr>
        <w:tblStyle w:val="TableGrid"/>
        <w:tblW w:w="0" w:type="auto"/>
        <w:jc w:val="center"/>
        <w:tblInd w:w="0" w:type="dxa"/>
        <w:tblLook w:val="04A0" w:firstRow="1" w:lastRow="0" w:firstColumn="1" w:lastColumn="0" w:noHBand="0" w:noVBand="1"/>
        <w:tblPrChange w:id="33" w:author="Josip KUKUCKA" w:date="2016-09-02T13:39:00Z">
          <w:tblPr>
            <w:tblStyle w:val="TableGrid"/>
            <w:tblW w:w="0" w:type="nil"/>
            <w:jc w:val="center"/>
            <w:tblInd w:w="0" w:type="dxa"/>
            <w:tblLook w:val="04A0" w:firstRow="1" w:lastRow="0" w:firstColumn="1" w:lastColumn="0" w:noHBand="0" w:noVBand="1"/>
          </w:tblPr>
        </w:tblPrChange>
      </w:tblPr>
      <w:tblGrid>
        <w:gridCol w:w="3111"/>
        <w:gridCol w:w="966"/>
        <w:gridCol w:w="1014"/>
        <w:gridCol w:w="1055"/>
        <w:gridCol w:w="1055"/>
        <w:gridCol w:w="1066"/>
        <w:gridCol w:w="1083"/>
        <w:tblGridChange w:id="34">
          <w:tblGrid>
            <w:gridCol w:w="480"/>
            <w:gridCol w:w="480"/>
            <w:gridCol w:w="480"/>
            <w:gridCol w:w="480"/>
            <w:gridCol w:w="480"/>
            <w:gridCol w:w="480"/>
            <w:gridCol w:w="480"/>
          </w:tblGrid>
        </w:tblGridChange>
      </w:tblGrid>
      <w:tr w:rsidR="00BC07E2" w:rsidTr="00BC07E2">
        <w:trPr>
          <w:trHeight w:val="986"/>
          <w:jc w:val="center"/>
          <w:trPrChange w:id="35" w:author="Josip KUKUCKA" w:date="2016-09-02T13:39:00Z">
            <w:trPr>
              <w:trHeight w:val="986"/>
              <w:jc w:val="center"/>
            </w:trPr>
          </w:trPrChange>
        </w:trPr>
        <w:tc>
          <w:tcPr>
            <w:tcW w:w="0" w:type="auto"/>
            <w:tcBorders>
              <w:top w:val="single" w:sz="4" w:space="0" w:color="auto"/>
              <w:left w:val="single" w:sz="4" w:space="0" w:color="auto"/>
              <w:bottom w:val="single" w:sz="4" w:space="0" w:color="auto"/>
              <w:right w:val="single" w:sz="4" w:space="0" w:color="auto"/>
            </w:tcBorders>
            <w:vAlign w:val="center"/>
            <w:hideMark/>
            <w:tcPrChange w:id="36" w:author="Josip KUKUCKA" w:date="2016-09-02T13:39:00Z">
              <w:tcPr>
                <w:tcW w:w="0" w:type="auto"/>
                <w:tcBorders>
                  <w:top w:val="single" w:sz="4" w:space="0" w:color="auto"/>
                  <w:left w:val="single" w:sz="4" w:space="5" w:color="auto"/>
                  <w:bottom w:val="single" w:sz="4" w:space="0" w:color="auto"/>
                  <w:right w:val="single" w:sz="4" w:space="5" w:color="auto"/>
                </w:tcBorders>
                <w:vAlign w:val="center"/>
                <w:hideMark/>
              </w:tcPr>
            </w:tcPrChange>
          </w:tcPr>
          <w:p w:rsidR="00BC07E2" w:rsidRDefault="00BC07E2">
            <w:pPr>
              <w:jc w:val="center"/>
              <w:rPr>
                <w:b/>
                <w:sz w:val="20"/>
                <w:szCs w:val="20"/>
              </w:rPr>
            </w:pPr>
            <w:r>
              <w:rPr>
                <w:b/>
                <w:sz w:val="20"/>
                <w:szCs w:val="20"/>
              </w:rPr>
              <w:t>Task</w:t>
            </w:r>
          </w:p>
        </w:tc>
        <w:tc>
          <w:tcPr>
            <w:tcW w:w="0" w:type="auto"/>
            <w:tcBorders>
              <w:top w:val="single" w:sz="4" w:space="0" w:color="auto"/>
              <w:left w:val="single" w:sz="4" w:space="0" w:color="auto"/>
              <w:bottom w:val="single" w:sz="4" w:space="0" w:color="auto"/>
              <w:right w:val="single" w:sz="4" w:space="0" w:color="auto"/>
            </w:tcBorders>
            <w:vAlign w:val="center"/>
            <w:hideMark/>
            <w:tcPrChange w:id="37" w:author="Josip KUKUCKA" w:date="2016-09-02T13:39:00Z">
              <w:tcPr>
                <w:tcW w:w="0" w:type="auto"/>
                <w:tcBorders>
                  <w:top w:val="single" w:sz="4" w:space="0" w:color="auto"/>
                  <w:left w:val="single" w:sz="4" w:space="5" w:color="auto"/>
                  <w:bottom w:val="single" w:sz="4" w:space="0" w:color="auto"/>
                  <w:right w:val="single" w:sz="4" w:space="5" w:color="auto"/>
                </w:tcBorders>
                <w:vAlign w:val="center"/>
                <w:hideMark/>
              </w:tcPr>
            </w:tcPrChange>
          </w:tcPr>
          <w:p w:rsidR="00BC07E2" w:rsidRDefault="00BC07E2">
            <w:pPr>
              <w:jc w:val="center"/>
              <w:rPr>
                <w:sz w:val="20"/>
                <w:szCs w:val="20"/>
              </w:rPr>
            </w:pPr>
            <w:r>
              <w:rPr>
                <w:sz w:val="20"/>
                <w:szCs w:val="20"/>
              </w:rPr>
              <w:t>1</w:t>
            </w:r>
            <w:r>
              <w:rPr>
                <w:sz w:val="20"/>
                <w:szCs w:val="20"/>
                <w:vertAlign w:val="superscript"/>
              </w:rPr>
              <w:t>st</w:t>
            </w:r>
            <w:r>
              <w:rPr>
                <w:sz w:val="20"/>
                <w:szCs w:val="20"/>
              </w:rPr>
              <w:t>-6</w:t>
            </w:r>
            <w:r>
              <w:rPr>
                <w:sz w:val="20"/>
                <w:szCs w:val="20"/>
                <w:vertAlign w:val="superscript"/>
              </w:rPr>
              <w:t>th</w:t>
            </w:r>
            <w:r>
              <w:rPr>
                <w:sz w:val="20"/>
                <w:szCs w:val="20"/>
              </w:rPr>
              <w:t xml:space="preserve"> month</w:t>
            </w:r>
          </w:p>
        </w:tc>
        <w:tc>
          <w:tcPr>
            <w:tcW w:w="0" w:type="auto"/>
            <w:tcBorders>
              <w:top w:val="single" w:sz="4" w:space="0" w:color="auto"/>
              <w:left w:val="single" w:sz="4" w:space="0" w:color="auto"/>
              <w:bottom w:val="single" w:sz="4" w:space="0" w:color="auto"/>
              <w:right w:val="single" w:sz="4" w:space="0" w:color="auto"/>
            </w:tcBorders>
            <w:vAlign w:val="center"/>
            <w:hideMark/>
            <w:tcPrChange w:id="38" w:author="Josip KUKUCKA" w:date="2016-09-02T13:39:00Z">
              <w:tcPr>
                <w:tcW w:w="0" w:type="auto"/>
                <w:tcBorders>
                  <w:top w:val="single" w:sz="4" w:space="0" w:color="auto"/>
                  <w:left w:val="single" w:sz="4" w:space="5" w:color="auto"/>
                  <w:bottom w:val="single" w:sz="4" w:space="0" w:color="auto"/>
                  <w:right w:val="single" w:sz="4" w:space="5" w:color="auto"/>
                </w:tcBorders>
                <w:vAlign w:val="center"/>
                <w:hideMark/>
              </w:tcPr>
            </w:tcPrChange>
          </w:tcPr>
          <w:p w:rsidR="00BC07E2" w:rsidRDefault="00BC07E2">
            <w:pPr>
              <w:jc w:val="center"/>
              <w:rPr>
                <w:sz w:val="20"/>
                <w:szCs w:val="20"/>
              </w:rPr>
            </w:pPr>
            <w:r>
              <w:rPr>
                <w:sz w:val="20"/>
                <w:szCs w:val="20"/>
              </w:rPr>
              <w:t>7</w:t>
            </w:r>
            <w:r>
              <w:rPr>
                <w:sz w:val="20"/>
                <w:szCs w:val="20"/>
                <w:vertAlign w:val="superscript"/>
              </w:rPr>
              <w:t>th</w:t>
            </w:r>
            <w:r>
              <w:rPr>
                <w:sz w:val="20"/>
                <w:szCs w:val="20"/>
              </w:rPr>
              <w:t>-12</w:t>
            </w:r>
            <w:r>
              <w:rPr>
                <w:sz w:val="20"/>
                <w:szCs w:val="20"/>
                <w:vertAlign w:val="superscript"/>
              </w:rPr>
              <w:t>th</w:t>
            </w:r>
            <w:r>
              <w:rPr>
                <w:sz w:val="20"/>
                <w:szCs w:val="20"/>
              </w:rPr>
              <w:t xml:space="preserve"> month</w:t>
            </w:r>
          </w:p>
        </w:tc>
        <w:tc>
          <w:tcPr>
            <w:tcW w:w="0" w:type="auto"/>
            <w:tcBorders>
              <w:top w:val="single" w:sz="4" w:space="0" w:color="auto"/>
              <w:left w:val="single" w:sz="4" w:space="0" w:color="auto"/>
              <w:bottom w:val="single" w:sz="4" w:space="0" w:color="auto"/>
              <w:right w:val="single" w:sz="4" w:space="0" w:color="auto"/>
            </w:tcBorders>
            <w:vAlign w:val="center"/>
            <w:hideMark/>
            <w:tcPrChange w:id="39" w:author="Josip KUKUCKA" w:date="2016-09-02T13:39:00Z">
              <w:tcPr>
                <w:tcW w:w="0" w:type="auto"/>
                <w:tcBorders>
                  <w:top w:val="single" w:sz="4" w:space="0" w:color="auto"/>
                  <w:left w:val="single" w:sz="4" w:space="5" w:color="auto"/>
                  <w:bottom w:val="single" w:sz="4" w:space="0" w:color="auto"/>
                  <w:right w:val="single" w:sz="4" w:space="5" w:color="auto"/>
                </w:tcBorders>
                <w:vAlign w:val="center"/>
                <w:hideMark/>
              </w:tcPr>
            </w:tcPrChange>
          </w:tcPr>
          <w:p w:rsidR="00BC07E2" w:rsidRDefault="00BC07E2">
            <w:pPr>
              <w:jc w:val="center"/>
              <w:rPr>
                <w:sz w:val="20"/>
                <w:szCs w:val="20"/>
              </w:rPr>
            </w:pPr>
            <w:r>
              <w:rPr>
                <w:sz w:val="20"/>
                <w:szCs w:val="20"/>
              </w:rPr>
              <w:t>13</w:t>
            </w:r>
            <w:r>
              <w:rPr>
                <w:sz w:val="20"/>
                <w:szCs w:val="20"/>
                <w:vertAlign w:val="superscript"/>
              </w:rPr>
              <w:t>th</w:t>
            </w:r>
            <w:r>
              <w:rPr>
                <w:sz w:val="20"/>
                <w:szCs w:val="20"/>
              </w:rPr>
              <w:t>-18</w:t>
            </w:r>
            <w:r>
              <w:rPr>
                <w:sz w:val="20"/>
                <w:szCs w:val="20"/>
                <w:vertAlign w:val="superscript"/>
              </w:rPr>
              <w:t>th</w:t>
            </w:r>
            <w:r>
              <w:rPr>
                <w:sz w:val="20"/>
                <w:szCs w:val="20"/>
              </w:rPr>
              <w:t xml:space="preserve"> month</w:t>
            </w:r>
          </w:p>
        </w:tc>
        <w:tc>
          <w:tcPr>
            <w:tcW w:w="0" w:type="auto"/>
            <w:tcBorders>
              <w:top w:val="single" w:sz="4" w:space="0" w:color="auto"/>
              <w:left w:val="single" w:sz="4" w:space="0" w:color="auto"/>
              <w:bottom w:val="single" w:sz="4" w:space="0" w:color="auto"/>
              <w:right w:val="single" w:sz="4" w:space="0" w:color="auto"/>
            </w:tcBorders>
            <w:vAlign w:val="center"/>
            <w:hideMark/>
            <w:tcPrChange w:id="40" w:author="Josip KUKUCKA" w:date="2016-09-02T13:39:00Z">
              <w:tcPr>
                <w:tcW w:w="0" w:type="auto"/>
                <w:tcBorders>
                  <w:top w:val="single" w:sz="4" w:space="0" w:color="auto"/>
                  <w:left w:val="single" w:sz="4" w:space="5" w:color="auto"/>
                  <w:bottom w:val="single" w:sz="4" w:space="0" w:color="auto"/>
                  <w:right w:val="single" w:sz="4" w:space="5" w:color="auto"/>
                </w:tcBorders>
                <w:vAlign w:val="center"/>
                <w:hideMark/>
              </w:tcPr>
            </w:tcPrChange>
          </w:tcPr>
          <w:p w:rsidR="00BC07E2" w:rsidRDefault="00BC07E2">
            <w:pPr>
              <w:jc w:val="center"/>
              <w:rPr>
                <w:sz w:val="20"/>
                <w:szCs w:val="20"/>
              </w:rPr>
            </w:pPr>
            <w:r>
              <w:rPr>
                <w:sz w:val="20"/>
                <w:szCs w:val="20"/>
              </w:rPr>
              <w:t>19</w:t>
            </w:r>
            <w:r>
              <w:rPr>
                <w:sz w:val="20"/>
                <w:szCs w:val="20"/>
                <w:vertAlign w:val="superscript"/>
              </w:rPr>
              <w:t>th</w:t>
            </w:r>
            <w:r>
              <w:rPr>
                <w:sz w:val="20"/>
                <w:szCs w:val="20"/>
              </w:rPr>
              <w:t>-24</w:t>
            </w:r>
            <w:r>
              <w:rPr>
                <w:sz w:val="20"/>
                <w:szCs w:val="20"/>
                <w:vertAlign w:val="superscript"/>
              </w:rPr>
              <w:t>th</w:t>
            </w:r>
            <w:r>
              <w:rPr>
                <w:sz w:val="20"/>
                <w:szCs w:val="20"/>
              </w:rPr>
              <w:t xml:space="preserve"> month</w:t>
            </w:r>
          </w:p>
        </w:tc>
        <w:tc>
          <w:tcPr>
            <w:tcW w:w="0" w:type="auto"/>
            <w:tcBorders>
              <w:top w:val="single" w:sz="4" w:space="0" w:color="auto"/>
              <w:left w:val="single" w:sz="4" w:space="0" w:color="auto"/>
              <w:bottom w:val="single" w:sz="4" w:space="0" w:color="auto"/>
              <w:right w:val="single" w:sz="4" w:space="0" w:color="auto"/>
            </w:tcBorders>
            <w:vAlign w:val="center"/>
            <w:hideMark/>
            <w:tcPrChange w:id="41" w:author="Josip KUKUCKA" w:date="2016-09-02T13:39:00Z">
              <w:tcPr>
                <w:tcW w:w="0" w:type="auto"/>
                <w:tcBorders>
                  <w:top w:val="single" w:sz="4" w:space="0" w:color="auto"/>
                  <w:left w:val="single" w:sz="4" w:space="5" w:color="auto"/>
                  <w:bottom w:val="single" w:sz="4" w:space="0" w:color="auto"/>
                  <w:right w:val="single" w:sz="4" w:space="5" w:color="auto"/>
                </w:tcBorders>
                <w:vAlign w:val="center"/>
                <w:hideMark/>
              </w:tcPr>
            </w:tcPrChange>
          </w:tcPr>
          <w:p w:rsidR="00BC07E2" w:rsidRDefault="00BC07E2">
            <w:pPr>
              <w:jc w:val="center"/>
              <w:rPr>
                <w:sz w:val="20"/>
                <w:szCs w:val="20"/>
              </w:rPr>
            </w:pPr>
            <w:r>
              <w:rPr>
                <w:sz w:val="20"/>
                <w:szCs w:val="20"/>
              </w:rPr>
              <w:t>25</w:t>
            </w:r>
            <w:r>
              <w:rPr>
                <w:sz w:val="20"/>
                <w:szCs w:val="20"/>
                <w:vertAlign w:val="superscript"/>
              </w:rPr>
              <w:t>th</w:t>
            </w:r>
            <w:r>
              <w:rPr>
                <w:sz w:val="20"/>
                <w:szCs w:val="20"/>
              </w:rPr>
              <w:t>- 31</w:t>
            </w:r>
            <w:r>
              <w:rPr>
                <w:sz w:val="20"/>
                <w:szCs w:val="20"/>
                <w:vertAlign w:val="superscript"/>
              </w:rPr>
              <w:t>st</w:t>
            </w:r>
            <w:r>
              <w:rPr>
                <w:sz w:val="20"/>
                <w:szCs w:val="20"/>
              </w:rPr>
              <w:t xml:space="preserve"> month</w:t>
            </w:r>
          </w:p>
        </w:tc>
        <w:tc>
          <w:tcPr>
            <w:tcW w:w="0" w:type="auto"/>
            <w:tcBorders>
              <w:top w:val="single" w:sz="4" w:space="0" w:color="auto"/>
              <w:left w:val="single" w:sz="4" w:space="0" w:color="auto"/>
              <w:bottom w:val="single" w:sz="4" w:space="0" w:color="auto"/>
              <w:right w:val="single" w:sz="4" w:space="0" w:color="auto"/>
            </w:tcBorders>
            <w:vAlign w:val="center"/>
            <w:hideMark/>
            <w:tcPrChange w:id="42" w:author="Josip KUKUCKA" w:date="2016-09-02T13:39:00Z">
              <w:tcPr>
                <w:tcW w:w="0" w:type="auto"/>
                <w:tcBorders>
                  <w:top w:val="single" w:sz="4" w:space="0" w:color="auto"/>
                  <w:left w:val="single" w:sz="4" w:space="5" w:color="auto"/>
                  <w:bottom w:val="single" w:sz="4" w:space="0" w:color="auto"/>
                  <w:right w:val="single" w:sz="4" w:space="5" w:color="auto"/>
                </w:tcBorders>
                <w:vAlign w:val="center"/>
                <w:hideMark/>
              </w:tcPr>
            </w:tcPrChange>
          </w:tcPr>
          <w:p w:rsidR="00BC07E2" w:rsidRDefault="00BC07E2">
            <w:pPr>
              <w:jc w:val="center"/>
              <w:rPr>
                <w:sz w:val="20"/>
                <w:szCs w:val="20"/>
              </w:rPr>
            </w:pPr>
            <w:r>
              <w:rPr>
                <w:sz w:val="20"/>
                <w:szCs w:val="20"/>
              </w:rPr>
              <w:t>32</w:t>
            </w:r>
            <w:r>
              <w:rPr>
                <w:sz w:val="20"/>
                <w:szCs w:val="20"/>
                <w:vertAlign w:val="superscript"/>
              </w:rPr>
              <w:t>nd</w:t>
            </w:r>
            <w:r>
              <w:rPr>
                <w:sz w:val="20"/>
                <w:szCs w:val="20"/>
              </w:rPr>
              <w:t>- 36</w:t>
            </w:r>
            <w:r>
              <w:rPr>
                <w:sz w:val="20"/>
                <w:szCs w:val="20"/>
                <w:vertAlign w:val="superscript"/>
              </w:rPr>
              <w:t>th</w:t>
            </w:r>
            <w:r>
              <w:rPr>
                <w:sz w:val="20"/>
                <w:szCs w:val="20"/>
              </w:rPr>
              <w:t xml:space="preserve"> month</w:t>
            </w:r>
          </w:p>
        </w:tc>
      </w:tr>
      <w:tr w:rsidR="00BC07E2" w:rsidTr="00BC07E2">
        <w:trPr>
          <w:jc w:val="center"/>
          <w:trPrChange w:id="43" w:author="Josip KUKUCKA" w:date="2016-09-02T13:39:00Z">
            <w:trPr>
              <w:trHeight w:val="986"/>
              <w:jc w:val="center"/>
            </w:trPr>
          </w:trPrChange>
        </w:trPr>
        <w:tc>
          <w:tcPr>
            <w:tcW w:w="0" w:type="auto"/>
            <w:tcBorders>
              <w:top w:val="single" w:sz="4" w:space="0" w:color="auto"/>
              <w:left w:val="single" w:sz="4" w:space="0" w:color="auto"/>
              <w:bottom w:val="single" w:sz="4" w:space="0" w:color="auto"/>
              <w:right w:val="single" w:sz="4" w:space="0" w:color="auto"/>
            </w:tcBorders>
            <w:vAlign w:val="center"/>
            <w:tcPrChange w:id="44"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Second generation of the reflectometry setup</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Change w:id="45" w:author="Josip KUKUCKA" w:date="2016-09-02T13:39: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Change w:id="46"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47"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48"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49"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50"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r>
      <w:tr w:rsidR="00BC07E2" w:rsidTr="00BC07E2">
        <w:trPr>
          <w:jc w:val="center"/>
          <w:trPrChange w:id="51" w:author="Josip KUKUCKA" w:date="2016-09-02T13:39:00Z">
            <w:trPr>
              <w:trHeight w:val="986"/>
              <w:jc w:val="center"/>
            </w:trPr>
          </w:trPrChange>
        </w:trPr>
        <w:tc>
          <w:tcPr>
            <w:tcW w:w="0" w:type="auto"/>
            <w:tcBorders>
              <w:top w:val="single" w:sz="4" w:space="0" w:color="auto"/>
              <w:left w:val="single" w:sz="4" w:space="0" w:color="auto"/>
              <w:bottom w:val="single" w:sz="4" w:space="0" w:color="auto"/>
              <w:right w:val="single" w:sz="4" w:space="0" w:color="auto"/>
            </w:tcBorders>
            <w:vAlign w:val="center"/>
            <w:hideMark/>
            <w:tcPrChange w:id="52" w:author="Josip KUKUCKA" w:date="2016-09-02T13:39: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Default="00BC07E2" w:rsidP="00BC07E2">
            <w:pPr>
              <w:pStyle w:val="ListParagraph"/>
              <w:numPr>
                <w:ilvl w:val="0"/>
                <w:numId w:val="25"/>
              </w:numPr>
              <w:jc w:val="center"/>
              <w:rPr>
                <w:sz w:val="20"/>
                <w:szCs w:val="20"/>
              </w:rPr>
            </w:pPr>
            <w:r>
              <w:rPr>
                <w:sz w:val="20"/>
                <w:szCs w:val="20"/>
              </w:rPr>
              <w:t>Moving to the gate reflectometry</w:t>
            </w:r>
          </w:p>
          <w:p w:rsidR="00BC07E2" w:rsidRDefault="00BC07E2" w:rsidP="00BC07E2">
            <w:pPr>
              <w:pStyle w:val="ListParagraph"/>
              <w:numPr>
                <w:ilvl w:val="0"/>
                <w:numId w:val="25"/>
              </w:numPr>
              <w:jc w:val="center"/>
              <w:rPr>
                <w:sz w:val="20"/>
                <w:szCs w:val="20"/>
              </w:rPr>
            </w:pPr>
            <w:r>
              <w:rPr>
                <w:sz w:val="20"/>
                <w:szCs w:val="20"/>
              </w:rPr>
              <w:t>Optimizing the gate reflectometry</w:t>
            </w:r>
          </w:p>
        </w:tc>
        <w:tc>
          <w:tcPr>
            <w:tcW w:w="0" w:type="auto"/>
            <w:tcBorders>
              <w:top w:val="single" w:sz="4" w:space="0" w:color="auto"/>
              <w:left w:val="single" w:sz="4" w:space="0" w:color="auto"/>
              <w:bottom w:val="single" w:sz="4" w:space="0" w:color="auto"/>
              <w:right w:val="single" w:sz="4" w:space="0" w:color="auto"/>
            </w:tcBorders>
            <w:vAlign w:val="center"/>
            <w:tcPrChange w:id="53"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Change w:id="54" w:author="Josip KUKUCKA" w:date="2016-09-02T13:39: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Change w:id="55"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56"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57"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58"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r>
      <w:tr w:rsidR="00BC07E2" w:rsidTr="00BC07E2">
        <w:trPr>
          <w:jc w:val="center"/>
          <w:trPrChange w:id="59" w:author="Josip KUKUCKA" w:date="2016-09-02T13:39:00Z">
            <w:trPr>
              <w:trHeight w:val="986"/>
              <w:jc w:val="center"/>
            </w:trPr>
          </w:trPrChange>
        </w:trPr>
        <w:tc>
          <w:tcPr>
            <w:tcW w:w="0" w:type="auto"/>
            <w:tcBorders>
              <w:top w:val="single" w:sz="4" w:space="0" w:color="auto"/>
              <w:left w:val="single" w:sz="4" w:space="0" w:color="auto"/>
              <w:bottom w:val="single" w:sz="4" w:space="0" w:color="auto"/>
              <w:right w:val="single" w:sz="4" w:space="0" w:color="auto"/>
            </w:tcBorders>
            <w:vAlign w:val="center"/>
            <w:tcPrChange w:id="60"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Measuring the spin relaxation time T</w:t>
            </w:r>
            <w:r>
              <w:rPr>
                <w:sz w:val="20"/>
                <w:szCs w:val="20"/>
                <w:vertAlign w:val="subscript"/>
              </w:rPr>
              <w:t>1</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61"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62"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Change w:id="63" w:author="Josip KUKUCKA" w:date="2016-09-02T13:39: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Change w:id="64"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65"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66"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r>
      <w:tr w:rsidR="00BC07E2" w:rsidTr="00BC07E2">
        <w:trPr>
          <w:jc w:val="center"/>
          <w:trPrChange w:id="67" w:author="Josip KUKUCKA" w:date="2016-09-02T13:39:00Z">
            <w:trPr>
              <w:trHeight w:val="986"/>
              <w:jc w:val="center"/>
            </w:trPr>
          </w:trPrChange>
        </w:trPr>
        <w:tc>
          <w:tcPr>
            <w:tcW w:w="0" w:type="auto"/>
            <w:tcBorders>
              <w:top w:val="single" w:sz="4" w:space="0" w:color="auto"/>
              <w:left w:val="single" w:sz="4" w:space="0" w:color="auto"/>
              <w:bottom w:val="single" w:sz="4" w:space="0" w:color="auto"/>
              <w:right w:val="single" w:sz="4" w:space="0" w:color="auto"/>
            </w:tcBorders>
            <w:vAlign w:val="center"/>
            <w:tcPrChange w:id="68"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rsidP="00BC07E2">
            <w:pPr>
              <w:pStyle w:val="ListParagraph"/>
              <w:numPr>
                <w:ilvl w:val="0"/>
                <w:numId w:val="25"/>
              </w:numPr>
              <w:jc w:val="center"/>
              <w:rPr>
                <w:sz w:val="20"/>
                <w:szCs w:val="20"/>
              </w:rPr>
            </w:pPr>
            <w:r>
              <w:rPr>
                <w:sz w:val="20"/>
                <w:szCs w:val="20"/>
              </w:rPr>
              <w:t>Determining the various spin coherence times</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69"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70"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Change w:id="71" w:author="Josip KUKUCKA" w:date="2016-09-02T13:39: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Change w:id="72" w:author="Josip KUKUCKA" w:date="2016-09-02T13:39: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Change w:id="73" w:author="Josip KUKUCKA" w:date="2016-09-02T13:39: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Change w:id="74" w:author="Josip KUKUCKA" w:date="2016-09-02T13:39: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Default="00BC07E2">
            <w:pPr>
              <w:jc w:val="center"/>
              <w:rPr>
                <w:sz w:val="20"/>
                <w:szCs w:val="20"/>
              </w:rPr>
            </w:pPr>
            <w:r>
              <w:rPr>
                <w:sz w:val="20"/>
                <w:szCs w:val="20"/>
              </w:rPr>
              <w:t>X</w:t>
            </w:r>
          </w:p>
        </w:tc>
      </w:tr>
    </w:tbl>
    <w:p w:rsidR="00BC07E2" w:rsidRDefault="00BC07E2" w:rsidP="00BC07E2"/>
    <w:p w:rsidR="00BC07E2" w:rsidRDefault="00BC07E2" w:rsidP="00BC07E2">
      <w:r>
        <w:t xml:space="preserve">After each successful experiment a publication will be submitted to a high impact factor journal. </w:t>
      </w:r>
    </w:p>
    <w:p w:rsidR="00BC07E2" w:rsidRDefault="00BC07E2" w:rsidP="00BC07E2"/>
    <w:p w:rsidR="00BC07E2" w:rsidRDefault="00BC07E2" w:rsidP="00BC07E2">
      <w:pPr>
        <w:pStyle w:val="Heading3"/>
      </w:pPr>
      <w:r>
        <w:t>Contingency plan:</w:t>
      </w:r>
    </w:p>
    <w:p w:rsidR="00BC07E2" w:rsidRDefault="00BC07E2" w:rsidP="00BC07E2">
      <w:pPr>
        <w:rPr>
          <w:i/>
        </w:rPr>
      </w:pPr>
      <w:r>
        <w:t xml:space="preserve">In case it turns out that the gate reflectometry technique is not sensitive/fast enough we are going to use ohmic reflectometry. For that reason a charge sensor proximate to the double </w:t>
      </w:r>
      <w:r>
        <w:t>QD</w:t>
      </w:r>
      <w:r>
        <w:t xml:space="preserve"> should be added during the nanofabrication process of the samples. Charge sensing has been recently demonstrated in our group for hut wires [22]. For the charge sensor a single QD located very closely and capacitively coupled to the DQD is going to be used. Whenever the charge configuration in the DQD will change, the impedance of the charge sensor will change and thus the reflected signal amplitude. </w:t>
      </w:r>
    </w:p>
    <w:p w:rsidR="00BC07E2" w:rsidRDefault="00BC07E2" w:rsidP="00BC07E2"/>
    <w:p w:rsidR="00BC07E2" w:rsidRDefault="00BC07E2" w:rsidP="00BC07E2">
      <w:pPr>
        <w:pStyle w:val="Heading3"/>
        <w:pPrChange w:id="75" w:author="Georgios KATSAROS" w:date="2016-08-31T21:00:00Z">
          <w:pPr/>
        </w:pPrChange>
      </w:pPr>
      <w:r>
        <w:t xml:space="preserve">Personal qualification: </w:t>
      </w:r>
    </w:p>
    <w:p w:rsidR="00BC07E2" w:rsidRDefault="00BC07E2" w:rsidP="00BC07E2">
      <w:r>
        <w:t xml:space="preserve">I performed my undergraduate studies at the faculty of electrical and computer engineering, at the University of Zagreb, Croatia. During my undergraduate studies </w:t>
      </w:r>
      <w:r>
        <w:rPr>
          <w:i/>
        </w:rPr>
        <w:t xml:space="preserve">I was a teaching assistant in the course </w:t>
      </w:r>
      <w:r>
        <w:rPr>
          <w:i/>
        </w:rPr>
        <w:lastRenderedPageBreak/>
        <w:t xml:space="preserve">“Electronics” which is the mandatory course for all students on the faculty. For my bachelor thesis I have been measuring ECL ring oscillators based on horizontal current transistor (HCBT). This allowed me to deepen my knowledge in electronic instrumentation. </w:t>
      </w:r>
      <w:r>
        <w:t xml:space="preserve"> For my master thesis, performed with the professor Tomislav Suligoj, I have focused on design and analysis of the RF circuits in 180 nm BiCMOS technology with the HCBT, which gave me a background in performing simulations, design and analysis of the electronics circuits.</w:t>
      </w:r>
    </w:p>
    <w:p w:rsidR="00BC07E2" w:rsidRDefault="00BC07E2" w:rsidP="00BC07E2">
      <w:r>
        <w:t xml:space="preserve">Fascinated by the idea of quantum computation, I moved in April to the Johannes Kepler University to work as a research assistant in the group of dr.sc. Georgios Katsaros. There I started working on the development of an ohmic reflectometry system for charge readout of SiGe QDs. The realization of printed circuit board designs, the development of python codes for controlling various DC and high frequency signal instruments were among my tasks. I also performed 4K measurements on single hole transistors based on SiGe nanowire QDs fabricated in our group by Hannes Watzinger. During that time I had the chance to attend also an important conference in the field: SpinTech VIII in Basel, Switzerland, 10-13 August 2015. In October 2015, and for three months, I went on a research visit to the Center for Quantum Devices, Niels Bohr Institute, Copenhagen. I worked in the group of Ferdinand Kuemmeth. This group is developing spin based qubits in GaAs and Si/SiGe lithographically defined double and triple </w:t>
      </w:r>
      <w:r>
        <w:t>QD</w:t>
      </w:r>
      <w:r>
        <w:t xml:space="preserve">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 ). I was also following the experiment of Filip Malinowski – tuning the GaAs double and triple QD for coherent spin manipulation and readout using a charge sensor ohmic reflectometry setup.  Since 2016 I am a PhD student of the professor Georgios Katsaros, at the Institute of Science and Technology (IST), Austria, currently working on a second version of a reflectometry readout system for spin relaxation experiments. </w:t>
      </w:r>
    </w:p>
    <w:p w:rsidR="00BC07E2" w:rsidRDefault="00BC07E2" w:rsidP="00BC07E2"/>
    <w:p w:rsidR="00BC07E2" w:rsidRDefault="00BC07E2" w:rsidP="00BC07E2"/>
    <w:p w:rsidR="00BC07E2" w:rsidRDefault="00BC07E2" w:rsidP="00BC07E2"/>
    <w:p w:rsidR="00BC07E2" w:rsidRDefault="00BC07E2" w:rsidP="00BC07E2">
      <w:pPr>
        <w:rPr>
          <w:ins w:id="76" w:author="Georgios KATSAROS" w:date="2016-08-31T21:18:00Z"/>
        </w:rPr>
      </w:pPr>
      <w:ins w:id="77" w:author="Georgios KATSAROS" w:date="2016-08-31T21:17:00Z">
        <w:r>
          <w:t xml:space="preserve">So now just the abstract is missing and the merging of the two parts. Once you do it check it once more to see that we are not repeating things and send it to me. I will try to read it as fast as I can so that next week you can send it to the GO. </w:t>
        </w:r>
      </w:ins>
    </w:p>
    <w:p w:rsidR="00BC07E2" w:rsidRDefault="00BC07E2" w:rsidP="00BC07E2">
      <w:pPr>
        <w:rPr>
          <w:ins w:id="78" w:author="Georgios KATSAROS" w:date="2016-08-25T20:06:00Z"/>
          <w:b/>
        </w:rPr>
      </w:pPr>
    </w:p>
    <w:p w:rsidR="00BC07E2" w:rsidRDefault="00BC07E2" w:rsidP="00BC07E2">
      <w:pPr>
        <w:spacing w:line="240" w:lineRule="auto"/>
      </w:pPr>
    </w:p>
    <w:p w:rsidR="00BC07E2" w:rsidRDefault="00BC07E2" w:rsidP="00BC07E2">
      <w:pPr>
        <w:pStyle w:val="Heading1"/>
      </w:pPr>
      <w:r>
        <w:lastRenderedPageBreak/>
        <w:t>References:</w:t>
      </w:r>
    </w:p>
    <w:p w:rsidR="00BC07E2" w:rsidRDefault="00BC07E2" w:rsidP="00BC07E2">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BC07E2" w:rsidRPr="00D76EC4" w:rsidRDefault="00BC07E2" w:rsidP="00BC07E2">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BC07E2" w:rsidRPr="00D76EC4" w:rsidRDefault="00BC07E2" w:rsidP="00BC07E2">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C07E2" w:rsidRPr="007C7459" w:rsidRDefault="00BC07E2" w:rsidP="00BC07E2">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BC07E2" w:rsidRPr="006065D9" w:rsidRDefault="00BC07E2" w:rsidP="00BC07E2">
      <w:pPr>
        <w:pStyle w:val="ListParagraph"/>
        <w:numPr>
          <w:ilvl w:val="0"/>
          <w:numId w:val="8"/>
        </w:numPr>
        <w:rPr>
          <w:i/>
          <w:lang w:val="de-AT"/>
          <w:rPrChange w:id="79" w:author="Georgios KATSAROS" w:date="2016-08-20T13:33:00Z">
            <w:rPr>
              <w:i/>
            </w:rPr>
          </w:rPrChange>
        </w:rPr>
      </w:pPr>
      <w:r w:rsidRPr="006065D9">
        <w:rPr>
          <w:lang w:val="de-AT"/>
          <w:rPrChange w:id="80" w:author="Georgios KATSAROS" w:date="2016-08-20T13:33:00Z">
            <w:rPr/>
          </w:rPrChange>
        </w:rPr>
        <w:t xml:space="preserve">Xiaobo Zhu1 el al., </w:t>
      </w:r>
      <w:r w:rsidRPr="006065D9">
        <w:rPr>
          <w:i/>
          <w:lang w:val="de-AT"/>
          <w:rPrChange w:id="81" w:author="Georgios KATSAROS" w:date="2016-08-20T13:33:00Z">
            <w:rPr>
              <w:i/>
            </w:rPr>
          </w:rPrChange>
        </w:rPr>
        <w:t>Nature</w:t>
      </w:r>
      <w:r w:rsidRPr="006065D9">
        <w:rPr>
          <w:lang w:val="de-AT"/>
          <w:rPrChange w:id="82" w:author="Georgios KATSAROS" w:date="2016-08-20T13:33:00Z">
            <w:rPr/>
          </w:rPrChange>
        </w:rPr>
        <w:t xml:space="preserve"> </w:t>
      </w:r>
      <w:r w:rsidRPr="006065D9">
        <w:rPr>
          <w:b/>
          <w:lang w:val="de-AT"/>
          <w:rPrChange w:id="83" w:author="Georgios KATSAROS" w:date="2016-08-20T13:33:00Z">
            <w:rPr>
              <w:b/>
            </w:rPr>
          </w:rPrChange>
        </w:rPr>
        <w:t>2011</w:t>
      </w:r>
      <w:r w:rsidRPr="006065D9">
        <w:rPr>
          <w:rFonts w:ascii="Arial" w:hAnsi="Arial" w:cs="Arial"/>
          <w:color w:val="333333"/>
          <w:shd w:val="clear" w:color="auto" w:fill="FFFFFF"/>
          <w:lang w:val="de-AT"/>
          <w:rPrChange w:id="84" w:author="Georgios KATSAROS" w:date="2016-08-20T13:33:00Z">
            <w:rPr>
              <w:rFonts w:ascii="Arial" w:hAnsi="Arial" w:cs="Arial"/>
              <w:color w:val="333333"/>
              <w:shd w:val="clear" w:color="auto" w:fill="FFFFFF"/>
            </w:rPr>
          </w:rPrChange>
        </w:rPr>
        <w:t xml:space="preserve"> </w:t>
      </w:r>
      <w:r w:rsidRPr="006065D9">
        <w:rPr>
          <w:lang w:val="de-AT"/>
          <w:rPrChange w:id="85" w:author="Georgios KATSAROS" w:date="2016-08-20T13:33:00Z">
            <w:rPr/>
          </w:rPrChange>
        </w:rPr>
        <w:t>478, 221–224</w:t>
      </w:r>
    </w:p>
    <w:p w:rsidR="00BC07E2" w:rsidRPr="00C62C44" w:rsidRDefault="00BC07E2" w:rsidP="00BC07E2">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BC07E2" w:rsidRPr="00FA1753" w:rsidRDefault="00BC07E2" w:rsidP="00BC07E2">
      <w:pPr>
        <w:pStyle w:val="ListParagraph"/>
        <w:numPr>
          <w:ilvl w:val="0"/>
          <w:numId w:val="8"/>
        </w:numPr>
        <w:rPr>
          <w:i/>
        </w:rPr>
      </w:pPr>
      <w:r>
        <w:t xml:space="preserve">David P. DiVincenzo,  </w:t>
      </w:r>
      <w:hyperlink r:id="rId22" w:history="1">
        <w:r w:rsidRPr="00FA1753">
          <w:rPr>
            <w:i/>
          </w:rPr>
          <w:t>arXiv:quant-ph/0002077v3</w:t>
        </w:r>
      </w:hyperlink>
    </w:p>
    <w:p w:rsidR="00BC07E2" w:rsidRPr="007D24E4" w:rsidRDefault="00BC07E2" w:rsidP="00BC07E2">
      <w:pPr>
        <w:pStyle w:val="ListParagraph"/>
        <w:numPr>
          <w:ilvl w:val="0"/>
          <w:numId w:val="8"/>
        </w:numPr>
        <w:rPr>
          <w:rStyle w:val="apple-converted-space"/>
          <w:i/>
        </w:rPr>
      </w:pPr>
      <w:hyperlink r:id="rId23" w:history="1">
        <w:r w:rsidRPr="00FA1753">
          <w:rPr>
            <w:rStyle w:val="Hyperlink"/>
            <w:rFonts w:cs="Helvetica"/>
            <w:color w:val="000000" w:themeColor="text1"/>
            <w:u w:val="none"/>
            <w:shd w:val="clear" w:color="auto" w:fill="FFFFFF"/>
          </w:rPr>
          <w:t>F. K. Malinowski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4" w:history="1">
        <w:r w:rsidRPr="00FA1753">
          <w:rPr>
            <w:rStyle w:val="Hyperlink"/>
            <w:rFonts w:cs="Helvetica"/>
            <w:color w:val="000000" w:themeColor="text1"/>
            <w:u w:val="none"/>
            <w:shd w:val="clear" w:color="auto" w:fill="FFFFFF"/>
          </w:rPr>
          <w:t>F. Martins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5" w:history="1">
        <w:r w:rsidRPr="00FA1753">
          <w:rPr>
            <w:rStyle w:val="Hyperlink"/>
            <w:rFonts w:cs="Helvetica"/>
            <w:color w:val="000000" w:themeColor="text1"/>
            <w:u w:val="none"/>
            <w:shd w:val="clear" w:color="auto" w:fill="FFFFFF"/>
          </w:rPr>
          <w:t>P. D. Nissen</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6" w:history="1">
        <w:r w:rsidRPr="00FA1753">
          <w:rPr>
            <w:rStyle w:val="Hyperlink"/>
            <w:rFonts w:cs="Helvetica"/>
            <w:color w:val="000000" w:themeColor="text1"/>
            <w:u w:val="none"/>
            <w:shd w:val="clear" w:color="auto" w:fill="FFFFFF"/>
          </w:rPr>
          <w:t>E. Barnes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7" w:history="1">
        <w:r w:rsidRPr="00FA1753">
          <w:rPr>
            <w:rStyle w:val="Hyperlink"/>
            <w:rFonts w:cs="Helvetica"/>
            <w:color w:val="000000" w:themeColor="text1"/>
            <w:u w:val="none"/>
            <w:shd w:val="clear" w:color="auto" w:fill="FFFFFF"/>
          </w:rPr>
          <w:t>Ł. Cywiński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8" w:history="1">
        <w:r w:rsidRPr="00FA1753">
          <w:rPr>
            <w:rStyle w:val="Hyperlink"/>
            <w:rFonts w:cs="Helvetica"/>
            <w:color w:val="000000" w:themeColor="text1"/>
            <w:u w:val="none"/>
            <w:shd w:val="clear" w:color="auto" w:fill="FFFFFF"/>
          </w:rPr>
          <w:t>M. S. Rudner</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9" w:history="1">
        <w:r w:rsidRPr="00FA1753">
          <w:rPr>
            <w:rStyle w:val="Hyperlink"/>
            <w:rFonts w:cs="Helvetica"/>
            <w:color w:val="000000" w:themeColor="text1"/>
            <w:u w:val="none"/>
            <w:shd w:val="clear" w:color="auto" w:fill="FFFFFF"/>
          </w:rPr>
          <w:t>S. Fallahi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0" w:history="1">
        <w:r w:rsidRPr="00FA1753">
          <w:rPr>
            <w:rStyle w:val="Hyperlink"/>
            <w:rFonts w:cs="Helvetica"/>
            <w:color w:val="000000" w:themeColor="text1"/>
            <w:u w:val="none"/>
            <w:shd w:val="clear" w:color="auto" w:fill="FFFFFF"/>
          </w:rPr>
          <w:t>G. C. Gardner</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1" w:history="1">
        <w:r w:rsidRPr="00FA1753">
          <w:rPr>
            <w:rStyle w:val="Hyperlink"/>
            <w:rFonts w:cs="Helvetica"/>
            <w:color w:val="000000" w:themeColor="text1"/>
            <w:u w:val="none"/>
            <w:shd w:val="clear" w:color="auto" w:fill="FFFFFF"/>
          </w:rPr>
          <w:t>M. J. Manfra</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2" w:history="1">
        <w:r w:rsidRPr="00FA1753">
          <w:rPr>
            <w:rStyle w:val="Hyperlink"/>
            <w:rFonts w:cs="Helvetica"/>
            <w:color w:val="000000" w:themeColor="text1"/>
            <w:u w:val="none"/>
            <w:shd w:val="clear" w:color="auto" w:fill="FFFFFF"/>
          </w:rPr>
          <w:t>C. M. Marcus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3" w:history="1">
        <w:r w:rsidRPr="00FA1753">
          <w:rPr>
            <w:rStyle w:val="Hyperlink"/>
            <w:rFonts w:cs="Helvetica"/>
            <w:color w:val="000000" w:themeColor="text1"/>
            <w:u w:val="none"/>
            <w:shd w:val="clear" w:color="auto" w:fill="FFFFFF"/>
          </w:rPr>
          <w:t>F. Kuemmeth</w:t>
        </w:r>
      </w:hyperlink>
      <w:r w:rsidRPr="00FA1753">
        <w:rPr>
          <w:color w:val="000000" w:themeColor="text1"/>
        </w:rPr>
        <w:t xml:space="preserve">, </w:t>
      </w:r>
      <w:r>
        <w:rPr>
          <w:color w:val="000000" w:themeColor="text1"/>
        </w:rPr>
        <w:t xml:space="preserve"> </w:t>
      </w:r>
      <w:hyperlink r:id="rId34" w:history="1">
        <w:r w:rsidRPr="00FA1753">
          <w:rPr>
            <w:i/>
          </w:rPr>
          <w:t>arXiv:1601.06677</w:t>
        </w:r>
      </w:hyperlink>
      <w:r w:rsidRPr="00FA1753">
        <w:rPr>
          <w:rStyle w:val="apple-converted-space"/>
          <w:rFonts w:ascii="Helvetica" w:hAnsi="Helvetica" w:cs="Helvetica"/>
          <w:b/>
          <w:bCs/>
          <w:color w:val="000000"/>
          <w:sz w:val="19"/>
          <w:szCs w:val="19"/>
        </w:rPr>
        <w:t> </w:t>
      </w:r>
    </w:p>
    <w:p w:rsidR="00BC07E2" w:rsidRPr="00360E81" w:rsidRDefault="00BC07E2" w:rsidP="00BC07E2">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5" w:history="1">
        <w:r w:rsidRPr="007D24E4">
          <w:rPr>
            <w:i/>
          </w:rPr>
          <w:t>Science</w:t>
        </w:r>
        <w:r>
          <w:rPr>
            <w:i/>
          </w:rPr>
          <w:t xml:space="preserve"> </w:t>
        </w:r>
        <w:r w:rsidRPr="007D24E4">
          <w:rPr>
            <w:b/>
          </w:rPr>
          <w:t>2005 </w:t>
        </w:r>
        <w:r w:rsidRPr="007D24E4">
          <w:t>309, 2180</w:t>
        </w:r>
      </w:hyperlink>
    </w:p>
    <w:p w:rsidR="00BC07E2" w:rsidRPr="006065D9" w:rsidRDefault="00BC07E2" w:rsidP="00BC07E2">
      <w:pPr>
        <w:pStyle w:val="ListParagraph"/>
        <w:numPr>
          <w:ilvl w:val="0"/>
          <w:numId w:val="8"/>
        </w:numPr>
        <w:rPr>
          <w:i/>
          <w:lang w:val="de-AT"/>
          <w:rPrChange w:id="86" w:author="Georgios KATSAROS" w:date="2016-08-20T13:33:00Z">
            <w:rPr>
              <w:i/>
            </w:rPr>
          </w:rPrChange>
        </w:rPr>
      </w:pPr>
      <w:r>
        <w:rPr>
          <w:shd w:val="clear" w:color="auto" w:fill="FFFFFF"/>
        </w:rPr>
        <w:t xml:space="preserve"> </w:t>
      </w:r>
      <w:r w:rsidRPr="006065D9">
        <w:rPr>
          <w:shd w:val="clear" w:color="auto" w:fill="FFFFFF"/>
          <w:lang w:val="de-AT"/>
          <w:rPrChange w:id="87" w:author="Georgios KATSAROS" w:date="2016-08-20T13:33:00Z">
            <w:rPr>
              <w:shd w:val="clear" w:color="auto" w:fill="FFFFFF"/>
            </w:rPr>
          </w:rPrChange>
        </w:rPr>
        <w:t>H. Watzinger et al.,</w:t>
      </w:r>
      <w:r w:rsidRPr="006065D9">
        <w:rPr>
          <w:lang w:val="de-AT"/>
          <w:rPrChange w:id="88" w:author="Georgios KATSAROS" w:date="2016-08-20T13:33:00Z">
            <w:rPr/>
          </w:rPrChange>
        </w:rPr>
        <w:t xml:space="preserve"> </w:t>
      </w:r>
      <w:r>
        <w:fldChar w:fldCharType="begin"/>
      </w:r>
      <w:r w:rsidRPr="006065D9">
        <w:rPr>
          <w:lang w:val="de-AT"/>
          <w:rPrChange w:id="89" w:author="Georgios KATSAROS" w:date="2016-08-20T13:33:00Z">
            <w:rPr/>
          </w:rPrChange>
        </w:rPr>
        <w:instrText xml:space="preserve"> HYPERLINK "https://arxiv.org/abs/1607.02977" </w:instrText>
      </w:r>
      <w:r>
        <w:fldChar w:fldCharType="separate"/>
      </w:r>
      <w:r w:rsidRPr="006065D9">
        <w:rPr>
          <w:i/>
          <w:lang w:val="de-AT"/>
          <w:rPrChange w:id="90" w:author="Georgios KATSAROS" w:date="2016-08-20T13:33:00Z">
            <w:rPr>
              <w:i/>
            </w:rPr>
          </w:rPrChange>
        </w:rPr>
        <w:t>arXiv:1607.02977</w:t>
      </w:r>
      <w:r>
        <w:rPr>
          <w:i/>
        </w:rPr>
        <w:fldChar w:fldCharType="end"/>
      </w:r>
      <w:r w:rsidRPr="006065D9">
        <w:rPr>
          <w:i/>
          <w:lang w:val="de-AT"/>
          <w:rPrChange w:id="91" w:author="Georgios KATSAROS" w:date="2016-08-20T13:33:00Z">
            <w:rPr>
              <w:i/>
            </w:rPr>
          </w:rPrChange>
        </w:rPr>
        <w:t xml:space="preserve"> </w:t>
      </w:r>
    </w:p>
    <w:p w:rsidR="00BC07E2" w:rsidRPr="009A4E1A" w:rsidRDefault="00BC07E2" w:rsidP="00BC07E2">
      <w:pPr>
        <w:pStyle w:val="ListParagraph"/>
        <w:numPr>
          <w:ilvl w:val="0"/>
          <w:numId w:val="8"/>
        </w:numPr>
        <w:rPr>
          <w:i/>
        </w:rPr>
      </w:pPr>
      <w:r w:rsidRPr="006065D9">
        <w:rPr>
          <w:shd w:val="clear" w:color="auto" w:fill="FFFFFF"/>
          <w:lang w:val="de-AT"/>
          <w:rPrChange w:id="92" w:author="Georgios KATSAROS" w:date="2016-08-20T13:33:00Z">
            <w:rPr>
              <w:shd w:val="clear" w:color="auto" w:fill="FFFFFF"/>
            </w:rPr>
          </w:rPrChange>
        </w:rPr>
        <w:t xml:space="preserve"> </w:t>
      </w:r>
      <w:r w:rsidRPr="00D5323A">
        <w:rPr>
          <w:shd w:val="clear" w:color="auto" w:fill="FFFFFF"/>
        </w:rPr>
        <w:t xml:space="preserve">R. Maurand et al.,  </w:t>
      </w:r>
      <w:hyperlink r:id="rId36" w:history="1">
        <w:r w:rsidRPr="00D5323A">
          <w:rPr>
            <w:i/>
          </w:rPr>
          <w:t>arXiv:1605.07599</w:t>
        </w:r>
      </w:hyperlink>
    </w:p>
    <w:p w:rsidR="00BC07E2" w:rsidRPr="003D4446" w:rsidRDefault="00BC07E2" w:rsidP="00BC07E2">
      <w:pPr>
        <w:pStyle w:val="ListParagraph"/>
        <w:numPr>
          <w:ilvl w:val="0"/>
          <w:numId w:val="8"/>
        </w:numPr>
        <w:rPr>
          <w:i/>
        </w:rPr>
      </w:pPr>
      <w:r w:rsidRPr="006065D9">
        <w:rPr>
          <w:shd w:val="clear" w:color="auto" w:fill="FFFFFF"/>
          <w:lang w:val="de-AT"/>
          <w:rPrChange w:id="93" w:author="Georgios KATSAROS" w:date="2016-08-20T13:33:00Z">
            <w:rPr>
              <w:shd w:val="clear" w:color="auto" w:fill="FFFFFF"/>
            </w:rPr>
          </w:rPrChange>
        </w:rPr>
        <w:t xml:space="preserve"> </w:t>
      </w:r>
      <w:r w:rsidRPr="006065D9">
        <w:rPr>
          <w:lang w:val="de-AT"/>
          <w:rPrChange w:id="94" w:author="Georgios KATSAROS" w:date="2016-08-20T13:33:00Z">
            <w:rPr/>
          </w:rPrChange>
        </w:rPr>
        <w:t xml:space="preserve">Gonzalez-Zalba, M. F. et al., </w:t>
      </w:r>
      <w:r w:rsidRPr="006065D9">
        <w:rPr>
          <w:i/>
          <w:lang w:val="de-AT"/>
          <w:rPrChange w:id="95"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BC07E2" w:rsidRPr="008D5CDA" w:rsidRDefault="00BC07E2" w:rsidP="00BC07E2">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BC07E2" w:rsidRPr="00323823" w:rsidRDefault="00BC07E2" w:rsidP="00BC07E2">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BC07E2" w:rsidRPr="0053298E" w:rsidRDefault="00BC07E2" w:rsidP="00BC07E2">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BC07E2" w:rsidRPr="00D415A9" w:rsidRDefault="00BC07E2" w:rsidP="00BC07E2">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BC07E2" w:rsidRPr="00D415A9" w:rsidRDefault="00BC07E2" w:rsidP="00BC07E2">
      <w:pPr>
        <w:pStyle w:val="ListParagraph"/>
        <w:numPr>
          <w:ilvl w:val="0"/>
          <w:numId w:val="8"/>
        </w:numPr>
        <w:rPr>
          <w:i/>
        </w:rPr>
      </w:pPr>
      <w:r>
        <w:t xml:space="preserve"> </w:t>
      </w:r>
      <w:hyperlink r:id="rId37"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BC07E2" w:rsidRPr="0083550D" w:rsidRDefault="00BC07E2" w:rsidP="00BC07E2">
      <w:pPr>
        <w:pStyle w:val="ListParagraph"/>
        <w:numPr>
          <w:ilvl w:val="0"/>
          <w:numId w:val="8"/>
        </w:numPr>
        <w:rPr>
          <w:i/>
        </w:rPr>
      </w:pPr>
      <w:r w:rsidRPr="008E727A">
        <w:rPr>
          <w:lang w:val="de-AT"/>
        </w:rPr>
        <w:t xml:space="preserve"> </w:t>
      </w:r>
      <w:hyperlink r:id="rId38" w:anchor="auth-1" w:history="1">
        <w:r w:rsidRPr="008E727A">
          <w:rPr>
            <w:lang w:val="de-AT"/>
          </w:rPr>
          <w:t>E. Kawakami</w:t>
        </w:r>
      </w:hyperlink>
      <w:r w:rsidRPr="008E727A">
        <w:rPr>
          <w:lang w:val="de-AT"/>
        </w:rPr>
        <w:t xml:space="preserve"> et al., </w:t>
      </w:r>
      <w:r w:rsidRPr="008E727A">
        <w:rPr>
          <w:i/>
          <w:iCs/>
          <w:lang w:val="de-AT"/>
        </w:rPr>
        <w:t xml:space="preserve">Nat. </w:t>
      </w:r>
      <w:r w:rsidRPr="00D415A9">
        <w:rPr>
          <w:i/>
          <w:iCs/>
        </w:rPr>
        <w:t xml:space="preserve">Nanotechnology </w:t>
      </w:r>
      <w:r w:rsidRPr="00D415A9">
        <w:t>2014</w:t>
      </w:r>
      <w:r>
        <w:t xml:space="preserve"> </w:t>
      </w:r>
      <w:r w:rsidRPr="00D415A9">
        <w:t>9</w:t>
      </w:r>
      <w:r>
        <w:t xml:space="preserve">, </w:t>
      </w:r>
      <w:r w:rsidRPr="00D415A9">
        <w:t>666–670</w:t>
      </w:r>
    </w:p>
    <w:p w:rsidR="00BC07E2" w:rsidRPr="006E20BD" w:rsidRDefault="00BC07E2" w:rsidP="00BC07E2">
      <w:pPr>
        <w:pStyle w:val="ListParagraph"/>
        <w:numPr>
          <w:ilvl w:val="0"/>
          <w:numId w:val="8"/>
        </w:numPr>
        <w:rPr>
          <w:rStyle w:val="apple-converted-space"/>
          <w:i/>
        </w:rPr>
      </w:pPr>
      <w:r>
        <w:t xml:space="preserve"> </w:t>
      </w:r>
      <w:hyperlink r:id="rId39"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BC07E2" w:rsidRPr="008E727A" w:rsidRDefault="00BC07E2" w:rsidP="00BC07E2">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Pr="008E727A">
        <w:rPr>
          <w:shd w:val="clear" w:color="auto" w:fill="FFFFFF"/>
          <w:lang w:val="de-AT"/>
        </w:rPr>
        <w:t xml:space="preserve">F. H. L. Koppens et al., </w:t>
      </w:r>
      <w:r w:rsidRPr="008E727A">
        <w:rPr>
          <w:i/>
          <w:lang w:val="de-AT"/>
        </w:rPr>
        <w:t>Nature</w:t>
      </w:r>
      <w:r w:rsidRPr="008E727A">
        <w:rPr>
          <w:lang w:val="de-AT"/>
        </w:rPr>
        <w:t> 2006 442, 766-771</w:t>
      </w:r>
    </w:p>
    <w:p w:rsidR="00BC07E2" w:rsidRPr="00C14BB2" w:rsidRDefault="00BC07E2" w:rsidP="00BC07E2">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t xml:space="preserve">, </w:t>
      </w:r>
      <w:r w:rsidRPr="001C7C33">
        <w:rPr>
          <w:i/>
        </w:rPr>
        <w:t>Phys. Rev. Lett.</w:t>
      </w:r>
      <w:r w:rsidRPr="001C7C33">
        <w:t> </w:t>
      </w:r>
      <w:r>
        <w:t xml:space="preserve">2010 105, 266603 </w:t>
      </w:r>
    </w:p>
    <w:p w:rsidR="00BC07E2" w:rsidRPr="001C7C33" w:rsidRDefault="00BC07E2" w:rsidP="00BC07E2">
      <w:pPr>
        <w:pStyle w:val="ListParagraph"/>
        <w:numPr>
          <w:ilvl w:val="0"/>
          <w:numId w:val="8"/>
        </w:numPr>
        <w:rPr>
          <w:i/>
        </w:rPr>
      </w:pPr>
      <w:r>
        <w:t xml:space="preserve"> L. Vukusic et al., unpublished data</w:t>
      </w:r>
    </w:p>
    <w:p w:rsidR="00BC07E2" w:rsidRDefault="00BC07E2" w:rsidP="00F663DE"/>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sectPr w:rsidR="00A03474"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BA8" w:rsidRDefault="00180BA8" w:rsidP="007436F6">
      <w:pPr>
        <w:spacing w:after="0" w:line="240" w:lineRule="auto"/>
      </w:pPr>
      <w:r>
        <w:separator/>
      </w:r>
    </w:p>
  </w:endnote>
  <w:endnote w:type="continuationSeparator" w:id="0">
    <w:p w:rsidR="00180BA8" w:rsidRDefault="00180BA8"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BA8" w:rsidRDefault="00180BA8" w:rsidP="007436F6">
      <w:pPr>
        <w:spacing w:after="0" w:line="240" w:lineRule="auto"/>
      </w:pPr>
      <w:r>
        <w:separator/>
      </w:r>
    </w:p>
  </w:footnote>
  <w:footnote w:type="continuationSeparator" w:id="0">
    <w:p w:rsidR="00180BA8" w:rsidRDefault="00180BA8"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1"/>
  </w:num>
  <w:num w:numId="2">
    <w:abstractNumId w:val="10"/>
  </w:num>
  <w:num w:numId="3">
    <w:abstractNumId w:val="2"/>
  </w:num>
  <w:num w:numId="4">
    <w:abstractNumId w:val="1"/>
  </w:num>
  <w:num w:numId="5">
    <w:abstractNumId w:val="18"/>
  </w:num>
  <w:num w:numId="6">
    <w:abstractNumId w:val="0"/>
  </w:num>
  <w:num w:numId="7">
    <w:abstractNumId w:val="6"/>
  </w:num>
  <w:num w:numId="8">
    <w:abstractNumId w:val="23"/>
  </w:num>
  <w:num w:numId="9">
    <w:abstractNumId w:val="15"/>
  </w:num>
  <w:num w:numId="10">
    <w:abstractNumId w:val="19"/>
  </w:num>
  <w:num w:numId="11">
    <w:abstractNumId w:val="11"/>
  </w:num>
  <w:num w:numId="12">
    <w:abstractNumId w:val="3"/>
  </w:num>
  <w:num w:numId="13">
    <w:abstractNumId w:val="16"/>
  </w:num>
  <w:num w:numId="14">
    <w:abstractNumId w:val="9"/>
  </w:num>
  <w:num w:numId="15">
    <w:abstractNumId w:val="4"/>
  </w:num>
  <w:num w:numId="16">
    <w:abstractNumId w:val="17"/>
  </w:num>
  <w:num w:numId="17">
    <w:abstractNumId w:val="5"/>
  </w:num>
  <w:num w:numId="18">
    <w:abstractNumId w:val="13"/>
  </w:num>
  <w:num w:numId="19">
    <w:abstractNumId w:val="14"/>
  </w:num>
  <w:num w:numId="20">
    <w:abstractNumId w:val="8"/>
  </w:num>
  <w:num w:numId="21">
    <w:abstractNumId w:val="22"/>
  </w:num>
  <w:num w:numId="22">
    <w:abstractNumId w:val="20"/>
  </w:num>
  <w:num w:numId="23">
    <w:abstractNumId w:val="12"/>
    <w:lvlOverride w:ilvl="0"/>
    <w:lvlOverride w:ilvl="1"/>
    <w:lvlOverride w:ilvl="2"/>
    <w:lvlOverride w:ilvl="3"/>
    <w:lvlOverride w:ilvl="4"/>
    <w:lvlOverride w:ilvl="5"/>
    <w:lvlOverride w:ilvl="6"/>
    <w:lvlOverride w:ilvl="7"/>
    <w:lvlOverride w:ilvl="8"/>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7E8F"/>
    <w:rsid w:val="00011959"/>
    <w:rsid w:val="00012A85"/>
    <w:rsid w:val="00015D5A"/>
    <w:rsid w:val="00024D67"/>
    <w:rsid w:val="00025028"/>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9103D"/>
    <w:rsid w:val="000940E2"/>
    <w:rsid w:val="00096EBE"/>
    <w:rsid w:val="000A4559"/>
    <w:rsid w:val="000B669C"/>
    <w:rsid w:val="000B7841"/>
    <w:rsid w:val="000C0306"/>
    <w:rsid w:val="000E0517"/>
    <w:rsid w:val="000E1B4D"/>
    <w:rsid w:val="000E3043"/>
    <w:rsid w:val="000F1C60"/>
    <w:rsid w:val="000F44F9"/>
    <w:rsid w:val="000F70ED"/>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65BDB"/>
    <w:rsid w:val="001775B9"/>
    <w:rsid w:val="00177C29"/>
    <w:rsid w:val="00177C9D"/>
    <w:rsid w:val="00180BA8"/>
    <w:rsid w:val="00180D54"/>
    <w:rsid w:val="001823D0"/>
    <w:rsid w:val="0018270F"/>
    <w:rsid w:val="00182A03"/>
    <w:rsid w:val="001860D4"/>
    <w:rsid w:val="0018642C"/>
    <w:rsid w:val="001933BB"/>
    <w:rsid w:val="001A1E15"/>
    <w:rsid w:val="001A3413"/>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FA0"/>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62F4"/>
    <w:rsid w:val="002F7BCB"/>
    <w:rsid w:val="00303DF3"/>
    <w:rsid w:val="003142F1"/>
    <w:rsid w:val="00315E2B"/>
    <w:rsid w:val="00321003"/>
    <w:rsid w:val="00323823"/>
    <w:rsid w:val="003327F8"/>
    <w:rsid w:val="0033444E"/>
    <w:rsid w:val="00334797"/>
    <w:rsid w:val="00337E3C"/>
    <w:rsid w:val="00340C1D"/>
    <w:rsid w:val="00350C01"/>
    <w:rsid w:val="00351A14"/>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696D"/>
    <w:rsid w:val="003B702D"/>
    <w:rsid w:val="003C0C66"/>
    <w:rsid w:val="003C3873"/>
    <w:rsid w:val="003C3C5A"/>
    <w:rsid w:val="003C7AD5"/>
    <w:rsid w:val="003D4446"/>
    <w:rsid w:val="003D485C"/>
    <w:rsid w:val="003E2347"/>
    <w:rsid w:val="003E2388"/>
    <w:rsid w:val="003E6BC9"/>
    <w:rsid w:val="003F24EB"/>
    <w:rsid w:val="003F7D72"/>
    <w:rsid w:val="00405B2C"/>
    <w:rsid w:val="00406363"/>
    <w:rsid w:val="0041250F"/>
    <w:rsid w:val="00421ECE"/>
    <w:rsid w:val="00424C70"/>
    <w:rsid w:val="00425DF3"/>
    <w:rsid w:val="00430CA9"/>
    <w:rsid w:val="00442A6C"/>
    <w:rsid w:val="004451EC"/>
    <w:rsid w:val="00451C71"/>
    <w:rsid w:val="00453777"/>
    <w:rsid w:val="00456D15"/>
    <w:rsid w:val="00457011"/>
    <w:rsid w:val="00457EBC"/>
    <w:rsid w:val="004610C8"/>
    <w:rsid w:val="0046208B"/>
    <w:rsid w:val="00462D16"/>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6CA0"/>
    <w:rsid w:val="004C7864"/>
    <w:rsid w:val="004D036D"/>
    <w:rsid w:val="004D1C95"/>
    <w:rsid w:val="004D4908"/>
    <w:rsid w:val="004D52AB"/>
    <w:rsid w:val="004D6D7B"/>
    <w:rsid w:val="004D7FE8"/>
    <w:rsid w:val="004F3DAD"/>
    <w:rsid w:val="004F4AAD"/>
    <w:rsid w:val="005028B0"/>
    <w:rsid w:val="00510622"/>
    <w:rsid w:val="00510727"/>
    <w:rsid w:val="00512FD8"/>
    <w:rsid w:val="00513967"/>
    <w:rsid w:val="00515C88"/>
    <w:rsid w:val="0052422F"/>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3BFB"/>
    <w:rsid w:val="00577FEC"/>
    <w:rsid w:val="00580D5B"/>
    <w:rsid w:val="005A23A8"/>
    <w:rsid w:val="005A3627"/>
    <w:rsid w:val="005A3F64"/>
    <w:rsid w:val="005A3FDC"/>
    <w:rsid w:val="005A6C04"/>
    <w:rsid w:val="005A7B36"/>
    <w:rsid w:val="005B2830"/>
    <w:rsid w:val="005B6B72"/>
    <w:rsid w:val="005C16AB"/>
    <w:rsid w:val="005C2ED5"/>
    <w:rsid w:val="005C5359"/>
    <w:rsid w:val="005C72D2"/>
    <w:rsid w:val="005D44F9"/>
    <w:rsid w:val="005D591A"/>
    <w:rsid w:val="005D6464"/>
    <w:rsid w:val="005E2F77"/>
    <w:rsid w:val="00600F2F"/>
    <w:rsid w:val="00602137"/>
    <w:rsid w:val="00604DE7"/>
    <w:rsid w:val="00605679"/>
    <w:rsid w:val="006058CE"/>
    <w:rsid w:val="006065D9"/>
    <w:rsid w:val="00610755"/>
    <w:rsid w:val="00612B4F"/>
    <w:rsid w:val="00612DFC"/>
    <w:rsid w:val="00614BB9"/>
    <w:rsid w:val="00624284"/>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1E19"/>
    <w:rsid w:val="006768CC"/>
    <w:rsid w:val="00690945"/>
    <w:rsid w:val="00690A9C"/>
    <w:rsid w:val="006932B5"/>
    <w:rsid w:val="006A4B8F"/>
    <w:rsid w:val="006A60FD"/>
    <w:rsid w:val="006A795A"/>
    <w:rsid w:val="006B2AAA"/>
    <w:rsid w:val="006B4BDC"/>
    <w:rsid w:val="006B5390"/>
    <w:rsid w:val="006C3B94"/>
    <w:rsid w:val="006D225E"/>
    <w:rsid w:val="006D44E9"/>
    <w:rsid w:val="006E1AD6"/>
    <w:rsid w:val="006E5852"/>
    <w:rsid w:val="006E5B4E"/>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4829"/>
    <w:rsid w:val="00784C06"/>
    <w:rsid w:val="00785174"/>
    <w:rsid w:val="007900B4"/>
    <w:rsid w:val="00792A40"/>
    <w:rsid w:val="0079533E"/>
    <w:rsid w:val="007A4BFA"/>
    <w:rsid w:val="007B0C9D"/>
    <w:rsid w:val="007B31E0"/>
    <w:rsid w:val="007B4243"/>
    <w:rsid w:val="007B7DD1"/>
    <w:rsid w:val="007C2475"/>
    <w:rsid w:val="007C2D78"/>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1B7"/>
    <w:rsid w:val="009258A8"/>
    <w:rsid w:val="009318DF"/>
    <w:rsid w:val="009434A8"/>
    <w:rsid w:val="00952319"/>
    <w:rsid w:val="00953F1E"/>
    <w:rsid w:val="009548B4"/>
    <w:rsid w:val="00955E6B"/>
    <w:rsid w:val="00961F10"/>
    <w:rsid w:val="009626B0"/>
    <w:rsid w:val="00962F2E"/>
    <w:rsid w:val="00963E43"/>
    <w:rsid w:val="00971924"/>
    <w:rsid w:val="0097347B"/>
    <w:rsid w:val="00977361"/>
    <w:rsid w:val="00984292"/>
    <w:rsid w:val="009938E2"/>
    <w:rsid w:val="00995B83"/>
    <w:rsid w:val="0099768B"/>
    <w:rsid w:val="009A0E9B"/>
    <w:rsid w:val="009A4E1A"/>
    <w:rsid w:val="009B288C"/>
    <w:rsid w:val="009B33CE"/>
    <w:rsid w:val="009B639D"/>
    <w:rsid w:val="009C0FA8"/>
    <w:rsid w:val="009C4526"/>
    <w:rsid w:val="009C6ADE"/>
    <w:rsid w:val="009D170E"/>
    <w:rsid w:val="009D17AE"/>
    <w:rsid w:val="009D5487"/>
    <w:rsid w:val="009E00FA"/>
    <w:rsid w:val="009E7BE2"/>
    <w:rsid w:val="00A018F0"/>
    <w:rsid w:val="00A03474"/>
    <w:rsid w:val="00A11815"/>
    <w:rsid w:val="00A13125"/>
    <w:rsid w:val="00A25502"/>
    <w:rsid w:val="00A263F9"/>
    <w:rsid w:val="00A317FB"/>
    <w:rsid w:val="00A3357E"/>
    <w:rsid w:val="00A51B2E"/>
    <w:rsid w:val="00A5397D"/>
    <w:rsid w:val="00A55DCD"/>
    <w:rsid w:val="00A561AD"/>
    <w:rsid w:val="00A57EA4"/>
    <w:rsid w:val="00A6218B"/>
    <w:rsid w:val="00A644DA"/>
    <w:rsid w:val="00A6610D"/>
    <w:rsid w:val="00A71E8A"/>
    <w:rsid w:val="00A74988"/>
    <w:rsid w:val="00A827AF"/>
    <w:rsid w:val="00A87AD4"/>
    <w:rsid w:val="00A91CE1"/>
    <w:rsid w:val="00A96C26"/>
    <w:rsid w:val="00AA1619"/>
    <w:rsid w:val="00AA19C2"/>
    <w:rsid w:val="00AA46FA"/>
    <w:rsid w:val="00AA7551"/>
    <w:rsid w:val="00AB1A5C"/>
    <w:rsid w:val="00AB3B6B"/>
    <w:rsid w:val="00AB580B"/>
    <w:rsid w:val="00AB5B68"/>
    <w:rsid w:val="00AC4D90"/>
    <w:rsid w:val="00AC4E94"/>
    <w:rsid w:val="00AC56ED"/>
    <w:rsid w:val="00AD0F5D"/>
    <w:rsid w:val="00AD13EC"/>
    <w:rsid w:val="00AD357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66AC0"/>
    <w:rsid w:val="00C74E8E"/>
    <w:rsid w:val="00C75AF7"/>
    <w:rsid w:val="00C84E50"/>
    <w:rsid w:val="00C86B6F"/>
    <w:rsid w:val="00C90129"/>
    <w:rsid w:val="00C90BC5"/>
    <w:rsid w:val="00C93FF1"/>
    <w:rsid w:val="00CB119C"/>
    <w:rsid w:val="00CB6E74"/>
    <w:rsid w:val="00CB7A4C"/>
    <w:rsid w:val="00CC2675"/>
    <w:rsid w:val="00CC5B1A"/>
    <w:rsid w:val="00CC79F8"/>
    <w:rsid w:val="00CD1D6E"/>
    <w:rsid w:val="00CD5415"/>
    <w:rsid w:val="00CD7288"/>
    <w:rsid w:val="00CE4A72"/>
    <w:rsid w:val="00CF0FE1"/>
    <w:rsid w:val="00CF4C1F"/>
    <w:rsid w:val="00D018F1"/>
    <w:rsid w:val="00D11084"/>
    <w:rsid w:val="00D119AB"/>
    <w:rsid w:val="00D11F93"/>
    <w:rsid w:val="00D13254"/>
    <w:rsid w:val="00D13955"/>
    <w:rsid w:val="00D13F7A"/>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C050A"/>
    <w:rsid w:val="00DC2744"/>
    <w:rsid w:val="00DD1BB1"/>
    <w:rsid w:val="00DD253D"/>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509"/>
    <w:rsid w:val="00ED47A8"/>
    <w:rsid w:val="00ED565B"/>
    <w:rsid w:val="00ED56D2"/>
    <w:rsid w:val="00EE78EE"/>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34B9B"/>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2635"/>
    <w:rsid w:val="00FB661C"/>
    <w:rsid w:val="00FC3EEB"/>
    <w:rsid w:val="00FC46D0"/>
    <w:rsid w:val="00FC5271"/>
    <w:rsid w:val="00FD0465"/>
    <w:rsid w:val="00FD08C8"/>
    <w:rsid w:val="00FD41A0"/>
    <w:rsid w:val="00FD4915"/>
    <w:rsid w:val="00FD6886"/>
    <w:rsid w:val="00FD7154"/>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semiHidden/>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find/cond-mat/1/au:+Barnes_E/0/1/0/all/0/1" TargetMode="External"/><Relationship Id="rId39" Type="http://schemas.openxmlformats.org/officeDocument/2006/relationships/hyperlink" Target="http://scitation.aip.org/content/contributor/AU0359152;jsessionid=0v5VY-bGXJiQk8fx_SoWO4Dw.x-aip-live-02"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yperlink" Target="https://arxiv.org/abs/1601.06677"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find/cond-mat/1/au:+Nissen_P/0/1/0/all/0/1" TargetMode="External"/><Relationship Id="rId33" Type="http://schemas.openxmlformats.org/officeDocument/2006/relationships/hyperlink" Target="https://arxiv.org/find/cond-mat/1/au:+Kuemmeth_F/0/1/0/all/0/1" TargetMode="External"/><Relationship Id="rId38" Type="http://schemas.openxmlformats.org/officeDocument/2006/relationships/hyperlink" Target="http://www.nature.com/nnano/journal/v9/n9/abs/nnano.2014.153.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arxiv.org/find/cond-mat/1/au:+Fallahi_S/0/1/0/all/0/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Martins_F/0/1/0/all/0/1" TargetMode="External"/><Relationship Id="rId32" Type="http://schemas.openxmlformats.org/officeDocument/2006/relationships/hyperlink" Target="https://arxiv.org/find/cond-mat/1/au:+Marcus_C/0/1/0/all/0/1" TargetMode="External"/><Relationship Id="rId37" Type="http://schemas.openxmlformats.org/officeDocument/2006/relationships/hyperlink" Target="http://www.nature.com/nature/journal/v526/n7573/abs/nature15263.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find/cond-mat/1/au:+Malinowski_F/0/1/0/all/0/1" TargetMode="External"/><Relationship Id="rId28" Type="http://schemas.openxmlformats.org/officeDocument/2006/relationships/hyperlink" Target="https://arxiv.org/find/cond-mat/1/au:+Rudner_M/0/1/0/all/0/1" TargetMode="External"/><Relationship Id="rId36" Type="http://schemas.openxmlformats.org/officeDocument/2006/relationships/hyperlink" Target="https://arxiv.org/abs/1605.07599" TargetMode="External"/><Relationship Id="rId10" Type="http://schemas.openxmlformats.org/officeDocument/2006/relationships/image" Target="media/image3.tiff"/><Relationship Id="rId19" Type="http://schemas.openxmlformats.org/officeDocument/2006/relationships/image" Target="media/image11.png"/><Relationship Id="rId31" Type="http://schemas.openxmlformats.org/officeDocument/2006/relationships/hyperlink" Target="https://arxiv.org/find/cond-mat/1/au:+Manfra_M/0/1/0/all/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arxiv.org/find/cond-mat/1/au:+Cywinski_L/0/1/0/all/0/1" TargetMode="External"/><Relationship Id="rId30" Type="http://schemas.openxmlformats.org/officeDocument/2006/relationships/hyperlink" Target="https://arxiv.org/find/cond-mat/1/au:+Gardner_G/0/1/0/all/0/1" TargetMode="External"/><Relationship Id="rId35" Type="http://schemas.openxmlformats.org/officeDocument/2006/relationships/hyperlink" Target="http://pettagroup.princeton.edu/publications/2005/Science_309_2180_200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4A0F4-F81B-4E27-98A2-C3E6CF504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22</Pages>
  <Words>6203</Words>
  <Characters>35363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41484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26</cp:revision>
  <dcterms:created xsi:type="dcterms:W3CDTF">2016-08-30T21:19:00Z</dcterms:created>
  <dcterms:modified xsi:type="dcterms:W3CDTF">2016-09-02T22:47:00Z</dcterms:modified>
</cp:coreProperties>
</file>