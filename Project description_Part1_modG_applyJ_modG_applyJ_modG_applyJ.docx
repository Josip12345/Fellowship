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w:t>
      </w:r>
      <w:ins w:id="0" w:author="Georgios KATSAROS" w:date="2016-08-30T23:26:00Z">
        <w:r>
          <w:t xml:space="preserve">In </w:t>
        </w:r>
      </w:ins>
      <w:r w:rsidR="00953F1E">
        <w:t>1998</w:t>
      </w:r>
      <w:ins w:id="1" w:author="Georgios KATSAROS" w:date="2016-08-30T23:26:00Z">
        <w:r>
          <w:t xml:space="preserve">.. </w:t>
        </w:r>
      </w:ins>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ins w:id="2" w:author="Georgios KATSAROS" w:date="2016-08-27T00:23:00Z">
        <w:r w:rsidR="00457EBC">
          <w:t xml:space="preserve"> </w:t>
        </w:r>
      </w:ins>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ence time on the other side. This is so because performing quantum computation, many single operation need to be done before system decoheres. The b</w:t>
      </w:r>
      <w:r w:rsidR="00D11084">
        <w:rPr>
          <w:b/>
        </w:rPr>
        <w:t xml:space="preserve">enchmark for the manipulation time is </w:t>
      </w:r>
      <w:r>
        <w:rPr>
          <w:b/>
        </w:rPr>
        <w:t xml:space="preserve">the </w:t>
      </w:r>
      <w:r w:rsidR="00D11084">
        <w:rPr>
          <w:b/>
        </w:rPr>
        <w:t xml:space="preserve">minimum time needed </w:t>
      </w:r>
      <w:r w:rsidR="00D775CF">
        <w:rPr>
          <w:b/>
        </w:rPr>
        <w:t xml:space="preserve">for going from the one </w:t>
      </w:r>
      <w:del w:id="3" w:author="Georgios KATSAROS" w:date="2016-08-30T23:33:00Z">
        <w:r w:rsidR="00D775CF" w:rsidDel="00A644DA">
          <w:rPr>
            <w:b/>
          </w:rPr>
          <w:delText xml:space="preserve">spin </w:delText>
        </w:r>
      </w:del>
      <w:r w:rsidR="00D775CF">
        <w:rPr>
          <w:b/>
        </w:rPr>
        <w:t>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953F1E" w:rsidRDefault="00953F1E" w:rsidP="009D17AE"/>
    <w:p w:rsidR="00953F1E" w:rsidRDefault="00953F1E"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w:t>
      </w:r>
      <w:r w:rsidR="00350C01">
        <w:t xml:space="preserve"> </w:t>
      </w:r>
      <w:r w:rsidR="00207CC3">
        <w:t>of 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w:t>
      </w:r>
      <w:r w:rsidR="0097347B">
        <w:t xml:space="preserve">approximately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350C01">
        <w:rPr>
          <w:rPrChange w:id="4" w:author="Georgios KATSAROS" w:date="2016-08-30T23:51:00Z">
            <w:rPr>
              <w:i/>
            </w:rPr>
          </w:rPrChange>
        </w:rPr>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350C01" w:rsidRDefault="00961F10" w:rsidP="00C86B6F">
      <w:pPr>
        <w:rPr>
          <w:ins w:id="5" w:author="Georgios KATSAROS" w:date="2016-08-30T23:53:00Z"/>
        </w:rPr>
      </w:pPr>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9251B7">
        <w:t xml:space="preserve"> have shown that </w:t>
      </w:r>
      <w:r w:rsidR="009251B7">
        <w:lastRenderedPageBreak/>
        <w:t>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53298E">
        <w:t>quant</w:t>
      </w:r>
      <w:r w:rsidR="00744666">
        <w:t>um dot</w:t>
      </w:r>
      <w:r>
        <w:t xml:space="preserve"> (left). Scanning electron micrograph of SiGe nanowire 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pPr>
        <w:pStyle w:val="ListParagraph"/>
        <w:numPr>
          <w:ilvl w:val="0"/>
          <w:numId w:val="22"/>
        </w:numPr>
        <w:pPrChange w:id="6" w:author="Georgios KATSAROS" w:date="2016-08-27T01:10:00Z">
          <w:pPr>
            <w:pStyle w:val="ListParagraph"/>
            <w:numPr>
              <w:numId w:val="5"/>
            </w:numPr>
            <w:ind w:hanging="360"/>
          </w:pPr>
        </w:pPrChange>
      </w:pPr>
      <w:r>
        <w:t>D</w:t>
      </w:r>
      <w:r w:rsidR="001860D4">
        <w:t>ifferential measurement (AC current readout)</w:t>
      </w:r>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ins w:id="7" w:author="Georgios KATSAROS" w:date="2016-08-27T01:06:00Z">
        <w:r w:rsidR="00801743">
          <w:t>s (let’s discuss this)</w:t>
        </w:r>
      </w:ins>
      <w:r w:rsidR="00C86B6F">
        <w:t>.</w:t>
      </w: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8"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9"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0" w:author="Georgios KATSAROS" w:date="2016-08-20T15:47:00Z">
                              <w:r w:rsidRPr="00E5561A">
                                <w:rPr>
                                  <w:rFonts w:eastAsiaTheme="minorEastAsia"/>
                                  <w:sz w:val="18"/>
                                  <w:szCs w:val="18"/>
                                </w:rPr>
                                <w:t xml:space="preserve"> </w:t>
                              </w:r>
                            </w:ins>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11"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12"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3" w:author="Georgios KATSAROS" w:date="2016-08-20T15:47:00Z">
                        <w:r w:rsidRPr="00E5561A">
                          <w:rPr>
                            <w:rFonts w:eastAsiaTheme="minorEastAsia"/>
                            <w:sz w:val="18"/>
                            <w:szCs w:val="18"/>
                          </w:rPr>
                          <w:t xml:space="preserve"> </w:t>
                        </w:r>
                      </w:ins>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DQD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ins w:id="11" w:author="Georgios KATSAROS" w:date="2016-08-31T00:09:00Z">
        <w:r w:rsidR="00430CA9">
          <w:t xml:space="preserve"> </w:t>
        </w:r>
      </w:ins>
    </w:p>
    <w:p w:rsidR="008F3989" w:rsidDel="00DD253D" w:rsidRDefault="00F34B9B" w:rsidP="00DD74DE">
      <w:pPr>
        <w:rPr>
          <w:del w:id="12" w:author="Georgios KATSAROS" w:date="2016-08-20T15:59:00Z"/>
        </w:rPr>
      </w:pPr>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p>
    <w:p w:rsidR="00952319" w:rsidDel="00F34B9B" w:rsidRDefault="00952319" w:rsidP="00776062">
      <w:pPr>
        <w:pStyle w:val="Heading3"/>
        <w:rPr>
          <w:del w:id="13" w:author="Josip KUKUCKA" w:date="2016-08-31T10:44:00Z"/>
        </w:rPr>
      </w:pPr>
    </w:p>
    <w:p w:rsidR="00952319" w:rsidDel="00F34B9B" w:rsidRDefault="00952319" w:rsidP="00776062">
      <w:pPr>
        <w:pStyle w:val="Heading3"/>
        <w:rPr>
          <w:del w:id="14" w:author="Josip KUKUCKA" w:date="2016-08-31T10:44:00Z"/>
        </w:rPr>
      </w:pPr>
    </w:p>
    <w:p w:rsidR="00952319" w:rsidDel="00F34B9B" w:rsidRDefault="00952319" w:rsidP="00952319">
      <w:pPr>
        <w:rPr>
          <w:del w:id="15" w:author="Josip KUKUCKA" w:date="2016-08-31T10:44:00Z"/>
        </w:rPr>
      </w:pPr>
    </w:p>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430CA9">
        <w:t xml:space="preserve">thesis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ins w:id="16" w:author="Georgios KATSAROS" w:date="2016-08-31T00:10:00Z">
        <w:r w:rsidR="00430CA9">
          <w:t>-</w:t>
        </w:r>
      </w:ins>
      <w:r w:rsidR="00391AE8">
        <w:t xml:space="preserve"> </w:t>
      </w:r>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51B95" w:rsidRDefault="00051B95" w:rsidP="00F95CE3"/>
    <w:p w:rsidR="00051B95" w:rsidRDefault="00051B95"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w:t>
      </w:r>
      <w:ins w:id="17" w:author="Georgios KATSAROS" w:date="2016-08-31T00:12:00Z">
        <w:r w:rsidR="00015D5A">
          <w:t xml:space="preserve">the </w:t>
        </w:r>
      </w:ins>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del w:id="18" w:author="Georgios KATSAROS" w:date="2016-08-31T00:13:00Z">
        <w:r w:rsidR="001C3410" w:rsidDel="003F7D72">
          <w:delText>a</w:delText>
        </w:r>
        <w:r w:rsidR="001302F9" w:rsidDel="003F7D72">
          <w:delText xml:space="preserve"> </w:delText>
        </w:r>
      </w:del>
      <w:r w:rsidR="001302F9">
        <w:t>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ins w:id="19" w:author="Georgios KATSAROS" w:date="2016-08-31T00:14:00Z">
        <w:r w:rsidR="003F7D72">
          <w:t xml:space="preserve">the </w:t>
        </w:r>
      </w:ins>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 xml:space="preserve">Figure 4: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 xml:space="preserve">Figure 5: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rsidR="003F7D72">
        <w:t>ed</w:t>
      </w:r>
      <w:r w:rsidR="00C66AC0">
        <w:t xml:space="preserve"> of a matching circuit (Figure 5</w:t>
      </w:r>
      <w:r>
        <w:t>) and the SHT</w:t>
      </w:r>
      <w:r w:rsidR="007C2D78">
        <w:t>. SHT is schematically presented as</w:t>
      </w:r>
      <w:r>
        <w:t xml:space="preserve"> resistance R</w:t>
      </w:r>
      <w:r>
        <w:rPr>
          <w:vertAlign w:val="subscript"/>
        </w:rPr>
        <w:t>S</w:t>
      </w:r>
      <w:r>
        <w:t xml:space="preserve"> in parallel to the capacitance C</w:t>
      </w:r>
      <w:r>
        <w:rPr>
          <w:vertAlign w:val="subscript"/>
        </w:rPr>
        <w:t>S</w:t>
      </w:r>
      <w:r>
        <w:t xml:space="preserve">, as can be seen in a simple circuit model in Figure 3.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ins w:id="20" w:author="Georgios KATSAROS" w:date="2016-08-31T00:20:00Z">
        <w:r w:rsidR="00722974">
          <w:t xml:space="preserve"> [is the critical characteristic the input noise or the output noise of the amplifier? Question not necessary important for the proposal </w:t>
        </w:r>
        <w:r w:rsidR="00722974">
          <w:sym w:font="Wingdings" w:char="F04A"/>
        </w:r>
        <w:r w:rsidR="00722974">
          <w:t xml:space="preserve">] </w:t>
        </w:r>
      </w:ins>
      <w:r w:rsidR="00AB580B" w:rsidRPr="00AB580B">
        <w:t>.</w:t>
      </w:r>
      <w:r w:rsidR="00A018F0" w:rsidRPr="00AB580B">
        <w:t xml:space="preserve"> </w:t>
      </w:r>
      <w:bookmarkStart w:id="21" w:name="_GoBack"/>
      <w:bookmarkEnd w:id="21"/>
    </w:p>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160" w:rsidRDefault="00766160" w:rsidP="007436F6">
      <w:pPr>
        <w:spacing w:after="0" w:line="240" w:lineRule="auto"/>
      </w:pPr>
      <w:r>
        <w:separator/>
      </w:r>
    </w:p>
  </w:endnote>
  <w:endnote w:type="continuationSeparator" w:id="0">
    <w:p w:rsidR="00766160" w:rsidRDefault="00766160"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160" w:rsidRDefault="00766160" w:rsidP="007436F6">
      <w:pPr>
        <w:spacing w:after="0" w:line="240" w:lineRule="auto"/>
      </w:pPr>
      <w:r>
        <w:separator/>
      </w:r>
    </w:p>
  </w:footnote>
  <w:footnote w:type="continuationSeparator" w:id="0">
    <w:p w:rsidR="00766160" w:rsidRDefault="00766160"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2A03"/>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3F1E"/>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E89B-8C23-4EF2-880C-408284E2E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9</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15324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23</cp:revision>
  <dcterms:created xsi:type="dcterms:W3CDTF">2016-08-30T21:19:00Z</dcterms:created>
  <dcterms:modified xsi:type="dcterms:W3CDTF">2016-09-02T11:27:00Z</dcterms:modified>
</cp:coreProperties>
</file>