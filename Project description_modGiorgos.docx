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309038"/>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w:t>
      </w:r>
      <w:ins w:id="2" w:author="Georgios KATSAROS" w:date="2016-09-24T11:49:00Z">
        <w:r w:rsidR="002D07EB">
          <w:rPr>
            <w:rFonts w:ascii="Arial" w:hAnsi="Arial" w:cs="Arial"/>
            <w:b/>
            <w:sz w:val="28"/>
            <w:szCs w:val="28"/>
          </w:rPr>
          <w:t xml:space="preserve">Ass. </w:t>
        </w:r>
      </w:ins>
      <w:del w:id="3" w:author="Georgios KATSAROS" w:date="2016-09-24T11:49:00Z">
        <w:r w:rsidDel="002D07EB">
          <w:rPr>
            <w:rFonts w:ascii="Arial" w:hAnsi="Arial" w:cs="Arial"/>
            <w:b/>
            <w:sz w:val="28"/>
            <w:szCs w:val="28"/>
          </w:rPr>
          <w:delText>p</w:delText>
        </w:r>
      </w:del>
      <w:ins w:id="4" w:author="Georgios KATSAROS" w:date="2016-09-24T11:49:00Z">
        <w:r w:rsidR="002D07EB">
          <w:rPr>
            <w:rFonts w:ascii="Arial" w:hAnsi="Arial" w:cs="Arial"/>
            <w:b/>
            <w:sz w:val="28"/>
            <w:szCs w:val="28"/>
          </w:rPr>
          <w:t>P</w:t>
        </w:r>
      </w:ins>
      <w:r>
        <w:rPr>
          <w:rFonts w:ascii="Arial" w:hAnsi="Arial" w:cs="Arial"/>
          <w:b/>
          <w:sz w:val="28"/>
          <w:szCs w:val="28"/>
        </w:rPr>
        <w:t xml:space="preserve">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proofErr w:type="spellStart"/>
      <w:r>
        <w:rPr>
          <w:rFonts w:ascii="Arial" w:eastAsia="Arial" w:hAnsi="Arial" w:cs="Arial"/>
          <w:sz w:val="28"/>
          <w:szCs w:val="28"/>
        </w:rPr>
        <w:t>Klosterneuburg</w:t>
      </w:r>
      <w:proofErr w:type="spellEnd"/>
      <w:r w:rsidRPr="007026CF">
        <w:rPr>
          <w:rFonts w:ascii="Arial" w:eastAsia="Arial" w:hAnsi="Arial" w:cs="Arial"/>
          <w:sz w:val="28"/>
          <w:szCs w:val="28"/>
        </w:rPr>
        <w:t>,</w:t>
      </w:r>
      <w:r>
        <w:rPr>
          <w:rFonts w:ascii="Arial" w:eastAsia="Arial" w:hAnsi="Arial" w:cs="Arial"/>
          <w:sz w:val="28"/>
          <w:szCs w:val="28"/>
        </w:rPr>
        <w:t xml:space="preserve"> September 2016</w:t>
      </w:r>
      <w:r w:rsidRPr="007026CF">
        <w:rPr>
          <w:rFonts w:ascii="Arial" w:eastAsia="Arial" w:hAnsi="Arial" w:cs="Arial"/>
          <w:sz w:val="28"/>
          <w:szCs w:val="28"/>
        </w:rPr>
        <w:t xml:space="preserve">. </w:t>
      </w:r>
      <w:ins w:id="5" w:author="Georgios KATSAROS" w:date="2016-09-24T11:50:00Z">
        <w:r w:rsidR="002D07EB">
          <w:rPr>
            <w:rFonts w:ascii="Arial" w:eastAsia="Arial" w:hAnsi="Arial" w:cs="Arial"/>
            <w:sz w:val="28"/>
            <w:szCs w:val="28"/>
          </w:rPr>
          <w:t>Typically in the contents the cover page is not listed</w:t>
        </w:r>
      </w:ins>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D6F56" w:rsidRDefault="003D6F56" w:rsidP="003D6F56">
          <w:pPr>
            <w:pStyle w:val="TOCHeading"/>
          </w:pPr>
          <w:r>
            <w:t>Contents</w:t>
          </w:r>
        </w:p>
        <w:p w:rsidR="00963213" w:rsidRDefault="003D6F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309038" w:history="1">
            <w:r w:rsidR="00963213" w:rsidRPr="00CC0BE4">
              <w:rPr>
                <w:rStyle w:val="Hyperlink"/>
                <w:noProof/>
              </w:rPr>
              <w:t>Spin dynamics of a hole spin qubit measured with gate reflectometry</w:t>
            </w:r>
            <w:r w:rsidR="00963213">
              <w:rPr>
                <w:noProof/>
                <w:webHidden/>
              </w:rPr>
              <w:tab/>
            </w:r>
            <w:r w:rsidR="00963213">
              <w:rPr>
                <w:noProof/>
                <w:webHidden/>
              </w:rPr>
              <w:fldChar w:fldCharType="begin"/>
            </w:r>
            <w:r w:rsidR="00963213">
              <w:rPr>
                <w:noProof/>
                <w:webHidden/>
              </w:rPr>
              <w:instrText xml:space="preserve"> PAGEREF _Toc462309038 \h </w:instrText>
            </w:r>
            <w:r w:rsidR="00963213">
              <w:rPr>
                <w:noProof/>
                <w:webHidden/>
              </w:rPr>
            </w:r>
            <w:r w:rsidR="00963213">
              <w:rPr>
                <w:noProof/>
                <w:webHidden/>
              </w:rPr>
              <w:fldChar w:fldCharType="separate"/>
            </w:r>
            <w:r w:rsidR="00963213">
              <w:rPr>
                <w:noProof/>
                <w:webHidden/>
              </w:rPr>
              <w:t>0</w:t>
            </w:r>
            <w:r w:rsidR="00963213">
              <w:rPr>
                <w:noProof/>
                <w:webHidden/>
              </w:rPr>
              <w:fldChar w:fldCharType="end"/>
            </w:r>
          </w:hyperlink>
        </w:p>
        <w:p w:rsidR="00963213" w:rsidRDefault="00EC54D4">
          <w:pPr>
            <w:pStyle w:val="TOC1"/>
            <w:tabs>
              <w:tab w:val="right" w:leader="dot" w:pos="9350"/>
            </w:tabs>
            <w:rPr>
              <w:rFonts w:eastAsiaTheme="minorEastAsia"/>
              <w:noProof/>
            </w:rPr>
          </w:pPr>
          <w:hyperlink w:anchor="_Toc462309039" w:history="1">
            <w:r w:rsidR="00963213" w:rsidRPr="00CC0BE4">
              <w:rPr>
                <w:rStyle w:val="Hyperlink"/>
                <w:noProof/>
              </w:rPr>
              <w:t>Project description:</w:t>
            </w:r>
            <w:r w:rsidR="00963213">
              <w:rPr>
                <w:noProof/>
                <w:webHidden/>
              </w:rPr>
              <w:tab/>
            </w:r>
            <w:r w:rsidR="00963213">
              <w:rPr>
                <w:noProof/>
                <w:webHidden/>
              </w:rPr>
              <w:fldChar w:fldCharType="begin"/>
            </w:r>
            <w:r w:rsidR="00963213">
              <w:rPr>
                <w:noProof/>
                <w:webHidden/>
              </w:rPr>
              <w:instrText xml:space="preserve"> PAGEREF _Toc462309039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40" w:history="1">
            <w:r w:rsidR="00963213" w:rsidRPr="00CC0BE4">
              <w:rPr>
                <w:rStyle w:val="Hyperlink"/>
                <w:noProof/>
              </w:rPr>
              <w:t>1.</w:t>
            </w:r>
            <w:r w:rsidR="00963213">
              <w:rPr>
                <w:rFonts w:eastAsiaTheme="minorEastAsia"/>
                <w:noProof/>
              </w:rPr>
              <w:tab/>
            </w:r>
            <w:r w:rsidR="00963213" w:rsidRPr="00CC0BE4">
              <w:rPr>
                <w:rStyle w:val="Hyperlink"/>
                <w:noProof/>
              </w:rPr>
              <w:t>Background</w:t>
            </w:r>
            <w:r w:rsidR="00963213">
              <w:rPr>
                <w:noProof/>
                <w:webHidden/>
              </w:rPr>
              <w:tab/>
            </w:r>
            <w:r w:rsidR="00963213">
              <w:rPr>
                <w:noProof/>
                <w:webHidden/>
              </w:rPr>
              <w:fldChar w:fldCharType="begin"/>
            </w:r>
            <w:r w:rsidR="00963213">
              <w:rPr>
                <w:noProof/>
                <w:webHidden/>
              </w:rPr>
              <w:instrText xml:space="preserve"> PAGEREF _Toc462309040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41" w:history="1">
            <w:r w:rsidR="00963213" w:rsidRPr="00CC0BE4">
              <w:rPr>
                <w:rStyle w:val="Hyperlink"/>
                <w:noProof/>
              </w:rPr>
              <w:t>State of the art</w:t>
            </w:r>
            <w:r w:rsidR="00963213">
              <w:rPr>
                <w:noProof/>
                <w:webHidden/>
              </w:rPr>
              <w:tab/>
            </w:r>
            <w:r w:rsidR="00963213">
              <w:rPr>
                <w:noProof/>
                <w:webHidden/>
              </w:rPr>
              <w:fldChar w:fldCharType="begin"/>
            </w:r>
            <w:r w:rsidR="00963213">
              <w:rPr>
                <w:noProof/>
                <w:webHidden/>
              </w:rPr>
              <w:instrText xml:space="preserve"> PAGEREF _Toc462309041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42" w:history="1">
            <w:r w:rsidR="00963213" w:rsidRPr="00CC0BE4">
              <w:rPr>
                <w:rStyle w:val="Hyperlink"/>
                <w:noProof/>
              </w:rPr>
              <w:t>Measurement techniques</w:t>
            </w:r>
            <w:r w:rsidR="00963213">
              <w:rPr>
                <w:noProof/>
                <w:webHidden/>
              </w:rPr>
              <w:tab/>
            </w:r>
            <w:r w:rsidR="00963213">
              <w:rPr>
                <w:noProof/>
                <w:webHidden/>
              </w:rPr>
              <w:fldChar w:fldCharType="begin"/>
            </w:r>
            <w:r w:rsidR="00963213">
              <w:rPr>
                <w:noProof/>
                <w:webHidden/>
              </w:rPr>
              <w:instrText xml:space="preserve"> PAGEREF _Toc462309042 \h </w:instrText>
            </w:r>
            <w:r w:rsidR="00963213">
              <w:rPr>
                <w:noProof/>
                <w:webHidden/>
              </w:rPr>
            </w:r>
            <w:r w:rsidR="00963213">
              <w:rPr>
                <w:noProof/>
                <w:webHidden/>
              </w:rPr>
              <w:fldChar w:fldCharType="separate"/>
            </w:r>
            <w:r w:rsidR="00963213">
              <w:rPr>
                <w:noProof/>
                <w:webHidden/>
              </w:rPr>
              <w:t>5</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43" w:history="1">
            <w:r w:rsidR="00963213" w:rsidRPr="00CC0BE4">
              <w:rPr>
                <w:rStyle w:val="Hyperlink"/>
                <w:noProof/>
              </w:rPr>
              <w:t>2.</w:t>
            </w:r>
            <w:r w:rsidR="00963213">
              <w:rPr>
                <w:rFonts w:eastAsiaTheme="minorEastAsia"/>
                <w:noProof/>
              </w:rPr>
              <w:tab/>
            </w:r>
            <w:r w:rsidR="00963213" w:rsidRPr="00CC0BE4">
              <w:rPr>
                <w:rStyle w:val="Hyperlink"/>
                <w:noProof/>
              </w:rPr>
              <w:t>Objectives of the project</w:t>
            </w:r>
            <w:r w:rsidR="00963213">
              <w:rPr>
                <w:noProof/>
                <w:webHidden/>
              </w:rPr>
              <w:tab/>
            </w:r>
            <w:r w:rsidR="00963213">
              <w:rPr>
                <w:noProof/>
                <w:webHidden/>
              </w:rPr>
              <w:fldChar w:fldCharType="begin"/>
            </w:r>
            <w:r w:rsidR="00963213">
              <w:rPr>
                <w:noProof/>
                <w:webHidden/>
              </w:rPr>
              <w:instrText xml:space="preserve"> PAGEREF _Toc462309043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44" w:history="1">
            <w:r w:rsidR="00963213" w:rsidRPr="00CC0BE4">
              <w:rPr>
                <w:rStyle w:val="Hyperlink"/>
                <w:noProof/>
              </w:rPr>
              <w:t>Definition of the problem</w:t>
            </w:r>
            <w:r w:rsidR="00963213">
              <w:rPr>
                <w:noProof/>
                <w:webHidden/>
              </w:rPr>
              <w:tab/>
            </w:r>
            <w:r w:rsidR="00963213">
              <w:rPr>
                <w:noProof/>
                <w:webHidden/>
              </w:rPr>
              <w:fldChar w:fldCharType="begin"/>
            </w:r>
            <w:r w:rsidR="00963213">
              <w:rPr>
                <w:noProof/>
                <w:webHidden/>
              </w:rPr>
              <w:instrText xml:space="preserve"> PAGEREF _Toc462309044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45" w:history="1">
            <w:r w:rsidR="00963213" w:rsidRPr="00CC0BE4">
              <w:rPr>
                <w:rStyle w:val="Hyperlink"/>
                <w:noProof/>
              </w:rPr>
              <w:t>3.</w:t>
            </w:r>
            <w:r w:rsidR="00963213">
              <w:rPr>
                <w:rFonts w:eastAsiaTheme="minorEastAsia"/>
                <w:noProof/>
              </w:rPr>
              <w:tab/>
            </w:r>
            <w:r w:rsidR="00963213" w:rsidRPr="00CC0BE4">
              <w:rPr>
                <w:rStyle w:val="Hyperlink"/>
                <w:noProof/>
              </w:rPr>
              <w:t>Innovative aspects of the proposed project</w:t>
            </w:r>
            <w:r w:rsidR="00963213">
              <w:rPr>
                <w:noProof/>
                <w:webHidden/>
              </w:rPr>
              <w:tab/>
            </w:r>
            <w:r w:rsidR="00963213">
              <w:rPr>
                <w:noProof/>
                <w:webHidden/>
              </w:rPr>
              <w:fldChar w:fldCharType="begin"/>
            </w:r>
            <w:r w:rsidR="00963213">
              <w:rPr>
                <w:noProof/>
                <w:webHidden/>
              </w:rPr>
              <w:instrText xml:space="preserve"> PAGEREF _Toc462309045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46" w:history="1">
            <w:r w:rsidR="00963213" w:rsidRPr="00CC0BE4">
              <w:rPr>
                <w:rStyle w:val="Hyperlink"/>
                <w:noProof/>
              </w:rPr>
              <w:t>4.</w:t>
            </w:r>
            <w:r w:rsidR="00963213">
              <w:rPr>
                <w:rFonts w:eastAsiaTheme="minorEastAsia"/>
                <w:noProof/>
              </w:rPr>
              <w:tab/>
            </w:r>
            <w:r w:rsidR="00963213" w:rsidRPr="00CC0BE4">
              <w:rPr>
                <w:rStyle w:val="Hyperlink"/>
                <w:noProof/>
              </w:rPr>
              <w:t>Preliminary results</w:t>
            </w:r>
            <w:r w:rsidR="00963213">
              <w:rPr>
                <w:noProof/>
                <w:webHidden/>
              </w:rPr>
              <w:tab/>
            </w:r>
            <w:r w:rsidR="00963213">
              <w:rPr>
                <w:noProof/>
                <w:webHidden/>
              </w:rPr>
              <w:fldChar w:fldCharType="begin"/>
            </w:r>
            <w:r w:rsidR="00963213">
              <w:rPr>
                <w:noProof/>
                <w:webHidden/>
              </w:rPr>
              <w:instrText xml:space="preserve"> PAGEREF _Toc462309046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47" w:history="1">
            <w:r w:rsidR="00963213" w:rsidRPr="00CC0BE4">
              <w:rPr>
                <w:rStyle w:val="Hyperlink"/>
                <w:noProof/>
              </w:rPr>
              <w:t>Low temperature electronic transport measurements with the initial version reflectometry setup</w:t>
            </w:r>
            <w:r w:rsidR="00963213">
              <w:rPr>
                <w:noProof/>
                <w:webHidden/>
              </w:rPr>
              <w:tab/>
            </w:r>
            <w:r w:rsidR="00963213">
              <w:rPr>
                <w:noProof/>
                <w:webHidden/>
              </w:rPr>
              <w:fldChar w:fldCharType="begin"/>
            </w:r>
            <w:r w:rsidR="00963213">
              <w:rPr>
                <w:noProof/>
                <w:webHidden/>
              </w:rPr>
              <w:instrText xml:space="preserve"> PAGEREF _Toc462309047 \h </w:instrText>
            </w:r>
            <w:r w:rsidR="00963213">
              <w:rPr>
                <w:noProof/>
                <w:webHidden/>
              </w:rPr>
            </w:r>
            <w:r w:rsidR="00963213">
              <w:rPr>
                <w:noProof/>
                <w:webHidden/>
              </w:rPr>
              <w:fldChar w:fldCharType="separate"/>
            </w:r>
            <w:r w:rsidR="00963213">
              <w:rPr>
                <w:noProof/>
                <w:webHidden/>
              </w:rPr>
              <w:t>11</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48" w:history="1">
            <w:r w:rsidR="00963213" w:rsidRPr="00CC0BE4">
              <w:rPr>
                <w:rStyle w:val="Hyperlink"/>
                <w:noProof/>
              </w:rPr>
              <w:t>5.</w:t>
            </w:r>
            <w:r w:rsidR="00963213">
              <w:rPr>
                <w:rFonts w:eastAsiaTheme="minorEastAsia"/>
                <w:noProof/>
              </w:rPr>
              <w:tab/>
            </w:r>
            <w:r w:rsidR="00963213" w:rsidRPr="00CC0BE4">
              <w:rPr>
                <w:rStyle w:val="Hyperlink"/>
                <w:noProof/>
              </w:rPr>
              <w:t>Working plan</w:t>
            </w:r>
            <w:r w:rsidR="00963213">
              <w:rPr>
                <w:noProof/>
                <w:webHidden/>
              </w:rPr>
              <w:tab/>
            </w:r>
            <w:r w:rsidR="00963213">
              <w:rPr>
                <w:noProof/>
                <w:webHidden/>
              </w:rPr>
              <w:fldChar w:fldCharType="begin"/>
            </w:r>
            <w:r w:rsidR="00963213">
              <w:rPr>
                <w:noProof/>
                <w:webHidden/>
              </w:rPr>
              <w:instrText xml:space="preserve"> PAGEREF _Toc462309048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49" w:history="1">
            <w:r w:rsidR="00963213" w:rsidRPr="00CC0BE4">
              <w:rPr>
                <w:rStyle w:val="Hyperlink"/>
                <w:noProof/>
              </w:rPr>
              <w:t>Towards gate reflectometry</w:t>
            </w:r>
            <w:r w:rsidR="00963213">
              <w:rPr>
                <w:noProof/>
                <w:webHidden/>
              </w:rPr>
              <w:tab/>
            </w:r>
            <w:r w:rsidR="00963213">
              <w:rPr>
                <w:noProof/>
                <w:webHidden/>
              </w:rPr>
              <w:fldChar w:fldCharType="begin"/>
            </w:r>
            <w:r w:rsidR="00963213">
              <w:rPr>
                <w:noProof/>
                <w:webHidden/>
              </w:rPr>
              <w:instrText xml:space="preserve"> PAGEREF _Toc462309049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EC54D4">
          <w:pPr>
            <w:pStyle w:val="TOC3"/>
            <w:tabs>
              <w:tab w:val="right" w:leader="dot" w:pos="9350"/>
            </w:tabs>
            <w:rPr>
              <w:rFonts w:eastAsiaTheme="minorEastAsia"/>
              <w:noProof/>
            </w:rPr>
          </w:pPr>
          <w:hyperlink w:anchor="_Toc462309050" w:history="1">
            <w:r w:rsidR="00963213" w:rsidRPr="00CC0BE4">
              <w:rPr>
                <w:rStyle w:val="Hyperlink"/>
                <w:noProof/>
              </w:rPr>
              <w:t>Spin dynamics experiments</w:t>
            </w:r>
            <w:r w:rsidR="00963213">
              <w:rPr>
                <w:noProof/>
                <w:webHidden/>
              </w:rPr>
              <w:tab/>
            </w:r>
            <w:r w:rsidR="00963213">
              <w:rPr>
                <w:noProof/>
                <w:webHidden/>
              </w:rPr>
              <w:fldChar w:fldCharType="begin"/>
            </w:r>
            <w:r w:rsidR="00963213">
              <w:rPr>
                <w:noProof/>
                <w:webHidden/>
              </w:rPr>
              <w:instrText xml:space="preserve"> PAGEREF _Toc462309050 \h </w:instrText>
            </w:r>
            <w:r w:rsidR="00963213">
              <w:rPr>
                <w:noProof/>
                <w:webHidden/>
              </w:rPr>
            </w:r>
            <w:r w:rsidR="00963213">
              <w:rPr>
                <w:noProof/>
                <w:webHidden/>
              </w:rPr>
              <w:fldChar w:fldCharType="separate"/>
            </w:r>
            <w:r w:rsidR="00963213">
              <w:rPr>
                <w:noProof/>
                <w:webHidden/>
              </w:rPr>
              <w:t>14</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51" w:history="1">
            <w:r w:rsidR="00963213" w:rsidRPr="00CC0BE4">
              <w:rPr>
                <w:rStyle w:val="Hyperlink"/>
                <w:noProof/>
              </w:rPr>
              <w:t>6.</w:t>
            </w:r>
            <w:r w:rsidR="00963213">
              <w:rPr>
                <w:rFonts w:eastAsiaTheme="minorEastAsia"/>
                <w:noProof/>
              </w:rPr>
              <w:tab/>
            </w:r>
            <w:r w:rsidR="00963213" w:rsidRPr="00CC0BE4">
              <w:rPr>
                <w:rStyle w:val="Hyperlink"/>
                <w:noProof/>
              </w:rPr>
              <w:t>Work table</w:t>
            </w:r>
            <w:r w:rsidR="00963213">
              <w:rPr>
                <w:noProof/>
                <w:webHidden/>
              </w:rPr>
              <w:tab/>
            </w:r>
            <w:r w:rsidR="00963213">
              <w:rPr>
                <w:noProof/>
                <w:webHidden/>
              </w:rPr>
              <w:fldChar w:fldCharType="begin"/>
            </w:r>
            <w:r w:rsidR="00963213">
              <w:rPr>
                <w:noProof/>
                <w:webHidden/>
              </w:rPr>
              <w:instrText xml:space="preserve"> PAGEREF _Toc462309051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52" w:history="1">
            <w:r w:rsidR="00963213" w:rsidRPr="00CC0BE4">
              <w:rPr>
                <w:rStyle w:val="Hyperlink"/>
                <w:noProof/>
              </w:rPr>
              <w:t>7.</w:t>
            </w:r>
            <w:r w:rsidR="00963213">
              <w:rPr>
                <w:rFonts w:eastAsiaTheme="minorEastAsia"/>
                <w:noProof/>
              </w:rPr>
              <w:tab/>
            </w:r>
            <w:r w:rsidR="00963213" w:rsidRPr="00CC0BE4">
              <w:rPr>
                <w:rStyle w:val="Hyperlink"/>
                <w:noProof/>
              </w:rPr>
              <w:t>International collaborations</w:t>
            </w:r>
            <w:r w:rsidR="00963213">
              <w:rPr>
                <w:noProof/>
                <w:webHidden/>
              </w:rPr>
              <w:tab/>
            </w:r>
            <w:r w:rsidR="00963213">
              <w:rPr>
                <w:noProof/>
                <w:webHidden/>
              </w:rPr>
              <w:fldChar w:fldCharType="begin"/>
            </w:r>
            <w:r w:rsidR="00963213">
              <w:rPr>
                <w:noProof/>
                <w:webHidden/>
              </w:rPr>
              <w:instrText xml:space="preserve"> PAGEREF _Toc462309052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EC54D4">
          <w:pPr>
            <w:pStyle w:val="TOC2"/>
            <w:tabs>
              <w:tab w:val="left" w:pos="660"/>
              <w:tab w:val="right" w:leader="dot" w:pos="9350"/>
            </w:tabs>
            <w:rPr>
              <w:rFonts w:eastAsiaTheme="minorEastAsia"/>
              <w:noProof/>
            </w:rPr>
          </w:pPr>
          <w:hyperlink w:anchor="_Toc462309053" w:history="1">
            <w:r w:rsidR="00963213" w:rsidRPr="00CC0BE4">
              <w:rPr>
                <w:rStyle w:val="Hyperlink"/>
                <w:noProof/>
              </w:rPr>
              <w:t>8.</w:t>
            </w:r>
            <w:r w:rsidR="00963213">
              <w:rPr>
                <w:rFonts w:eastAsiaTheme="minorEastAsia"/>
                <w:noProof/>
              </w:rPr>
              <w:tab/>
            </w:r>
            <w:r w:rsidR="00963213" w:rsidRPr="00CC0BE4">
              <w:rPr>
                <w:rStyle w:val="Hyperlink"/>
                <w:noProof/>
              </w:rPr>
              <w:t>Contingency plan:</w:t>
            </w:r>
            <w:r w:rsidR="00963213">
              <w:rPr>
                <w:noProof/>
                <w:webHidden/>
              </w:rPr>
              <w:tab/>
            </w:r>
            <w:r w:rsidR="00963213">
              <w:rPr>
                <w:noProof/>
                <w:webHidden/>
              </w:rPr>
              <w:fldChar w:fldCharType="begin"/>
            </w:r>
            <w:r w:rsidR="00963213">
              <w:rPr>
                <w:noProof/>
                <w:webHidden/>
              </w:rPr>
              <w:instrText xml:space="preserve"> PAGEREF _Toc462309053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EC54D4">
          <w:pPr>
            <w:pStyle w:val="TOC1"/>
            <w:tabs>
              <w:tab w:val="right" w:leader="dot" w:pos="9350"/>
            </w:tabs>
            <w:rPr>
              <w:rFonts w:eastAsiaTheme="minorEastAsia"/>
              <w:noProof/>
            </w:rPr>
          </w:pPr>
          <w:hyperlink w:anchor="_Toc462309054" w:history="1">
            <w:r w:rsidR="00963213" w:rsidRPr="00CC0BE4">
              <w:rPr>
                <w:rStyle w:val="Hyperlink"/>
                <w:noProof/>
              </w:rPr>
              <w:t>References:</w:t>
            </w:r>
            <w:r w:rsidR="00963213">
              <w:rPr>
                <w:noProof/>
                <w:webHidden/>
              </w:rPr>
              <w:tab/>
            </w:r>
            <w:r w:rsidR="00963213">
              <w:rPr>
                <w:noProof/>
                <w:webHidden/>
              </w:rPr>
              <w:fldChar w:fldCharType="begin"/>
            </w:r>
            <w:r w:rsidR="00963213">
              <w:rPr>
                <w:noProof/>
                <w:webHidden/>
              </w:rPr>
              <w:instrText xml:space="preserve"> PAGEREF _Toc462309054 \h </w:instrText>
            </w:r>
            <w:r w:rsidR="00963213">
              <w:rPr>
                <w:noProof/>
                <w:webHidden/>
              </w:rPr>
            </w:r>
            <w:r w:rsidR="00963213">
              <w:rPr>
                <w:noProof/>
                <w:webHidden/>
              </w:rPr>
              <w:fldChar w:fldCharType="separate"/>
            </w:r>
            <w:r w:rsidR="00963213">
              <w:rPr>
                <w:noProof/>
                <w:webHidden/>
              </w:rPr>
              <w:t>19</w:t>
            </w:r>
            <w:r w:rsidR="00963213">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EC54D4" w:rsidP="003D6F56"/>
      </w:sdtContent>
    </w:sdt>
    <w:p w:rsidR="004A3B7F" w:rsidRDefault="00C27B10" w:rsidP="009D17AE">
      <w:pPr>
        <w:pStyle w:val="Heading1"/>
      </w:pPr>
      <w:bookmarkStart w:id="6" w:name="_Toc462309039"/>
      <w:r>
        <w:lastRenderedPageBreak/>
        <w:t>Project description:</w:t>
      </w:r>
      <w:bookmarkEnd w:id="6"/>
    </w:p>
    <w:p w:rsidR="00C27B10" w:rsidRDefault="00C27B10" w:rsidP="009D17AE"/>
    <w:p w:rsidR="00C27B10" w:rsidRPr="00C27B10" w:rsidRDefault="00C27B10" w:rsidP="009D17AE">
      <w:pPr>
        <w:pStyle w:val="Heading2"/>
        <w:numPr>
          <w:ilvl w:val="0"/>
          <w:numId w:val="1"/>
        </w:numPr>
        <w:ind w:left="0" w:firstLine="0"/>
      </w:pPr>
      <w:bookmarkStart w:id="7" w:name="_Toc462309040"/>
      <w:r>
        <w:t>Background</w:t>
      </w:r>
      <w:bookmarkEnd w:id="7"/>
    </w:p>
    <w:p w:rsidR="00A51B2E" w:rsidRPr="00A51B2E" w:rsidRDefault="00A51B2E" w:rsidP="00776062">
      <w:pPr>
        <w:pStyle w:val="Heading3"/>
      </w:pPr>
      <w:bookmarkStart w:id="8" w:name="_Toc462309041"/>
      <w:r>
        <w:t>State of the art</w:t>
      </w:r>
      <w:bookmarkEnd w:id="8"/>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A well</w:t>
      </w:r>
      <w:ins w:id="9" w:author="Georgios KATSAROS" w:date="2016-09-24T12:25:00Z">
        <w:r w:rsidR="00451CA0">
          <w:t>-</w:t>
        </w:r>
      </w:ins>
      <w:del w:id="10" w:author="Georgios KATSAROS" w:date="2016-09-24T12:25:00Z">
        <w:r w:rsidR="00776A92" w:rsidDel="00451CA0">
          <w:delText xml:space="preserve"> </w:delText>
        </w:r>
      </w:del>
      <w:r w:rsidR="00776A92">
        <w:t xml:space="preserve">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ins w:id="11" w:author="Georgios KATSAROS" w:date="2016-09-24T12:26:00Z">
        <w:r w:rsidR="00451CA0">
          <w:t xml:space="preserve">out </w:t>
        </w:r>
      </w:ins>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w:t>
      </w:r>
      <w:del w:id="12" w:author="Georgios KATSAROS" w:date="2016-09-24T12:27:00Z">
        <w:r w:rsidR="00977361" w:rsidDel="00451CA0">
          <w:rPr>
            <w:b/>
          </w:rPr>
          <w:delText>the</w:delText>
        </w:r>
        <w:r w:rsidDel="00451CA0">
          <w:rPr>
            <w:b/>
          </w:rPr>
          <w:delText xml:space="preserve"> </w:delText>
        </w:r>
      </w:del>
      <w:r>
        <w:rPr>
          <w:b/>
        </w:rPr>
        <w:t>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proofErr w:type="spellStart"/>
      <w:ins w:id="13" w:author="Georgios KATSAROS" w:date="2016-09-24T12:45:00Z">
        <w:r w:rsidR="00BA2195">
          <w:t>Muhonen</w:t>
        </w:r>
        <w:proofErr w:type="spellEnd"/>
        <w:r w:rsidR="00BA2195">
          <w:t xml:space="preserve"> et al. have measured </w:t>
        </w:r>
        <w:r w:rsidR="00BA2195">
          <w:t>spin coherence times using the CPMG pulsing technique of T</w:t>
        </w:r>
        <w:r w:rsidR="00BA2195">
          <w:rPr>
            <w:vertAlign w:val="subscript"/>
          </w:rPr>
          <w:t>2</w:t>
        </w:r>
        <w:r w:rsidR="00BA2195">
          <w:rPr>
            <w:vertAlign w:val="superscript"/>
          </w:rPr>
          <w:t xml:space="preserve">CPMG </w:t>
        </w:r>
      </w:ins>
      <w:ins w:id="14" w:author="Georgios KATSAROS" w:date="2016-09-24T12:46:00Z">
        <w:r w:rsidR="001552E5">
          <w:t>≈</w:t>
        </w:r>
        <w:r w:rsidR="001552E5">
          <w:t xml:space="preserve"> 0.6s </w:t>
        </w:r>
      </w:ins>
      <w:del w:id="15" w:author="Georgios KATSAROS" w:date="2016-09-24T12:36:00Z">
        <w:r w:rsidR="00207CC3" w:rsidDel="00BA2195">
          <w:delText xml:space="preserve">and </w:delText>
        </w:r>
        <w:r w:rsidR="00B253D1" w:rsidDel="00BA2195">
          <w:delText xml:space="preserve">the </w:delText>
        </w:r>
        <w:r w:rsidR="00207CC3" w:rsidDel="00BA2195">
          <w:delText xml:space="preserve">nuclear spin of </w:delText>
        </w:r>
        <w:r w:rsidR="00684213" w:rsidDel="00BA2195">
          <w:delText>a</w:delText>
        </w:r>
        <w:r w:rsidR="00A5397D" w:rsidDel="00BA2195">
          <w:delText xml:space="preserve"> P </w:delText>
        </w:r>
        <w:r w:rsidR="00207CC3" w:rsidDel="00BA2195">
          <w:delText>atom as a qubit, the same group has achieved nuclear spin coherence time</w:delText>
        </w:r>
        <w:r w:rsidR="00350C01" w:rsidDel="00BA2195">
          <w:delText xml:space="preserve"> </w:delText>
        </w:r>
        <w:r w:rsidR="00207CC3" w:rsidDel="00BA2195">
          <w:delText xml:space="preserve">of </w:delText>
        </w:r>
      </w:del>
      <w:del w:id="16" w:author="Georgios KATSAROS" w:date="2016-09-24T12:45:00Z">
        <w:r w:rsidR="00684213" w:rsidDel="00BA2195">
          <w:delText>T</w:delText>
        </w:r>
        <w:r w:rsidR="00684213" w:rsidDel="00BA2195">
          <w:rPr>
            <w:vertAlign w:val="subscript"/>
          </w:rPr>
          <w:delText>2</w:delText>
        </w:r>
        <w:r w:rsidR="00684213" w:rsidDel="00BA2195">
          <w:rPr>
            <w:vertAlign w:val="superscript"/>
          </w:rPr>
          <w:delText>ECHO</w:delText>
        </w:r>
        <w:r w:rsidR="00684213" w:rsidDel="00BA2195">
          <w:delText xml:space="preserve"> </w:delText>
        </w:r>
      </w:del>
      <w:del w:id="17" w:author="Georgios KATSAROS" w:date="2016-09-24T12:36:00Z">
        <w:r w:rsidR="00684213" w:rsidDel="00BA2195">
          <w:delText>=</w:delText>
        </w:r>
      </w:del>
      <w:del w:id="18" w:author="Georgios KATSAROS" w:date="2016-09-24T12:46:00Z">
        <w:r w:rsidR="00684213" w:rsidDel="001552E5">
          <w:delText xml:space="preserve"> </w:delText>
        </w:r>
      </w:del>
      <w:del w:id="19" w:author="Georgios KATSAROS" w:date="2016-09-24T12:37:00Z">
        <w:r w:rsidR="00207CC3" w:rsidDel="00BA2195">
          <w:delText>60</w:delText>
        </w:r>
        <w:r w:rsidR="00671E19" w:rsidDel="00BA2195">
          <w:delText xml:space="preserve"> </w:delText>
        </w:r>
      </w:del>
      <w:del w:id="20" w:author="Georgios KATSAROS" w:date="2016-09-24T12:46:00Z">
        <w:r w:rsidR="00207CC3" w:rsidDel="001552E5">
          <w:delText>mil</w:delText>
        </w:r>
        <w:r w:rsidR="00D11F93" w:rsidDel="001552E5">
          <w:delText>l</w:delText>
        </w:r>
        <w:r w:rsidR="00207CC3" w:rsidDel="001552E5">
          <w:delText>isecond</w:delText>
        </w:r>
      </w:del>
      <w:del w:id="21" w:author="Georgios KATSAROS" w:date="2016-09-24T12:37:00Z">
        <w:r w:rsidR="00B253D1" w:rsidDel="00BA2195">
          <w:delText>s</w:delText>
        </w:r>
      </w:del>
      <w:del w:id="22" w:author="Georgios KATSAROS" w:date="2016-09-24T12:46:00Z">
        <w:r w:rsidR="0097347B" w:rsidDel="001552E5">
          <w:delText xml:space="preserve"> </w:delText>
        </w:r>
      </w:del>
      <w:r w:rsidR="00FD7154">
        <w:t xml:space="preserve">and </w:t>
      </w:r>
      <w:r w:rsidR="0039664B" w:rsidRPr="0039664B">
        <w:t>τ</w:t>
      </w:r>
      <w:r w:rsidR="0039664B" w:rsidRPr="0039664B">
        <w:rPr>
          <w:vertAlign w:val="subscript"/>
        </w:rPr>
        <w:t>π</w:t>
      </w:r>
      <w:r w:rsidR="00353A47">
        <w:t xml:space="preserve"> ≈</w:t>
      </w:r>
      <w:r w:rsidR="0039664B">
        <w:t xml:space="preserve"> </w:t>
      </w:r>
      <w:del w:id="23" w:author="Georgios KATSAROS" w:date="2016-09-24T12:37:00Z">
        <w:r w:rsidR="00353A47" w:rsidDel="00BA2195">
          <w:delText>2</w:delText>
        </w:r>
      </w:del>
      <w:del w:id="24" w:author="Georgios KATSAROS" w:date="2016-09-24T12:39:00Z">
        <w:r w:rsidR="00353A47" w:rsidDel="00BA2195">
          <w:delText>5</w:delText>
        </w:r>
      </w:del>
      <w:ins w:id="25" w:author="Georgios KATSAROS" w:date="2016-09-24T12:39:00Z">
        <w:r w:rsidR="00BA2195">
          <w:t>3</w:t>
        </w:r>
      </w:ins>
      <w:r w:rsidR="00FD7154">
        <w:t xml:space="preserve"> </w:t>
      </w:r>
      <w:proofErr w:type="spellStart"/>
      <w:r w:rsidR="00FD7154" w:rsidRPr="00FD7154">
        <w:t>μs</w:t>
      </w:r>
      <w:proofErr w:type="spellEnd"/>
      <w:r w:rsidR="008B58B5">
        <w:t xml:space="preserve"> [</w:t>
      </w:r>
      <w:del w:id="26" w:author="Georgios KATSAROS" w:date="2016-09-24T12:40:00Z">
        <w:r w:rsidR="008B58B5" w:rsidDel="00BA2195">
          <w:delText>2</w:delText>
        </w:r>
      </w:del>
      <w:ins w:id="27" w:author="Georgios KATSAROS" w:date="2016-09-24T12:40:00Z">
        <w:r w:rsidR="00BA2195">
          <w:t>3</w:t>
        </w:r>
      </w:ins>
      <w:r w:rsidR="008B58B5">
        <w:t>]</w:t>
      </w:r>
      <w:r w:rsidR="00207CC3">
        <w:t>.</w:t>
      </w:r>
      <w:r w:rsidR="00D11084">
        <w:t xml:space="preserve"> </w:t>
      </w:r>
      <w:r w:rsidR="0097347B">
        <w:t xml:space="preserve"> </w:t>
      </w:r>
      <w:ins w:id="28" w:author="Georgios KATSAROS" w:date="2016-09-24T12:32:00Z">
        <w:r w:rsidR="00451CA0">
          <w:t>(last change: let’s not put anything about the nuclear spin but give the numbers for electrons in isotopically purified samples</w:t>
        </w:r>
      </w:ins>
      <w:ins w:id="29" w:author="Georgios KATSAROS" w:date="2016-09-24T12:47:00Z">
        <w:r w:rsidR="001552E5">
          <w:t>, I have implemented the change and I also use the CPMG time because else the comparison is not fair since Morello’s group has achieved the longest coherence times)</w:t>
        </w:r>
      </w:ins>
      <w:ins w:id="30" w:author="Georgios KATSAROS" w:date="2016-09-24T12:32:00Z">
        <w:r w:rsidR="00451CA0">
          <w:t xml:space="preserve"> </w:t>
        </w:r>
      </w:ins>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del w:id="31" w:author="Georgios KATSAROS" w:date="2016-09-24T12:48:00Z">
        <w:r w:rsidR="0039664B" w:rsidDel="001552E5">
          <w:delText>spin coherence time</w:delText>
        </w:r>
        <w:r w:rsidR="00AD13EC" w:rsidDel="001552E5">
          <w:delText>s</w:delText>
        </w:r>
        <w:r w:rsidR="0039664B" w:rsidDel="001552E5">
          <w:delText xml:space="preserve"> </w:delText>
        </w:r>
        <w:r w:rsidR="00FD7154" w:rsidDel="001552E5">
          <w:delText xml:space="preserve">using </w:delText>
        </w:r>
        <w:r w:rsidR="00AD13EC" w:rsidDel="001552E5">
          <w:delText xml:space="preserve">the </w:delText>
        </w:r>
        <w:r w:rsidR="00FD7154" w:rsidDel="001552E5">
          <w:delText xml:space="preserve">CPMG pulsing technique </w:delText>
        </w:r>
        <w:r w:rsidR="00AD13EC" w:rsidDel="001552E5">
          <w:delText xml:space="preserve">of </w:delText>
        </w:r>
      </w:del>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367AAFCB" wp14:editId="1BB6CA0D">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4E721D41" wp14:editId="0AD919DD">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32" w:name="_Toc462309042"/>
      <w:r w:rsidRPr="001B77CB">
        <w:t>Measurement techniques</w:t>
      </w:r>
      <w:bookmarkEnd w:id="32"/>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 xml:space="preserve">AC current readout) has </w:t>
      </w:r>
      <w:del w:id="33" w:author="Georgios KATSAROS" w:date="2016-09-24T12:54:00Z">
        <w:r w:rsidR="00636C7C" w:rsidDel="001552E5">
          <w:delText xml:space="preserve">a </w:delText>
        </w:r>
      </w:del>
      <w:r w:rsidR="00636C7C">
        <w:t>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45C1DF31" wp14:editId="399C4593">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w:t>
                            </w:r>
                            <w:proofErr w:type="spellStart"/>
                            <w:r w:rsidRPr="00E5561A">
                              <w:rPr>
                                <w:sz w:val="18"/>
                                <w:szCs w:val="18"/>
                              </w:rPr>
                              <w:t>expression:</w:t>
                            </w:r>
                            <w:ins w:id="34" w:author="Georgios KATSAROS" w:date="2016-09-24T12:58:00Z">
                              <w:r w:rsidR="00791D49">
                                <w:rPr>
                                  <w:sz w:val="18"/>
                                  <w:szCs w:val="18"/>
                                </w:rPr>
                                <w:t>What</w:t>
                              </w:r>
                              <w:proofErr w:type="spellEnd"/>
                              <w:r w:rsidR="00791D49">
                                <w:rPr>
                                  <w:sz w:val="18"/>
                                  <w:szCs w:val="18"/>
                                </w:rPr>
                                <w:t xml:space="preserve"> is the first thing? There was a second formula?</w:t>
                              </w:r>
                            </w:ins>
                            <w:r w:rsidRPr="00E5561A">
                              <w:rPr>
                                <w:sz w:val="18"/>
                                <w:szCs w:val="18"/>
                              </w:rPr>
                              <w:t xml:space="preserve"> </w:t>
                            </w:r>
                            <m:oMath>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1DF31"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w:t>
                      </w:r>
                      <w:proofErr w:type="spellStart"/>
                      <w:r w:rsidRPr="00E5561A">
                        <w:rPr>
                          <w:sz w:val="18"/>
                          <w:szCs w:val="18"/>
                        </w:rPr>
                        <w:t>expression:</w:t>
                      </w:r>
                      <w:ins w:id="35" w:author="Georgios KATSAROS" w:date="2016-09-24T12:58:00Z">
                        <w:r w:rsidR="00791D49">
                          <w:rPr>
                            <w:sz w:val="18"/>
                            <w:szCs w:val="18"/>
                          </w:rPr>
                          <w:t>What</w:t>
                        </w:r>
                        <w:proofErr w:type="spellEnd"/>
                        <w:r w:rsidR="00791D49">
                          <w:rPr>
                            <w:sz w:val="18"/>
                            <w:szCs w:val="18"/>
                          </w:rPr>
                          <w:t xml:space="preserve"> is the first thing? There was a second formula?</w:t>
                        </w:r>
                      </w:ins>
                      <w:r w:rsidRPr="00E5561A">
                        <w:rPr>
                          <w:sz w:val="18"/>
                          <w:szCs w:val="18"/>
                        </w:rPr>
                        <w:t xml:space="preserve"> </w:t>
                      </w:r>
                      <m:oMath>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36" w:name="_Toc462309043"/>
      <w:r>
        <w:lastRenderedPageBreak/>
        <w:t>Objectives of the project</w:t>
      </w:r>
      <w:bookmarkEnd w:id="36"/>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qubit in a so far unexplored type of material system, namely Ge hut</w:t>
      </w:r>
      <w:ins w:id="37" w:author="Georgios KATSAROS" w:date="2016-09-24T12:59:00Z">
        <w:r w:rsidR="00791D49">
          <w:t>-</w:t>
        </w:r>
      </w:ins>
      <w:del w:id="38" w:author="Georgios KATSAROS" w:date="2016-09-24T13:02:00Z">
        <w:r w:rsidR="000308A7" w:rsidDel="00791D49">
          <w:delText xml:space="preserve"> </w:delText>
        </w:r>
      </w:del>
      <w:r w:rsidR="000308A7">
        <w:t xml:space="preserve">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39" w:name="_Toc462309044"/>
      <w:r>
        <w:t>Definition of the problem</w:t>
      </w:r>
      <w:bookmarkEnd w:id="39"/>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w:t>
      </w:r>
      <w:del w:id="40" w:author="Georgios KATSAROS" w:date="2016-09-24T13:03:00Z">
        <w:r w:rsidR="00892536" w:rsidDel="00791D49">
          <w:delText>(smaller is better)</w:delText>
        </w:r>
      </w:del>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w:t>
      </w:r>
      <w:r w:rsidR="000308A7">
        <w:lastRenderedPageBreak/>
        <w:t xml:space="preserve">achieve a 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41" w:name="_Toc462309045"/>
      <w:r>
        <w:t>Innovative aspects of the proposed project</w:t>
      </w:r>
      <w:bookmarkEnd w:id="41"/>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w:t>
      </w:r>
      <w:ins w:id="42" w:author="Georgios KATSAROS" w:date="2016-09-24T13:05:00Z">
        <w:r w:rsidR="00791D49">
          <w:rPr>
            <w:b/>
          </w:rPr>
          <w:t xml:space="preserve">a </w:t>
        </w:r>
      </w:ins>
      <w:r>
        <w:rPr>
          <w:b/>
        </w:rPr>
        <w:t xml:space="preserve">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43" w:name="_Toc462309046"/>
      <w:r>
        <w:t>Preliminary results</w:t>
      </w:r>
      <w:bookmarkEnd w:id="43"/>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405A6">
        <w:t xml:space="preserve"> </w:t>
      </w:r>
      <w:r w:rsidR="00C66AC0">
        <w:t>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3B25EC06" wp14:editId="38DC70EE">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BE530A0" wp14:editId="228765FC">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 xml:space="preserve">Figure 3: The </w:t>
      </w:r>
      <w:proofErr w:type="spellStart"/>
      <w:proofErr w:type="gramStart"/>
      <w:r w:rsidR="00003B43" w:rsidRPr="00003B43">
        <w:rPr>
          <w:rStyle w:val="SubtitleChar"/>
        </w:rPr>
        <w:t>plexiglas</w:t>
      </w:r>
      <w:proofErr w:type="spellEnd"/>
      <w:proofErr w:type="gramEnd"/>
      <w:r w:rsidR="00003B43" w:rsidRPr="00003B43">
        <w:rPr>
          <w:rStyle w:val="SubtitleChar"/>
        </w:rPr>
        <w:t xml:space="preserve"> 4K dip-stick used for cooling down</w:t>
      </w:r>
      <w:r w:rsidR="00003B43">
        <w:t xml:space="preserve"> </w:t>
      </w:r>
      <w:r w:rsidR="00003B43"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003B43" w:rsidRPr="00003B43">
        <w:rPr>
          <w:rStyle w:val="SubtitleChar"/>
        </w:rPr>
        <w:t>Minicircuits</w:t>
      </w:r>
      <w:proofErr w:type="spellEnd"/>
      <w:r w:rsidR="00003B43" w:rsidRPr="00003B43">
        <w:rPr>
          <w:rStyle w:val="SubtitleChar"/>
        </w:rPr>
        <w:t xml:space="preserve"> ZX60-33LN-S+ RF amplifier. An additional low noise cryogenic RF amplifier CITLF2 from Sander </w:t>
      </w:r>
      <w:proofErr w:type="spellStart"/>
      <w:r w:rsidR="00003B43" w:rsidRPr="00003B43">
        <w:rPr>
          <w:rStyle w:val="SubtitleChar"/>
        </w:rPr>
        <w:t>Weinreb’s</w:t>
      </w:r>
      <w:proofErr w:type="spellEnd"/>
      <w:r w:rsidR="00003B43"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3F6031C3" wp14:editId="6861EF0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 xml:space="preserve">Figure 4: Initial version of the PCB sample holder for the </w:t>
      </w:r>
      <w:proofErr w:type="spellStart"/>
      <w:r w:rsidR="00003B43">
        <w:t>ohmic</w:t>
      </w:r>
      <w:proofErr w:type="spellEnd"/>
      <w:r w:rsidR="00003B43">
        <w:t xml:space="preserve">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101C2D60" wp14:editId="24056E14">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7F5CC390" wp14:editId="24C76466">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BC7AD8" w:rsidRDefault="00BC7AD8" w:rsidP="00784C06"/>
    <w:p w:rsidR="00BC7AD8" w:rsidRDefault="00BC7AD8" w:rsidP="00784C06"/>
    <w:p w:rsidR="00BC7AD8" w:rsidRDefault="00BC7AD8" w:rsidP="00784C06"/>
    <w:p w:rsidR="00784C06" w:rsidRDefault="00784C06" w:rsidP="00784C06">
      <w:proofErr w:type="gramStart"/>
      <w:r>
        <w:t>be</w:t>
      </w:r>
      <w:proofErr w:type="gramEnd"/>
      <w:r>
        <w:t xml:space="preserve"> able to always achieve </w:t>
      </w:r>
      <w:r w:rsidR="00C405A6">
        <w:t>a good matching condition.</w:t>
      </w:r>
    </w:p>
    <w:p w:rsidR="00BC7AD8" w:rsidRDefault="00784C06" w:rsidP="00BC7AD8">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ins w:id="44" w:author="Georgios KATSAROS" w:date="2016-09-24T13:07:00Z">
        <w:r w:rsidR="008234E6">
          <w:t>, is this not more Fig.</w:t>
        </w:r>
      </w:ins>
      <w:ins w:id="45" w:author="Georgios KATSAROS" w:date="2016-09-24T13:08:00Z">
        <w:r w:rsidR="008234E6">
          <w:t xml:space="preserve"> 5? Maybe right Fig. 3 and Fig. 5</w:t>
        </w:r>
      </w:ins>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C405A6">
        <w:t>the</w:t>
      </w:r>
      <w:r w:rsidR="00444F18">
        <w:t xml:space="preserve">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lastRenderedPageBreak/>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46" w:name="_Toc462309047"/>
      <w:r>
        <w:t>Low temperature electronic transport measurements</w:t>
      </w:r>
      <w:r w:rsidR="00BC07E2">
        <w:t xml:space="preserve"> with the initial version reflectometry setup</w:t>
      </w:r>
      <w:bookmarkEnd w:id="46"/>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Charge stability measurements were conducted in the Coulomb blockade regime showin</w:t>
      </w:r>
      <w:r w:rsidR="0060207B">
        <w:t>g a Coulomb diamond pattern. A c</w:t>
      </w:r>
      <w:r w:rsidR="00BC07E2">
        <w:t xml:space="preserve">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106364EA" wp14:editId="50231FE7">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6E8BB1EA" wp14:editId="0035456A">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del w:id="47" w:author="Georgios KATSAROS" w:date="2016-09-24T13:11:00Z">
        <w:r w:rsidR="008918FC" w:rsidDel="008234E6">
          <w:delText>a</w:delText>
        </w:r>
      </w:del>
      <w:r w:rsidR="008918FC">
        <w:t xml:space="preserve"> </w:t>
      </w:r>
      <w:r w:rsidR="00BC07E2">
        <w:t>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48" w:name="_Toc462309048"/>
      <w:r>
        <w:t>Work</w:t>
      </w:r>
      <w:r w:rsidR="00E4427E">
        <w:t>ing</w:t>
      </w:r>
      <w:r>
        <w:t xml:space="preserve"> </w:t>
      </w:r>
      <w:r w:rsidR="0031474A">
        <w:t>plan</w:t>
      </w:r>
      <w:bookmarkEnd w:id="48"/>
    </w:p>
    <w:p w:rsidR="00BC07E2" w:rsidRDefault="00C73D23" w:rsidP="00315961">
      <w:pPr>
        <w:pStyle w:val="Heading3"/>
      </w:pPr>
      <w:bookmarkStart w:id="49" w:name="_Toc462309049"/>
      <w:r>
        <w:t>Towards gate reflectometry</w:t>
      </w:r>
      <w:bookmarkEnd w:id="49"/>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by using just one RF</w:t>
      </w:r>
      <w:r w:rsidR="00BF123B">
        <w:t xml:space="preserve"> line and amplification stage. </w:t>
      </w:r>
      <w:r>
        <w:t xml:space="preserve">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7AD8" w:rsidRDefault="00BC7AD8" w:rsidP="00BC7AD8"/>
    <w:p w:rsidR="00BC07E2" w:rsidRDefault="00BC7AD8" w:rsidP="008234E6">
      <w:pPr>
        <w:pStyle w:val="Subtitle"/>
        <w:jc w:val="both"/>
      </w:pPr>
      <w:r>
        <w:rPr>
          <w:noProof/>
        </w:rPr>
        <w:lastRenderedPageBreak/>
        <w:drawing>
          <wp:anchor distT="0" distB="0" distL="114300" distR="114300" simplePos="0" relativeHeight="251694080" behindDoc="1" locked="0" layoutInCell="1" allowOverlap="1" wp14:anchorId="16B49A19" wp14:editId="29887977">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A1A27">
        <w:t>Figure 7</w:t>
      </w:r>
      <w:r w:rsidR="00BC07E2">
        <w:t xml:space="preserve">. </w:t>
      </w:r>
      <w:proofErr w:type="spellStart"/>
      <w:r w:rsidR="00BC07E2">
        <w:t>Gate</w:t>
      </w:r>
      <w:del w:id="50" w:author="Georgios KATSAROS" w:date="2016-09-24T13:14:00Z">
        <w:r w:rsidR="00BC07E2" w:rsidDel="008234E6">
          <w:delText xml:space="preserve"> </w:delText>
        </w:r>
      </w:del>
      <w:r w:rsidR="00BC07E2">
        <w:t>reflectometry</w:t>
      </w:r>
      <w:proofErr w:type="spellEnd"/>
      <w:r w:rsidR="00BC07E2">
        <w:t xml:space="preserve">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F123B">
        <w:t xml:space="preserve">three matching circuits </w:t>
      </w:r>
      <w:r w:rsidR="00BC07E2">
        <w:t xml:space="preserve">are different enabling </w:t>
      </w:r>
      <w:r w:rsidR="00C52443">
        <w:t xml:space="preserve">thus the </w:t>
      </w:r>
      <w:r w:rsidR="00BC07E2">
        <w:t>so</w:t>
      </w:r>
      <w:r w:rsidR="00C52443">
        <w:t>-</w:t>
      </w:r>
      <w:r w:rsidR="00BC07E2">
        <w:t xml:space="preserve">called frequency multiplexing technique. </w:t>
      </w:r>
    </w:p>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w:t>
      </w:r>
      <w:r w:rsidR="00BF123B">
        <w:rPr>
          <w:rFonts w:eastAsiaTheme="minorEastAsia"/>
        </w:rPr>
        <w:t xml:space="preserve">      </w:t>
      </w:r>
      <w:r>
        <w:rPr>
          <w:rFonts w:eastAsiaTheme="minor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proofErr w:type="gramStart"/>
      <w:r w:rsidR="003F2352">
        <w:rPr>
          <w:rFonts w:eastAsiaTheme="minorEastAsia"/>
          <w:b/>
          <w:vertAlign w:val="subscript"/>
        </w:rPr>
        <w:t>,</w:t>
      </w:r>
      <w:r w:rsidR="003F2352">
        <w:rPr>
          <w:rFonts w:eastAsiaTheme="minorEastAsia"/>
          <w:b/>
        </w:rPr>
        <w:t>,</w:t>
      </w:r>
      <w:proofErr w:type="gramEnd"/>
      <w:r w:rsidR="003F2352">
        <w:rPr>
          <w:rFonts w:eastAsiaTheme="minorEastAsia"/>
          <w:b/>
        </w:rPr>
        <w:t xml:space="preserve"> </w:t>
      </w:r>
      <w:r w:rsidR="003F2352">
        <w:t>s</w:t>
      </w:r>
      <w:r>
        <w:t xml:space="preserve">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lastRenderedPageBreak/>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w:t>
      </w:r>
      <w:r w:rsidR="001E4AFE">
        <w:t xml:space="preserve">could be achieved by using </w:t>
      </w:r>
      <w:r>
        <w:t>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w:t>
      </w:r>
      <w:del w:id="51" w:author="Georgios KATSAROS" w:date="2016-09-24T13:17:00Z">
        <w:r w:rsidDel="00E64CAC">
          <w:rPr>
            <w:i/>
            <w:u w:val="single"/>
          </w:rPr>
          <w:delText>three dilution refrigerators</w:delText>
        </w:r>
      </w:del>
      <w:ins w:id="52" w:author="Georgios KATSAROS" w:date="2016-09-24T13:17:00Z">
        <w:r w:rsidR="00E64CAC">
          <w:rPr>
            <w:i/>
            <w:u w:val="single"/>
          </w:rPr>
          <w:t>five cryogenic setups</w:t>
        </w:r>
      </w:ins>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bookmarkStart w:id="53" w:name="_Toc462309050"/>
      <w:r w:rsidRPr="00315961">
        <w:rPr>
          <w:rStyle w:val="Heading4Char"/>
          <w:i w:val="0"/>
          <w:iCs w:val="0"/>
          <w:color w:val="1F4D78" w:themeColor="accent1" w:themeShade="7F"/>
        </w:rPr>
        <w:t>Spin dynamics experiments</w:t>
      </w:r>
      <w:bookmarkEnd w:id="53"/>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73A89DE7" wp14:editId="26BEAADE">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w:t>
      </w:r>
      <w:del w:id="54" w:author="Georgios KATSAROS" w:date="2016-09-24T13:18:00Z">
        <w:r w:rsidR="004E6E43" w:rsidDel="00E64CAC">
          <w:delText>a</w:delText>
        </w:r>
        <w:r w:rsidR="00BC07E2" w:rsidDel="00E64CAC">
          <w:delText xml:space="preserve"> </w:delText>
        </w:r>
      </w:del>
      <w:ins w:id="55" w:author="Georgios KATSAROS" w:date="2016-09-24T13:18:00Z">
        <w:r w:rsidR="00E64CAC">
          <w:t>the</w:t>
        </w:r>
        <w:r w:rsidR="00E64CAC">
          <w:t xml:space="preserve"> </w:t>
        </w:r>
      </w:ins>
      <w:r w:rsidR="00BC07E2">
        <w:t>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lastRenderedPageBreak/>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w:t>
      </w:r>
      <w:proofErr w:type="gramStart"/>
      <w:r w:rsidR="004662C6">
        <w:t xml:space="preserve">exclusion </w:t>
      </w:r>
      <w:r w:rsidR="00BC07E2">
        <w:t>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lastRenderedPageBreak/>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drawing>
          <wp:anchor distT="0" distB="0" distL="114300" distR="114300" simplePos="0" relativeHeight="251691008" behindDoc="0" locked="0" layoutInCell="1" allowOverlap="1" wp14:anchorId="7BADDB8A" wp14:editId="57CC359E">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w:t>
      </w:r>
      <w:bookmarkStart w:id="56" w:name="_GoBack"/>
      <w:bookmarkEnd w:id="56"/>
      <w:r w:rsidR="003A1A27">
        <w:t>ure 9</w:t>
      </w:r>
      <w:r>
        <w:t>. Bloch sphere</w:t>
      </w:r>
    </w:p>
    <w:p w:rsidR="00BC7AD8" w:rsidRDefault="00BC7AD8" w:rsidP="00BC07E2"/>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w:t>
      </w:r>
      <w:proofErr w:type="spellStart"/>
      <w:r>
        <w:rPr>
          <w:rFonts w:eastAsiaTheme="minorEastAsia"/>
        </w:rPr>
        <w:t>lanck</w:t>
      </w:r>
      <w:proofErr w:type="spellEnd"/>
      <w:r>
        <w:rPr>
          <w:rFonts w:eastAsiaTheme="minorEastAsia"/>
        </w:rPr>
        <w:t xml:space="preserve">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lastRenderedPageBreak/>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D31084" w:rsidP="00315961">
      <w:pPr>
        <w:pStyle w:val="Heading4"/>
      </w:pPr>
      <w:r>
        <w:lastRenderedPageBreak/>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57" w:name="_Toc462309051"/>
      <w:r>
        <w:t>Work table</w:t>
      </w:r>
      <w:bookmarkEnd w:id="57"/>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58" w:name="_Toc462309052"/>
      <w:r>
        <w:t>International collaboration</w:t>
      </w:r>
      <w:r w:rsidR="00EA1118">
        <w:t>s</w:t>
      </w:r>
      <w:bookmarkEnd w:id="58"/>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RDefault="00D126FA" w:rsidP="00BC07E2"/>
    <w:p w:rsidR="00BC07E2" w:rsidRDefault="00BC07E2" w:rsidP="00315961">
      <w:pPr>
        <w:pStyle w:val="Heading2"/>
        <w:numPr>
          <w:ilvl w:val="0"/>
          <w:numId w:val="1"/>
        </w:numPr>
      </w:pPr>
      <w:bookmarkStart w:id="59" w:name="_Toc462309053"/>
      <w:r>
        <w:lastRenderedPageBreak/>
        <w:t>Contingency plan</w:t>
      </w:r>
      <w:del w:id="60" w:author="Georgios KATSAROS" w:date="2016-09-24T11:51:00Z">
        <w:r w:rsidDel="002D07EB">
          <w:delText>:</w:delText>
        </w:r>
      </w:del>
      <w:bookmarkEnd w:id="59"/>
    </w:p>
    <w:p w:rsidR="00C36AD3" w:rsidRPr="009E2CFE" w:rsidRDefault="00BC07E2" w:rsidP="00496E3E">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61" w:name="_Toc462309054"/>
      <w:r>
        <w:t>References</w:t>
      </w:r>
      <w:del w:id="62" w:author="Georgios KATSAROS" w:date="2016-09-24T11:51:00Z">
        <w:r w:rsidDel="002D07EB">
          <w:delText>:</w:delText>
        </w:r>
      </w:del>
      <w:bookmarkEnd w:id="61"/>
      <w:ins w:id="63" w:author="Georgios KATSAROS" w:date="2016-09-24T12:42:00Z">
        <w:r w:rsidR="00BA2195">
          <w:t xml:space="preserve"> [the references are still not homogeneous, either first name before or after, either give the first name full or not in all cases, some people are very picky with these things; ask Hannes to tell you his experience ;-) ]</w:t>
        </w:r>
      </w:ins>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Pr="00BA2195" w:rsidRDefault="007D7F11" w:rsidP="00496E3E">
      <w:pPr>
        <w:pStyle w:val="ListParagraph"/>
        <w:numPr>
          <w:ilvl w:val="0"/>
          <w:numId w:val="29"/>
        </w:numPr>
        <w:rPr>
          <w:lang w:val="de-AT"/>
          <w:rPrChange w:id="64" w:author="Georgios KATSAROS" w:date="2016-09-24T12:41:00Z">
            <w:rPr/>
          </w:rPrChange>
        </w:rPr>
      </w:pPr>
      <w:r w:rsidRPr="008435CA">
        <w:t xml:space="preserve">Jarryd J. </w:t>
      </w:r>
      <w:proofErr w:type="spellStart"/>
      <w:r w:rsidRPr="008435CA">
        <w:t>Pla</w:t>
      </w:r>
      <w:proofErr w:type="spellEnd"/>
      <w:r>
        <w:t xml:space="preserve"> et al. </w:t>
      </w:r>
      <w:r w:rsidRPr="00BA2195">
        <w:rPr>
          <w:i/>
          <w:lang w:val="de-AT"/>
          <w:rPrChange w:id="65" w:author="Georgios KATSAROS" w:date="2016-09-24T12:41:00Z">
            <w:rPr>
              <w:i/>
            </w:rPr>
          </w:rPrChange>
        </w:rPr>
        <w:t>Nature</w:t>
      </w:r>
      <w:r w:rsidRPr="00BA2195">
        <w:rPr>
          <w:lang w:val="de-AT"/>
          <w:rPrChange w:id="66" w:author="Georgios KATSAROS" w:date="2016-09-24T12:41:00Z">
            <w:rPr/>
          </w:rPrChange>
        </w:rPr>
        <w:t xml:space="preserve"> </w:t>
      </w:r>
      <w:r w:rsidRPr="00BA2195">
        <w:rPr>
          <w:b/>
          <w:lang w:val="de-AT"/>
          <w:rPrChange w:id="67" w:author="Georgios KATSAROS" w:date="2016-09-24T12:41:00Z">
            <w:rPr>
              <w:b/>
            </w:rPr>
          </w:rPrChange>
        </w:rPr>
        <w:t>2012</w:t>
      </w:r>
      <w:r w:rsidRPr="00BA2195">
        <w:rPr>
          <w:lang w:val="de-AT"/>
          <w:rPrChange w:id="68" w:author="Georgios KATSAROS" w:date="2016-09-24T12:41:00Z">
            <w:rPr/>
          </w:rPrChange>
        </w:rPr>
        <w:t xml:space="preserve"> 489, 541–545</w:t>
      </w:r>
      <w:ins w:id="69" w:author="Georgios KATSAROS" w:date="2016-09-24T12:41:00Z">
        <w:r w:rsidR="00BA2195" w:rsidRPr="00BA2195">
          <w:rPr>
            <w:lang w:val="de-AT"/>
            <w:rPrChange w:id="70" w:author="Georgios KATSAROS" w:date="2016-09-24T12:41:00Z">
              <w:rPr/>
            </w:rPrChange>
          </w:rPr>
          <w:t xml:space="preserve">; Juha T. </w:t>
        </w:r>
        <w:proofErr w:type="spellStart"/>
        <w:r w:rsidR="00BA2195" w:rsidRPr="00BA2195">
          <w:rPr>
            <w:lang w:val="de-AT"/>
            <w:rPrChange w:id="71" w:author="Georgios KATSAROS" w:date="2016-09-24T12:41:00Z">
              <w:rPr/>
            </w:rPrChange>
          </w:rPr>
          <w:t>Muhonen</w:t>
        </w:r>
        <w:proofErr w:type="spellEnd"/>
        <w:r w:rsidR="00BA2195" w:rsidRPr="00BA2195">
          <w:rPr>
            <w:lang w:val="de-AT"/>
            <w:rPrChange w:id="72" w:author="Georgios KATSAROS" w:date="2016-09-24T12:41:00Z">
              <w:rPr/>
            </w:rPrChange>
          </w:rPr>
          <w:t xml:space="preserve"> et al.</w:t>
        </w:r>
      </w:ins>
      <w:ins w:id="73" w:author="Georgios KATSAROS" w:date="2016-09-24T12:42:00Z">
        <w:r w:rsidR="00BA2195" w:rsidRPr="00BA2195">
          <w:rPr>
            <w:i/>
            <w:iCs/>
            <w:lang w:val="de-AT"/>
            <w:rPrChange w:id="74" w:author="Georgios KATSAROS" w:date="2016-09-24T12:42:00Z">
              <w:rPr>
                <w:i/>
                <w:iCs/>
              </w:rPr>
            </w:rPrChange>
          </w:rPr>
          <w:t xml:space="preserve"> </w:t>
        </w:r>
        <w:r w:rsidR="00BA2195" w:rsidRPr="00496E3E">
          <w:rPr>
            <w:i/>
            <w:iCs/>
          </w:rPr>
          <w:t xml:space="preserve">Nat. Nanotechnology </w:t>
        </w:r>
        <w:r w:rsidR="00BA2195" w:rsidRPr="00496E3E">
          <w:rPr>
            <w:b/>
          </w:rPr>
          <w:t>2014</w:t>
        </w:r>
        <w:r w:rsidR="00BA2195">
          <w:t xml:space="preserve"> </w:t>
        </w:r>
        <w:r w:rsidR="00BA2195" w:rsidRPr="00D415A9">
          <w:t>9</w:t>
        </w:r>
        <w:r w:rsidR="00BA2195">
          <w:t xml:space="preserve">, </w:t>
        </w:r>
        <w:r w:rsidR="00BA2195">
          <w:t>986–991</w:t>
        </w:r>
      </w:ins>
      <w:ins w:id="75" w:author="Georgios KATSAROS" w:date="2016-09-24T12:41:00Z">
        <w:r w:rsidR="00BA2195">
          <w:rPr>
            <w:lang w:val="de-AT"/>
          </w:rPr>
          <w:t xml:space="preserve"> </w:t>
        </w:r>
      </w:ins>
    </w:p>
    <w:p w:rsidR="007D7F11" w:rsidRPr="00496E3E" w:rsidRDefault="00BA2195" w:rsidP="00496E3E">
      <w:pPr>
        <w:pStyle w:val="ListParagraph"/>
        <w:numPr>
          <w:ilvl w:val="0"/>
          <w:numId w:val="29"/>
        </w:numPr>
      </w:pPr>
      <w:ins w:id="76" w:author="Georgios KATSAROS" w:date="2016-09-24T12:42:00Z">
        <w:r>
          <w:t xml:space="preserve">A. </w:t>
        </w:r>
      </w:ins>
      <w:r w:rsidR="007D7F11">
        <w:t xml:space="preserve">Morello et al. </w:t>
      </w:r>
      <w:r w:rsidR="007D7F11" w:rsidRPr="00496E3E">
        <w:rPr>
          <w:i/>
        </w:rPr>
        <w:t>Nature</w:t>
      </w:r>
      <w:r w:rsidR="007D7F11">
        <w:t xml:space="preserve"> </w:t>
      </w:r>
      <w:r w:rsidR="007D7F11" w:rsidRPr="00496E3E">
        <w:rPr>
          <w:b/>
        </w:rPr>
        <w:t>2010</w:t>
      </w:r>
      <w:r w:rsidR="007D7F11">
        <w:t xml:space="preserve"> 467, 687</w:t>
      </w:r>
    </w:p>
    <w:p w:rsidR="007D7F11" w:rsidRPr="00BA2195" w:rsidRDefault="007D7F11" w:rsidP="00496E3E">
      <w:pPr>
        <w:pStyle w:val="ListParagraph"/>
        <w:numPr>
          <w:ilvl w:val="0"/>
          <w:numId w:val="29"/>
        </w:numPr>
        <w:rPr>
          <w:rPrChange w:id="77" w:author="Georgios KATSAROS" w:date="2016-09-24T12:41:00Z">
            <w:rPr>
              <w:lang w:val="de-AT"/>
            </w:rPr>
          </w:rPrChange>
        </w:rPr>
      </w:pPr>
      <w:r w:rsidRPr="00BA2195">
        <w:rPr>
          <w:rPrChange w:id="78" w:author="Georgios KATSAROS" w:date="2016-09-24T12:41:00Z">
            <w:rPr>
              <w:lang w:val="de-AT"/>
            </w:rPr>
          </w:rPrChange>
        </w:rPr>
        <w:t>Xiaobo Zhu</w:t>
      </w:r>
      <w:del w:id="79" w:author="Georgios KATSAROS" w:date="2016-09-24T12:42:00Z">
        <w:r w:rsidRPr="00BA2195" w:rsidDel="00BA2195">
          <w:rPr>
            <w:rPrChange w:id="80" w:author="Georgios KATSAROS" w:date="2016-09-24T12:41:00Z">
              <w:rPr>
                <w:lang w:val="de-AT"/>
              </w:rPr>
            </w:rPrChange>
          </w:rPr>
          <w:delText>1</w:delText>
        </w:r>
      </w:del>
      <w:r w:rsidRPr="00BA2195">
        <w:rPr>
          <w:rPrChange w:id="81" w:author="Georgios KATSAROS" w:date="2016-09-24T12:41:00Z">
            <w:rPr>
              <w:lang w:val="de-AT"/>
            </w:rPr>
          </w:rPrChange>
        </w:rPr>
        <w:t xml:space="preserve"> et al. </w:t>
      </w:r>
      <w:r w:rsidRPr="00BA2195">
        <w:rPr>
          <w:i/>
          <w:rPrChange w:id="82" w:author="Georgios KATSAROS" w:date="2016-09-24T12:41:00Z">
            <w:rPr>
              <w:i/>
              <w:lang w:val="de-AT"/>
            </w:rPr>
          </w:rPrChange>
        </w:rPr>
        <w:t>Nature</w:t>
      </w:r>
      <w:r w:rsidRPr="00BA2195">
        <w:rPr>
          <w:rPrChange w:id="83" w:author="Georgios KATSAROS" w:date="2016-09-24T12:41:00Z">
            <w:rPr>
              <w:lang w:val="de-AT"/>
            </w:rPr>
          </w:rPrChange>
        </w:rPr>
        <w:t xml:space="preserve"> </w:t>
      </w:r>
      <w:r w:rsidRPr="00BA2195">
        <w:rPr>
          <w:b/>
          <w:rPrChange w:id="84" w:author="Georgios KATSAROS" w:date="2016-09-24T12:41:00Z">
            <w:rPr>
              <w:b/>
              <w:lang w:val="de-AT"/>
            </w:rPr>
          </w:rPrChange>
        </w:rPr>
        <w:t>2011</w:t>
      </w:r>
      <w:r w:rsidRPr="00BA2195">
        <w:rPr>
          <w:rFonts w:ascii="Arial" w:hAnsi="Arial" w:cs="Arial"/>
          <w:color w:val="333333"/>
          <w:shd w:val="clear" w:color="auto" w:fill="FFFFFF"/>
          <w:rPrChange w:id="85" w:author="Georgios KATSAROS" w:date="2016-09-24T12:41:00Z">
            <w:rPr>
              <w:rFonts w:ascii="Arial" w:hAnsi="Arial" w:cs="Arial"/>
              <w:color w:val="333333"/>
              <w:shd w:val="clear" w:color="auto" w:fill="FFFFFF"/>
              <w:lang w:val="de-AT"/>
            </w:rPr>
          </w:rPrChange>
        </w:rPr>
        <w:t xml:space="preserve"> </w:t>
      </w:r>
      <w:r w:rsidRPr="00BA2195">
        <w:rPr>
          <w:rPrChange w:id="86" w:author="Georgios KATSAROS" w:date="2016-09-24T12:41:00Z">
            <w:rPr>
              <w:lang w:val="de-AT"/>
            </w:rPr>
          </w:rPrChange>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EC54D4" w:rsidP="00496E3E">
      <w:pPr>
        <w:pStyle w:val="ListParagraph"/>
        <w:numPr>
          <w:ilvl w:val="0"/>
          <w:numId w:val="29"/>
        </w:numPr>
      </w:pPr>
      <w:hyperlink r:id="rId23" w:anchor="auth-1" w:history="1">
        <w:r w:rsidR="007D7F11" w:rsidRPr="00D415A9">
          <w:t xml:space="preserve">M. </w:t>
        </w:r>
        <w:proofErr w:type="spellStart"/>
        <w:r w:rsidR="007D7F11" w:rsidRPr="00D415A9">
          <w:t>Veldhorst</w:t>
        </w:r>
        <w:proofErr w:type="spellEnd"/>
      </w:hyperlink>
      <w:r w:rsidR="007D7F11">
        <w:t>.</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EC54D4" w:rsidP="00496E3E">
      <w:pPr>
        <w:pStyle w:val="ListParagraph"/>
        <w:numPr>
          <w:ilvl w:val="0"/>
          <w:numId w:val="29"/>
        </w:numPr>
        <w:rPr>
          <w:i/>
        </w:rPr>
      </w:pPr>
      <w:hyperlink r:id="rId24" w:anchor="auth-1" w:history="1">
        <w:r w:rsidR="007D7F11" w:rsidRPr="009862DD">
          <w:t>E. Kawakami</w:t>
        </w:r>
      </w:hyperlink>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Jan Fischer and Daniel Loss</w:t>
      </w:r>
      <w:r w:rsidR="00270198">
        <w:t xml:space="preserve"> </w:t>
      </w:r>
      <w:r w:rsidR="007D7F11" w:rsidRPr="00496E3E">
        <w:rPr>
          <w:i/>
        </w:rPr>
        <w:t>Phys.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rsidRPr="00F25B50">
        <w:rPr>
          <w:lang w:val="de-AT"/>
        </w:rP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lastRenderedPageBreak/>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Y. Kato</w:t>
      </w:r>
      <w:r w:rsidR="00270198">
        <w:t xml:space="preserve"> et al.</w:t>
      </w:r>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sidRPr="002D07EB">
        <w:rPr>
          <w:rPrChange w:id="87" w:author="Georgios KATSAROS" w:date="2016-09-24T11:49:00Z">
            <w:rPr>
              <w:lang w:val="de-AT"/>
            </w:rPr>
          </w:rPrChange>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4D4" w:rsidRDefault="00EC54D4" w:rsidP="007436F6">
      <w:pPr>
        <w:spacing w:after="0" w:line="240" w:lineRule="auto"/>
      </w:pPr>
      <w:r>
        <w:separator/>
      </w:r>
    </w:p>
  </w:endnote>
  <w:endnote w:type="continuationSeparator" w:id="0">
    <w:p w:rsidR="00EC54D4" w:rsidRDefault="00EC54D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AA02AE">
          <w:rPr>
            <w:noProof/>
          </w:rPr>
          <w:t>2</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4D4" w:rsidRDefault="00EC54D4" w:rsidP="007436F6">
      <w:pPr>
        <w:spacing w:after="0" w:line="240" w:lineRule="auto"/>
      </w:pPr>
      <w:r>
        <w:separator/>
      </w:r>
    </w:p>
  </w:footnote>
  <w:footnote w:type="continuationSeparator" w:id="0">
    <w:p w:rsidR="00EC54D4" w:rsidRDefault="00EC54D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55D07"/>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52E5"/>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4AFE"/>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019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5755"/>
    <w:rsid w:val="002B614E"/>
    <w:rsid w:val="002B62BC"/>
    <w:rsid w:val="002C5A46"/>
    <w:rsid w:val="002C6E20"/>
    <w:rsid w:val="002C7A51"/>
    <w:rsid w:val="002D07EB"/>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D6F56"/>
    <w:rsid w:val="003E2347"/>
    <w:rsid w:val="003E2388"/>
    <w:rsid w:val="003E4746"/>
    <w:rsid w:val="003E6BC9"/>
    <w:rsid w:val="003F2352"/>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1CA0"/>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07B"/>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4E15"/>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1D49"/>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34E6"/>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A4090"/>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213"/>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2AE"/>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952"/>
    <w:rsid w:val="00AD5C8A"/>
    <w:rsid w:val="00AD7F61"/>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87C3A"/>
    <w:rsid w:val="00B9176C"/>
    <w:rsid w:val="00BA1C89"/>
    <w:rsid w:val="00BA2195"/>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123B"/>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05A6"/>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3724"/>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0C7"/>
    <w:rsid w:val="00E5561A"/>
    <w:rsid w:val="00E64CAC"/>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C54D4"/>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5B50"/>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79F35-C0C1-445F-8EF4-51076A9EA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21</Pages>
  <Words>5996</Words>
  <Characters>34179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Georgios KATSAROS</cp:lastModifiedBy>
  <cp:revision>4</cp:revision>
  <dcterms:created xsi:type="dcterms:W3CDTF">2016-09-24T09:49:00Z</dcterms:created>
  <dcterms:modified xsi:type="dcterms:W3CDTF">2016-09-24T11:29:00Z</dcterms:modified>
</cp:coreProperties>
</file>