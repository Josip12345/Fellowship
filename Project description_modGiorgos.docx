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4B3405" w:rsidRDefault="006065D9" w:rsidP="009D17AE">
      <w:ins w:id="0" w:author="Georgios KATSAROS" w:date="2016-08-20T13:33:00Z">
        <w:r>
          <w:t xml:space="preserve">One of the hottest </w:t>
        </w:r>
      </w:ins>
      <w:del w:id="1" w:author="Georgios KATSAROS" w:date="2016-08-20T13:33:00Z">
        <w:r w:rsidR="004B3405" w:rsidDel="006065D9">
          <w:delText xml:space="preserve">Hot </w:delText>
        </w:r>
      </w:del>
      <w:r w:rsidR="004B3405">
        <w:t>topic</w:t>
      </w:r>
      <w:r>
        <w:t xml:space="preserve">s </w:t>
      </w:r>
      <w:del w:id="2" w:author="Georgios KATSAROS" w:date="2016-08-20T13:34:00Z">
        <w:r w:rsidDel="006065D9">
          <w:delText xml:space="preserve">in </w:delText>
        </w:r>
        <w:r w:rsidR="004B3405" w:rsidDel="006065D9">
          <w:delText xml:space="preserve"> </w:delText>
        </w:r>
      </w:del>
      <w:ins w:id="3" w:author="Georgios KATSAROS" w:date="2016-08-20T13:34:00Z">
        <w:r>
          <w:t>in condensed matter physics i</w:t>
        </w:r>
      </w:ins>
      <w:ins w:id="4" w:author="Georgios KATSAROS" w:date="2016-08-20T14:02:00Z">
        <w:r w:rsidR="00BD173B">
          <w:t>s</w:t>
        </w:r>
      </w:ins>
      <w:ins w:id="5" w:author="Georgios KATSAROS" w:date="2016-08-20T13:34:00Z">
        <w:r>
          <w:t xml:space="preserve"> the </w:t>
        </w:r>
      </w:ins>
      <w:del w:id="6" w:author="Georgios KATSAROS" w:date="2016-08-20T13:34:00Z">
        <w:r w:rsidR="004B3405" w:rsidDel="006065D9">
          <w:delText xml:space="preserve">today is </w:delText>
        </w:r>
      </w:del>
      <w:r w:rsidR="004B3405">
        <w:t xml:space="preserve">realization of </w:t>
      </w:r>
      <w:ins w:id="7" w:author="Georgios KATSAROS" w:date="2016-08-20T13:44:00Z">
        <w:r w:rsidR="00375811">
          <w:t xml:space="preserve">a </w:t>
        </w:r>
      </w:ins>
      <w:r w:rsidR="004B3405">
        <w:t xml:space="preserve">quantum computer. </w:t>
      </w:r>
      <w:ins w:id="8" w:author="Georgios KATSAROS" w:date="2016-08-20T13:35:00Z">
        <w:r>
          <w:t xml:space="preserve">The </w:t>
        </w:r>
      </w:ins>
      <w:del w:id="9" w:author="Georgios KATSAROS" w:date="2016-08-20T13:35:00Z">
        <w:r w:rsidR="004B3405" w:rsidDel="006065D9">
          <w:delText>M</w:delText>
        </w:r>
      </w:del>
      <w:ins w:id="10" w:author="Georgios KATSAROS" w:date="2016-08-20T13:35:00Z">
        <w:r>
          <w:t>m</w:t>
        </w:r>
      </w:ins>
      <w:r w:rsidR="004B3405">
        <w:t xml:space="preserve">ain advantage of </w:t>
      </w:r>
      <w:ins w:id="11" w:author="Georgios KATSAROS" w:date="2016-08-20T13:35:00Z">
        <w:r>
          <w:t xml:space="preserve">such a </w:t>
        </w:r>
      </w:ins>
      <w:r w:rsidR="004B3405">
        <w:t xml:space="preserve">quantum computer </w:t>
      </w:r>
      <w:ins w:id="12" w:author="Georgios KATSAROS" w:date="2016-08-20T13:35:00Z">
        <w:r>
          <w:t xml:space="preserve">would be it’s ability </w:t>
        </w:r>
      </w:ins>
      <w:ins w:id="13" w:author="Georgios KATSAROS" w:date="2016-08-20T13:39:00Z">
        <w:r w:rsidR="00CB6E74">
          <w:t>to</w:t>
        </w:r>
      </w:ins>
      <w:ins w:id="14" w:author="Georgios KATSAROS" w:date="2016-08-20T13:35:00Z">
        <w:r>
          <w:t xml:space="preserve"> </w:t>
        </w:r>
      </w:ins>
      <w:del w:id="15" w:author="Georgios KATSAROS" w:date="2016-08-20T13:35:00Z">
        <w:r w:rsidR="004B3405" w:rsidDel="006065D9">
          <w:delText xml:space="preserve">is </w:delText>
        </w:r>
      </w:del>
      <w:r w:rsidR="004B3405">
        <w:t>solv</w:t>
      </w:r>
      <w:ins w:id="16" w:author="Georgios KATSAROS" w:date="2016-08-20T13:39:00Z">
        <w:r w:rsidR="00CB6E74">
          <w:t>e</w:t>
        </w:r>
      </w:ins>
      <w:del w:id="17" w:author="Georgios KATSAROS" w:date="2016-08-20T13:39:00Z">
        <w:r w:rsidR="004B3405" w:rsidDel="00CB6E74">
          <w:delText>ing</w:delText>
        </w:r>
      </w:del>
      <w:r w:rsidR="004B3405">
        <w:t xml:space="preserve"> specific classes of algorithms orders of magnitudes faster than classical computer</w:t>
      </w:r>
      <w:ins w:id="18" w:author="Georgios KATSAROS" w:date="2016-08-20T13:35:00Z">
        <w:r>
          <w:t>s</w:t>
        </w:r>
      </w:ins>
      <w:r w:rsidR="004B3405">
        <w:t xml:space="preserve">. </w:t>
      </w:r>
    </w:p>
    <w:p w:rsidR="00C45E2C" w:rsidRDefault="006065D9" w:rsidP="009D17AE">
      <w:ins w:id="19" w:author="Georgios KATSAROS" w:date="2016-08-20T13:35:00Z">
        <w:r>
          <w:t xml:space="preserve">As we all know a </w:t>
        </w:r>
      </w:ins>
      <w:del w:id="20" w:author="Georgios KATSAROS" w:date="2016-08-20T13:36:00Z">
        <w:r w:rsidR="004B3405" w:rsidDel="006065D9">
          <w:delText>C</w:delText>
        </w:r>
      </w:del>
      <w:ins w:id="21" w:author="Georgios KATSAROS" w:date="2016-08-20T13:36:00Z">
        <w:r>
          <w:t>c</w:t>
        </w:r>
      </w:ins>
      <w:r w:rsidR="004B3405">
        <w:t xml:space="preserve">lassical computer is based on deterministic two </w:t>
      </w:r>
      <w:del w:id="22" w:author="Josip KUKUCKA" w:date="2016-08-20T21:45:00Z">
        <w:r w:rsidR="004B3405" w:rsidDel="00483B72">
          <w:delText xml:space="preserve">level </w:delText>
        </w:r>
      </w:del>
      <w:r w:rsidR="004B3405">
        <w:t>states</w:t>
      </w:r>
      <w:r w:rsidR="00373956">
        <w:t xml:space="preserve"> </w:t>
      </w:r>
      <w:del w:id="23" w:author="Josip KUKUCKA" w:date="2016-08-20T21:45:00Z">
        <w:r w:rsidR="00373956" w:rsidDel="00483B72">
          <w:delText>cells</w:delText>
        </w:r>
      </w:del>
      <w:ins w:id="24" w:author="Georgios KATSAROS" w:date="2016-08-20T13:36:00Z">
        <w:del w:id="25" w:author="Josip KUKUCKA" w:date="2016-08-20T21:45:00Z">
          <w:r w:rsidDel="00483B72">
            <w:delText>(?)</w:delText>
          </w:r>
        </w:del>
      </w:ins>
      <w:del w:id="26" w:author="Josip KUKUCKA" w:date="2016-08-20T21:45:00Z">
        <w:r w:rsidR="004B3405" w:rsidDel="00483B72">
          <w:delText xml:space="preserve"> </w:delText>
        </w:r>
      </w:del>
      <w:r w:rsidR="004B3405">
        <w:t xml:space="preserve">called bits. </w:t>
      </w:r>
      <w:ins w:id="27" w:author="Georgios KATSAROS" w:date="2016-08-20T13:36:00Z">
        <w:r>
          <w:t xml:space="preserve">A </w:t>
        </w:r>
      </w:ins>
      <w:del w:id="28" w:author="Georgios KATSAROS" w:date="2016-08-20T13:36:00Z">
        <w:r w:rsidR="004B3405" w:rsidDel="006065D9">
          <w:delText>Q</w:delText>
        </w:r>
      </w:del>
      <w:ins w:id="29" w:author="Georgios KATSAROS" w:date="2016-08-20T13:36:00Z">
        <w:r>
          <w:t>q</w:t>
        </w:r>
      </w:ins>
      <w:r w:rsidR="004B3405">
        <w:t xml:space="preserve">uantum computer is also based on two level states (basis states) units call quantum bits (qubits). </w:t>
      </w:r>
      <w:ins w:id="30" w:author="Georgios KATSAROS" w:date="2016-08-20T13:36:00Z">
        <w:r>
          <w:t xml:space="preserve">However, </w:t>
        </w:r>
      </w:ins>
      <w:del w:id="31" w:author="Georgios KATSAROS" w:date="2016-08-20T13:37:00Z">
        <w:r w:rsidR="004B3405" w:rsidDel="006065D9">
          <w:delText>Q</w:delText>
        </w:r>
      </w:del>
      <w:ins w:id="32" w:author="Georgios KATSAROS" w:date="2016-08-20T13:37:00Z">
        <w:r>
          <w:t>a q</w:t>
        </w:r>
      </w:ins>
      <w:r w:rsidR="004B3405">
        <w:t xml:space="preserve">ubit unlike </w:t>
      </w:r>
      <w:ins w:id="33" w:author="Georgios KATSAROS" w:date="2016-08-20T13:37:00Z">
        <w:r>
          <w:t xml:space="preserve">a </w:t>
        </w:r>
      </w:ins>
      <w:r w:rsidR="004B3405">
        <w:t xml:space="preserve">classical bit exploits </w:t>
      </w:r>
      <w:ins w:id="34" w:author="Georgios KATSAROS" w:date="2016-08-20T13:37:00Z">
        <w:r>
          <w:t xml:space="preserve">the </w:t>
        </w:r>
      </w:ins>
      <w:r w:rsidR="004B3405">
        <w:t xml:space="preserve">quantum </w:t>
      </w:r>
      <w:ins w:id="35" w:author="Georgios KATSAROS" w:date="2016-08-20T13:38:00Z">
        <w:r w:rsidR="00CB6E74">
          <w:t xml:space="preserve">effect </w:t>
        </w:r>
      </w:ins>
      <w:del w:id="36" w:author="Georgios KATSAROS" w:date="2016-08-20T13:38:00Z">
        <w:r w:rsidR="004B3405" w:rsidDel="00CB6E74">
          <w:delText xml:space="preserve">phenomena </w:delText>
        </w:r>
      </w:del>
      <w:r w:rsidR="004B3405">
        <w:t>of superposition</w:t>
      </w:r>
      <w:ins w:id="37" w:author="Georgios KATSAROS" w:date="2016-08-20T13:42:00Z">
        <w:r w:rsidR="00CB6E74">
          <w:t xml:space="preserve">. </w:t>
        </w:r>
      </w:ins>
      <w:del w:id="38" w:author="Georgios KATSAROS" w:date="2016-08-20T13:42:00Z">
        <w:r w:rsidR="004B3405" w:rsidDel="00CB6E74">
          <w:delText xml:space="preserve"> which mean that </w:delText>
        </w:r>
      </w:del>
      <w:ins w:id="39" w:author="Georgios KATSAROS" w:date="2016-08-20T13:42:00Z">
        <w:r w:rsidR="00CB6E74">
          <w:t>As a consequence, a</w:t>
        </w:r>
      </w:ins>
      <w:ins w:id="40" w:author="Georgios KATSAROS" w:date="2016-08-20T13:38:00Z">
        <w:r w:rsidR="00CB6E74">
          <w:t xml:space="preserve"> </w:t>
        </w:r>
      </w:ins>
      <w:ins w:id="41" w:author="Georgios KATSAROS" w:date="2016-08-20T13:42:00Z">
        <w:r w:rsidR="00CB6E74">
          <w:t xml:space="preserve">quantum </w:t>
        </w:r>
      </w:ins>
      <w:ins w:id="42" w:author="Georgios KATSAROS" w:date="2016-08-20T13:38:00Z">
        <w:r w:rsidR="00CB6E74">
          <w:t xml:space="preserve">system can be </w:t>
        </w:r>
        <w:r w:rsidR="00BD173B">
          <w:t xml:space="preserve">simultaneously </w:t>
        </w:r>
      </w:ins>
      <w:ins w:id="43" w:author="Georgios KATSAROS" w:date="2016-08-20T13:40:00Z">
        <w:r w:rsidR="00CB6E74">
          <w:t>in both basis states.</w:t>
        </w:r>
      </w:ins>
      <w:del w:id="44" w:author="Georgios KATSAROS" w:date="2016-08-20T13:40:00Z">
        <w:r w:rsidR="004B3405" w:rsidDel="00CB6E74">
          <w:delText>it can be in any state between the basis ones</w:delText>
        </w:r>
      </w:del>
      <w:r w:rsidR="00373956">
        <w:t>.</w:t>
      </w:r>
    </w:p>
    <w:p w:rsidR="00626652" w:rsidRDefault="00626652" w:rsidP="009D17AE">
      <w:r>
        <w:t xml:space="preserve">There </w:t>
      </w:r>
      <w:ins w:id="45" w:author="Georgios KATSAROS" w:date="2016-08-20T13:45:00Z">
        <w:r w:rsidR="00375811">
          <w:t xml:space="preserve">have been </w:t>
        </w:r>
      </w:ins>
      <w:del w:id="46" w:author="Georgios KATSAROS" w:date="2016-08-20T13:45:00Z">
        <w:r w:rsidDel="00375811">
          <w:delText xml:space="preserve">are </w:delText>
        </w:r>
      </w:del>
      <w:r>
        <w:t xml:space="preserve">several proposals for </w:t>
      </w:r>
      <w:ins w:id="47" w:author="Georgios KATSAROS" w:date="2016-08-20T13:45:00Z">
        <w:r w:rsidR="00375811">
          <w:t xml:space="preserve">implementing such </w:t>
        </w:r>
      </w:ins>
      <w:r>
        <w:t>qubit</w:t>
      </w:r>
      <w:ins w:id="48" w:author="Georgios KATSAROS" w:date="2016-08-20T13:45:00Z">
        <w:r w:rsidR="00375811">
          <w:t>s</w:t>
        </w:r>
      </w:ins>
      <w:r>
        <w:t xml:space="preserve"> </w:t>
      </w:r>
      <w:del w:id="49" w:author="Georgios KATSAROS" w:date="2016-08-20T13:45:00Z">
        <w:r w:rsidDel="00375811">
          <w:delText>implementation</w:delText>
        </w:r>
        <w:r w:rsidR="005C2ED5" w:rsidDel="00375811">
          <w:delText xml:space="preserve"> </w:delText>
        </w:r>
      </w:del>
      <w:r w:rsidR="005C2ED5">
        <w:t xml:space="preserve">(below </w:t>
      </w:r>
      <w:ins w:id="50" w:author="Georgios KATSAROS" w:date="2016-08-20T13:45:00Z">
        <w:r w:rsidR="00375811">
          <w:t xml:space="preserve">just </w:t>
        </w:r>
      </w:ins>
      <w:del w:id="51" w:author="Georgios KATSAROS" w:date="2016-08-20T13:46:00Z">
        <w:r w:rsidR="005C2ED5" w:rsidDel="00375811">
          <w:delText xml:space="preserve">are listed just </w:delText>
        </w:r>
      </w:del>
      <w:r w:rsidR="005C2ED5">
        <w:t>solid state implementations</w:t>
      </w:r>
      <w:ins w:id="52" w:author="Georgios KATSAROS" w:date="2016-08-20T13:46:00Z">
        <w:r w:rsidR="00375811">
          <w:t xml:space="preserve"> are listed</w:t>
        </w:r>
      </w:ins>
      <w:r w:rsidR="005C2ED5">
        <w:t>)</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D41A0" w:rsidP="006B4BDC">
      <w:pPr>
        <w:rPr>
          <w:ins w:id="53" w:author="Georgios KATSAROS" w:date="2016-08-20T14:31:00Z"/>
        </w:rPr>
      </w:pPr>
      <w:r>
        <w:t xml:space="preserve">As stated above, one of the </w:t>
      </w:r>
      <w:ins w:id="54" w:author="Georgios KATSAROS" w:date="2016-08-20T13:46:00Z">
        <w:r w:rsidR="00B62CC7">
          <w:t xml:space="preserve">suggestions, which came in 1998 by Loss and DiVincenzo, </w:t>
        </w:r>
        <w:r w:rsidR="00375811">
          <w:t xml:space="preserve">was to use the spin of electrons (holes) for the realization of qubits. </w:t>
        </w:r>
      </w:ins>
      <w:del w:id="55" w:author="Georgios KATSAROS" w:date="2016-08-20T13:47:00Z">
        <w:r w:rsidDel="00375811">
          <w:delText>qubit realizations in semiconductors is electron (hole) spin qubits.</w:delText>
        </w:r>
      </w:del>
      <w:ins w:id="56" w:author="Georgios KATSAROS" w:date="2016-08-20T13:54:00Z">
        <w:r w:rsidR="00BD173B">
          <w:t xml:space="preserve"> The spin is an intrinsic quantum mechanical property of every elementary particle. In a magnetic field </w:t>
        </w:r>
      </w:ins>
      <w:ins w:id="57" w:author="Georgios KATSAROS" w:date="2016-08-20T14:01:00Z">
        <w:r w:rsidR="00BD173B">
          <w:t xml:space="preserve">the spin degree of freedom lifts the degeneracy of </w:t>
        </w:r>
      </w:ins>
      <w:ins w:id="58" w:author="Georgios KATSAROS" w:date="2016-08-20T13:58:00Z">
        <w:r w:rsidR="00BD173B">
          <w:t>an orbital energy level</w:t>
        </w:r>
      </w:ins>
      <w:ins w:id="59" w:author="Georgios KATSAROS" w:date="2016-08-20T14:01:00Z">
        <w:r w:rsidR="00BD173B">
          <w:t>. The level splits into two</w:t>
        </w:r>
      </w:ins>
      <w:ins w:id="60" w:author="Georgios KATSAROS" w:date="2016-08-20T14:03:00Z">
        <w:r w:rsidR="00BD173B">
          <w:t>,</w:t>
        </w:r>
      </w:ins>
      <w:ins w:id="61" w:author="Georgios KATSAROS" w:date="2016-08-20T14:01:00Z">
        <w:r w:rsidR="00BD173B">
          <w:t xml:space="preserve"> typically labelled as spin</w:t>
        </w:r>
      </w:ins>
      <w:ins w:id="62" w:author="Georgios KATSAROS" w:date="2016-08-20T14:03:00Z">
        <w:r w:rsidR="00BD173B">
          <w:t>-</w:t>
        </w:r>
      </w:ins>
      <w:ins w:id="63" w:author="Georgios KATSAROS" w:date="2016-08-20T14:01:00Z">
        <w:r w:rsidR="00BD173B">
          <w:t>up and spin</w:t>
        </w:r>
      </w:ins>
      <w:ins w:id="64" w:author="Georgios KATSAROS" w:date="2016-08-20T14:03:00Z">
        <w:r w:rsidR="00BD173B">
          <w:t>-</w:t>
        </w:r>
      </w:ins>
      <w:ins w:id="65" w:author="Georgios KATSAROS" w:date="2016-08-20T14:01:00Z">
        <w:r w:rsidR="00BD173B">
          <w:t xml:space="preserve"> down. This two level system can act as a qubit</w:t>
        </w:r>
      </w:ins>
      <w:ins w:id="66" w:author="Georgios KATSAROS" w:date="2016-08-20T14:03:00Z">
        <w:r w:rsidR="00BD173B">
          <w:t>, the so-called spin qubit</w:t>
        </w:r>
      </w:ins>
      <w:ins w:id="67" w:author="Georgios KATSAROS" w:date="2016-08-20T14:01:00Z">
        <w:r w:rsidR="00BD173B">
          <w:t>.</w:t>
        </w:r>
      </w:ins>
      <w:ins w:id="68" w:author="Georgios KATSAROS" w:date="2016-08-20T14:02:00Z">
        <w:r w:rsidR="00BD173B">
          <w:t xml:space="preserve"> </w:t>
        </w:r>
      </w:ins>
    </w:p>
    <w:p w:rsidR="006B4BDC" w:rsidRDefault="005D44F9" w:rsidP="006B4BDC">
      <w:pPr>
        <w:rPr>
          <w:ins w:id="69" w:author="Georgios KATSAROS" w:date="2016-08-20T14:27:00Z"/>
        </w:rPr>
      </w:pPr>
      <w:ins w:id="70" w:author="Georgios KATSAROS" w:date="2016-08-20T14:36:00Z">
        <w:r>
          <w:t>However, f</w:t>
        </w:r>
      </w:ins>
      <w:ins w:id="71" w:author="Georgios KATSAROS" w:date="2016-08-20T14:30:00Z">
        <w:r w:rsidR="006B4BDC">
          <w:t xml:space="preserve">or accessing and manipulating the spin degree of freedom, one must </w:t>
        </w:r>
      </w:ins>
      <w:ins w:id="72" w:author="Georgios KATSAROS" w:date="2016-08-20T14:33:00Z">
        <w:r w:rsidR="006B4BDC">
          <w:t xml:space="preserve">first </w:t>
        </w:r>
      </w:ins>
      <w:ins w:id="73" w:author="Georgios KATSAROS" w:date="2016-08-20T14:30:00Z">
        <w:r w:rsidR="006B4BDC">
          <w:t xml:space="preserve">confine </w:t>
        </w:r>
      </w:ins>
      <w:ins w:id="74" w:author="Georgios KATSAROS" w:date="2016-08-20T14:33:00Z">
        <w:r w:rsidR="006B4BDC">
          <w:t>th</w:t>
        </w:r>
      </w:ins>
      <w:ins w:id="75" w:author="Georgios KATSAROS" w:date="2016-08-20T14:35:00Z">
        <w:r>
          <w:t>e</w:t>
        </w:r>
      </w:ins>
      <w:ins w:id="76" w:author="Georgios KATSAROS" w:date="2016-08-20T14:33:00Z">
        <w:r w:rsidR="006B4BDC">
          <w:t xml:space="preserve"> charge </w:t>
        </w:r>
      </w:ins>
      <w:ins w:id="77" w:author="Georgios KATSAROS" w:date="2016-08-20T14:30:00Z">
        <w:r w:rsidR="006B4BDC">
          <w:t xml:space="preserve">into </w:t>
        </w:r>
      </w:ins>
      <w:ins w:id="78" w:author="Georgios KATSAROS" w:date="2016-08-20T14:31:00Z">
        <w:r w:rsidR="006B4BDC">
          <w:t>a</w:t>
        </w:r>
      </w:ins>
      <w:ins w:id="79" w:author="Georgios KATSAROS" w:date="2016-08-20T14:30:00Z">
        <w:r w:rsidR="006B4BDC">
          <w:t xml:space="preserve"> region, </w:t>
        </w:r>
      </w:ins>
      <w:ins w:id="80" w:author="Georgios KATSAROS" w:date="2016-08-20T14:33:00Z">
        <w:r w:rsidR="006B4BDC">
          <w:t xml:space="preserve">which is </w:t>
        </w:r>
      </w:ins>
      <w:ins w:id="81" w:author="Georgios KATSAROS" w:date="2016-08-20T14:30:00Z">
        <w:r w:rsidR="006B4BDC">
          <w:t>in size comparable to the charge particle wavelength</w:t>
        </w:r>
      </w:ins>
      <w:ins w:id="82" w:author="Georgios KATSAROS" w:date="2016-08-20T14:34:00Z">
        <w:r w:rsidR="006B4BDC">
          <w:t xml:space="preserve">. Such a confinement can </w:t>
        </w:r>
      </w:ins>
      <w:ins w:id="83" w:author="Georgios KATSAROS" w:date="2016-08-20T14:32:00Z">
        <w:r w:rsidR="006B4BDC">
          <w:t xml:space="preserve">take </w:t>
        </w:r>
        <w:r w:rsidR="006B4BDC">
          <w:lastRenderedPageBreak/>
          <w:t xml:space="preserve">place in a </w:t>
        </w:r>
      </w:ins>
      <w:ins w:id="84" w:author="Georgios KATSAROS" w:date="2016-08-20T14:27:00Z">
        <w:r w:rsidR="006B4BDC">
          <w:t>so-called a quantum dot (QD). QDs are very small structures (their diameters can reach tens of nanometers) and because of their almost zero dimensionality, the energy levels for a charge particle are discrete and far away from each other. By applying external magnetic field spin energy states splits in two and become distinguishable for manipulation and readout.</w:t>
        </w:r>
      </w:ins>
      <w:ins w:id="85" w:author="Georgios KATSAROS" w:date="2016-08-20T14:30:00Z">
        <w:r w:rsidR="006B4BDC" w:rsidRPr="006B4BDC">
          <w:t xml:space="preserve"> </w:t>
        </w:r>
      </w:ins>
    </w:p>
    <w:p w:rsidR="004A0A4B" w:rsidDel="00BD173B" w:rsidRDefault="004A0A4B" w:rsidP="009D17AE">
      <w:pPr>
        <w:rPr>
          <w:del w:id="86" w:author="Georgios KATSAROS" w:date="2016-08-20T14:02:00Z"/>
        </w:rPr>
      </w:pPr>
    </w:p>
    <w:p w:rsidR="003C0C66" w:rsidRDefault="00FD41A0" w:rsidP="009D17AE">
      <w:del w:id="87" w:author="Georgios KATSAROS" w:date="2016-08-20T13:47:00Z">
        <w:r w:rsidDel="00375811">
          <w:delText>I</w:delText>
        </w:r>
      </w:del>
      <w:del w:id="88" w:author="Georgios KATSAROS" w:date="2016-08-20T14:22:00Z">
        <w:r w:rsidDel="00B62CC7">
          <w:delText>n 1998 Loss and DiVincenzo</w:delText>
        </w:r>
        <w:r w:rsidR="00E918ED" w:rsidDel="00B62CC7">
          <w:delText xml:space="preserve"> came up with </w:delText>
        </w:r>
        <w:r w:rsidDel="00B62CC7">
          <w:delText xml:space="preserve">a </w:delText>
        </w:r>
        <w:r w:rsidR="00E918ED" w:rsidDel="00B62CC7">
          <w:delText>proposa</w:delText>
        </w:r>
        <w:r w:rsidR="00373956" w:rsidDel="00B62CC7">
          <w:delText>l for scalable</w:delText>
        </w:r>
        <w:r w:rsidDel="00B62CC7">
          <w:delText xml:space="preserve"> quantum computer </w:delText>
        </w:r>
      </w:del>
      <w:ins w:id="89" w:author="Georgios KATSAROS" w:date="2016-08-20T14:37:00Z">
        <w:r w:rsidR="005D44F9">
          <w:t xml:space="preserve">A few years after the Loss- DiVincenzo proposal for the realization of a scalable quantum computer, </w:t>
        </w:r>
      </w:ins>
      <w:ins w:id="90" w:author="Georgios KATSAROS" w:date="2016-08-20T13:48:00Z">
        <w:r w:rsidR="00375811">
          <w:t xml:space="preserve">DiVincenzo </w:t>
        </w:r>
      </w:ins>
      <w:del w:id="91" w:author="Georgios KATSAROS" w:date="2016-08-20T13:48:00Z">
        <w:r w:rsidDel="00375811">
          <w:delText>for such a qubit</w:delText>
        </w:r>
        <w:r w:rsidR="00373956" w:rsidDel="00375811">
          <w:delText xml:space="preserve"> </w:delText>
        </w:r>
        <w:r w:rsidDel="00375811">
          <w:delText xml:space="preserve"> and they</w:delText>
        </w:r>
        <w:r w:rsidR="003C0C66" w:rsidDel="00375811">
          <w:delText xml:space="preserve"> </w:delText>
        </w:r>
      </w:del>
      <w:del w:id="92" w:author="Georgios KATSAROS" w:date="2016-08-20T13:51:00Z">
        <w:r w:rsidR="003C0C66" w:rsidDel="00375811">
          <w:delText>devel</w:delText>
        </w:r>
        <w:r w:rsidR="008B50BB" w:rsidDel="00375811">
          <w:delText xml:space="preserve">oped </w:delText>
        </w:r>
      </w:del>
      <w:ins w:id="93" w:author="Georgios KATSAROS" w:date="2016-08-20T13:51:00Z">
        <w:r w:rsidR="00375811">
          <w:t xml:space="preserve">published </w:t>
        </w:r>
      </w:ins>
      <w:ins w:id="94" w:author="Georgios KATSAROS" w:date="2016-08-20T13:52:00Z">
        <w:r w:rsidR="00375811">
          <w:t xml:space="preserve">a list of conditions </w:t>
        </w:r>
      </w:ins>
      <w:del w:id="95" w:author="Georgios KATSAROS" w:date="2016-08-20T13:52:00Z">
        <w:r w:rsidR="00373956" w:rsidDel="00375811">
          <w:delText xml:space="preserve">the </w:delText>
        </w:r>
        <w:r w:rsidR="008B50BB" w:rsidDel="00375811">
          <w:delText>criteria</w:delText>
        </w:r>
      </w:del>
      <w:r w:rsidR="00A561AD">
        <w:t xml:space="preserve"> </w:t>
      </w:r>
      <w:ins w:id="96" w:author="Georgios KATSAROS" w:date="2016-08-20T13:49:00Z">
        <w:r w:rsidR="00375811">
          <w:t>which</w:t>
        </w:r>
      </w:ins>
      <w:r w:rsidR="00373956">
        <w:t xml:space="preserve"> </w:t>
      </w:r>
      <w:del w:id="97" w:author="Georgios KATSAROS" w:date="2016-08-20T14:22:00Z">
        <w:r w:rsidR="00373956" w:rsidDel="00B62CC7">
          <w:delText>such</w:delText>
        </w:r>
        <w:r w:rsidR="008B50BB" w:rsidDel="00B62CC7">
          <w:delText xml:space="preserve"> </w:delText>
        </w:r>
      </w:del>
      <w:r w:rsidR="00373956">
        <w:t>a</w:t>
      </w:r>
      <w:r w:rsidR="008B50BB">
        <w:t xml:space="preserve"> </w:t>
      </w:r>
      <w:r w:rsidR="00373956">
        <w:t>qubit</w:t>
      </w:r>
      <w:r w:rsidR="003C0C66">
        <w:t xml:space="preserve"> should </w:t>
      </w:r>
      <w:del w:id="98" w:author="Georgios KATSAROS" w:date="2016-08-20T13:52:00Z">
        <w:r w:rsidR="003C0C66" w:rsidDel="00375811">
          <w:delText xml:space="preserve">obey </w:delText>
        </w:r>
      </w:del>
      <w:ins w:id="99" w:author="Georgios KATSAROS" w:date="2016-08-20T13:52:00Z">
        <w:r w:rsidR="00375811">
          <w:t xml:space="preserve">fullfill </w:t>
        </w:r>
      </w:ins>
      <w:r w:rsidR="00F83497">
        <w:t xml:space="preserve">for </w:t>
      </w:r>
      <w:ins w:id="100" w:author="Georgios KATSAROS" w:date="2016-08-20T13:50:00Z">
        <w:r w:rsidR="00375811">
          <w:t xml:space="preserve">a </w:t>
        </w:r>
      </w:ins>
      <w:r w:rsidR="00F83497">
        <w:t xml:space="preserve">quantum computer </w:t>
      </w:r>
      <w:r w:rsidR="003C0C66">
        <w:t>to work correctly</w:t>
      </w:r>
      <w:ins w:id="101" w:author="Georgios KATSAROS" w:date="2016-08-20T13:51:00Z">
        <w:r w:rsidR="00375811">
          <w:t>[6]:</w:t>
        </w:r>
      </w:ins>
      <w:del w:id="102" w:author="Georgios KATSAROS" w:date="2016-08-20T13:51:00Z">
        <w:r w:rsidR="003C0C66" w:rsidDel="00375811">
          <w:delText>.</w:delText>
        </w:r>
      </w:del>
      <w:r w:rsidR="003C0C66">
        <w:t xml:space="preserve"> </w:t>
      </w:r>
    </w:p>
    <w:p w:rsidR="003C0C66" w:rsidDel="00375811" w:rsidRDefault="003C0C66" w:rsidP="009D17AE">
      <w:pPr>
        <w:rPr>
          <w:del w:id="103" w:author="Georgios KATSAROS" w:date="2016-08-20T13:51:00Z"/>
        </w:rPr>
      </w:pPr>
      <w:del w:id="104" w:author="Georgios KATSAROS" w:date="2016-08-20T13:51:00Z">
        <w:r w:rsidDel="00375811">
          <w:delText>Criteria for scalable quantum computer</w:delText>
        </w:r>
        <w:r w:rsidR="00776062" w:rsidDel="00375811">
          <w:delText xml:space="preserve"> [6]</w:delText>
        </w:r>
        <w:r w:rsidDel="00375811">
          <w:delText>:</w:delText>
        </w:r>
      </w:del>
      <w:ins w:id="105" w:author="Georgios KATSAROS" w:date="2016-08-20T14:04:00Z">
        <w:r w:rsidR="00776A92">
          <w:t xml:space="preserve"> </w:t>
        </w:r>
      </w:ins>
      <w:ins w:id="106" w:author="Georgios KATSAROS" w:date="2016-08-20T14:05:00Z">
        <w:r w:rsidR="00776A92">
          <w:t>The 5 criteria for quantum computation are:</w:t>
        </w:r>
      </w:ins>
    </w:p>
    <w:p w:rsidR="00776A92" w:rsidRDefault="00841043">
      <w:pPr>
        <w:pStyle w:val="ListParagraph"/>
        <w:numPr>
          <w:ilvl w:val="0"/>
          <w:numId w:val="18"/>
        </w:numPr>
        <w:rPr>
          <w:ins w:id="107" w:author="Georgios KATSAROS" w:date="2016-08-20T14:10:00Z"/>
        </w:rPr>
        <w:pPrChange w:id="108" w:author="Georgios KATSAROS" w:date="2016-08-20T14:10:00Z">
          <w:pPr/>
        </w:pPrChange>
      </w:pPr>
      <w:r w:rsidRPr="00776A92">
        <w:rPr>
          <w:shd w:val="clear" w:color="auto" w:fill="FFFFFF"/>
        </w:rPr>
        <w:t>identification of well-defined qubits</w:t>
      </w:r>
      <w:ins w:id="109" w:author="Georgios KATSAROS" w:date="2016-08-20T14:10:00Z">
        <w:r w:rsidR="00776A92" w:rsidRPr="00776A92">
          <w:rPr>
            <w:shd w:val="clear" w:color="auto" w:fill="FFFFFF"/>
          </w:rPr>
          <w:t>:</w:t>
        </w:r>
        <w:r w:rsidR="00776A92" w:rsidRPr="00776A92">
          <w:t xml:space="preserve"> </w:t>
        </w:r>
        <w:r w:rsidR="00776A92">
          <w:t xml:space="preserve">A well defined qubit is a two level (two state) system whose levels are distinguishable and highly controllable. The qubit operation takes place by operating (manipulating) this two states. </w:t>
        </w:r>
      </w:ins>
    </w:p>
    <w:p w:rsidR="00841043" w:rsidDel="00776A92" w:rsidRDefault="00841043">
      <w:pPr>
        <w:ind w:left="360"/>
        <w:rPr>
          <w:del w:id="110" w:author="Georgios KATSAROS" w:date="2016-08-20T14:10:00Z"/>
        </w:rPr>
        <w:pPrChange w:id="111" w:author="Georgios KATSAROS" w:date="2016-08-20T14:10:00Z">
          <w:pPr>
            <w:pStyle w:val="ListParagraph"/>
            <w:numPr>
              <w:numId w:val="3"/>
            </w:numPr>
            <w:ind w:hanging="360"/>
          </w:pPr>
        </w:pPrChange>
      </w:pPr>
    </w:p>
    <w:p w:rsidR="003C0C66" w:rsidRPr="00E918ED" w:rsidRDefault="003C0C66" w:rsidP="009D17AE">
      <w:pPr>
        <w:pStyle w:val="ListParagraph"/>
        <w:numPr>
          <w:ilvl w:val="0"/>
          <w:numId w:val="3"/>
        </w:numPr>
      </w:pPr>
      <w:r>
        <w:t>reliable state preparation</w:t>
      </w:r>
      <w:ins w:id="112" w:author="Georgios KATSAROS" w:date="2016-08-20T14:10:00Z">
        <w:r w:rsidR="00776A92">
          <w:t>: Write sth about it</w:t>
        </w:r>
      </w:ins>
    </w:p>
    <w:p w:rsidR="00776A92" w:rsidDel="00776A92" w:rsidRDefault="003C0C66">
      <w:pPr>
        <w:pStyle w:val="ListParagraph"/>
        <w:numPr>
          <w:ilvl w:val="0"/>
          <w:numId w:val="3"/>
        </w:numPr>
        <w:ind w:left="360"/>
        <w:rPr>
          <w:del w:id="113" w:author="Georgios KATSAROS" w:date="2016-08-20T14:11:00Z"/>
          <w:moveTo w:id="114" w:author="Georgios KATSAROS" w:date="2016-08-20T14:11:00Z"/>
        </w:rPr>
        <w:pPrChange w:id="115" w:author="Georgios KATSAROS" w:date="2016-08-20T14:11:00Z">
          <w:pPr/>
        </w:pPrChange>
      </w:pPr>
      <w:r>
        <w:t>low decoherence</w:t>
      </w:r>
      <w:ins w:id="116" w:author="Georgios KATSAROS" w:date="2016-08-20T14:06:00Z">
        <w:r w:rsidR="00776A92">
          <w:t xml:space="preserve"> times</w:t>
        </w:r>
      </w:ins>
      <w:r w:rsidR="00224C13">
        <w:t xml:space="preserve"> </w:t>
      </w:r>
      <w:r w:rsidR="00627C54">
        <w:t>(high coherence)</w:t>
      </w:r>
      <w:ins w:id="117" w:author="Georgios KATSAROS" w:date="2016-08-20T14:11:00Z">
        <w:r w:rsidR="00776A92">
          <w:t>:</w:t>
        </w:r>
        <w:r w:rsidR="00776A92" w:rsidRPr="00776A92">
          <w:t xml:space="preserve"> </w:t>
        </w:r>
      </w:ins>
      <w:moveToRangeStart w:id="118" w:author="Georgios KATSAROS" w:date="2016-08-20T14:11:00Z" w:name="move459465615"/>
      <w:moveTo w:id="119" w:author="Georgios KATSAROS" w:date="2016-08-20T14:11:00Z">
        <w:r w:rsidR="00776A92">
          <w:t>Decoherence is phenomena of losing initially set qubit state</w:t>
        </w:r>
      </w:moveTo>
      <w:ins w:id="120" w:author="Georgios KATSAROS" w:date="2016-08-20T14:19:00Z">
        <w:r w:rsidR="00B62CC7">
          <w:t xml:space="preserve"> (can you try to write it in simpler terms?)</w:t>
        </w:r>
      </w:ins>
      <w:moveTo w:id="121" w:author="Georgios KATSAROS" w:date="2016-08-20T14:11:00Z">
        <w:r w:rsidR="00776A92">
          <w:t xml:space="preserve"> and is characterized by characteristic time, in literature called coherence time T</w:t>
        </w:r>
        <w:r w:rsidR="00776A92" w:rsidRPr="00776A92">
          <w:rPr>
            <w:vertAlign w:val="subscript"/>
          </w:rPr>
          <w:t>2</w:t>
        </w:r>
        <w:r w:rsidR="00776A92">
          <w:t xml:space="preserve"> [2]. </w:t>
        </w:r>
      </w:moveTo>
    </w:p>
    <w:p w:rsidR="003C0C66" w:rsidRPr="00E918ED" w:rsidRDefault="00776A92">
      <w:pPr>
        <w:pStyle w:val="ListParagraph"/>
        <w:numPr>
          <w:ilvl w:val="0"/>
          <w:numId w:val="3"/>
        </w:numPr>
        <w:ind w:left="360"/>
        <w:pPrChange w:id="122" w:author="Georgios KATSAROS" w:date="2016-08-20T14:11:00Z">
          <w:pPr>
            <w:pStyle w:val="ListParagraph"/>
            <w:numPr>
              <w:numId w:val="3"/>
            </w:numPr>
            <w:ind w:hanging="360"/>
          </w:pPr>
        </w:pPrChange>
      </w:pPr>
      <w:moveTo w:id="123" w:author="Georgios KATSAROS" w:date="2016-08-20T14:11:00Z">
        <w:r>
          <w:t>For all qubits it is desired to have coherence time as high as possible while gate operation (spin state manipulation) and measurement (state readout) as low as possibl</w:t>
        </w:r>
      </w:moveTo>
      <w:moveToRangeEnd w:id="118"/>
      <w:ins w:id="124" w:author="Georgios KATSAROS" w:date="2016-08-20T14:13:00Z">
        <w:r>
          <w:t>e</w:t>
        </w:r>
      </w:ins>
    </w:p>
    <w:p w:rsidR="003C0C66" w:rsidRPr="00E918ED" w:rsidRDefault="003C0C66" w:rsidP="009D17AE">
      <w:pPr>
        <w:pStyle w:val="ListParagraph"/>
        <w:numPr>
          <w:ilvl w:val="0"/>
          <w:numId w:val="3"/>
        </w:numPr>
      </w:pPr>
      <w:r w:rsidRPr="00E918ED">
        <w:t>accurate quantum gate operations</w:t>
      </w:r>
      <w:r w:rsidR="004A0A4B">
        <w:t xml:space="preserve"> (state manipulation)</w:t>
      </w:r>
      <w:r w:rsidRPr="00E918ED">
        <w:t xml:space="preserve"> </w:t>
      </w:r>
      <w:ins w:id="125" w:author="Georgios KATSAROS" w:date="2016-08-20T14:13:00Z">
        <w:r w:rsidR="00776A92">
          <w:t xml:space="preserve">(write sth about it) </w:t>
        </w:r>
      </w:ins>
      <w:r w:rsidRPr="00E918ED">
        <w:t>and</w:t>
      </w:r>
    </w:p>
    <w:p w:rsidR="003C0C66" w:rsidRDefault="003C0C66" w:rsidP="009D17AE">
      <w:pPr>
        <w:pStyle w:val="ListParagraph"/>
        <w:numPr>
          <w:ilvl w:val="0"/>
          <w:numId w:val="3"/>
        </w:numPr>
      </w:pPr>
      <w:r>
        <w:t>strong quantum measurements</w:t>
      </w:r>
      <w:r w:rsidR="008E561B">
        <w:t xml:space="preserve"> (state readout)</w:t>
      </w:r>
      <w:ins w:id="126" w:author="Georgios KATSAROS" w:date="2016-08-20T14:13:00Z">
        <w:r w:rsidR="00776A92">
          <w:t xml:space="preserve"> (write sth about it)</w:t>
        </w:r>
      </w:ins>
    </w:p>
    <w:p w:rsidR="00164403" w:rsidDel="00776A92" w:rsidRDefault="00164403" w:rsidP="009D17AE">
      <w:pPr>
        <w:rPr>
          <w:del w:id="127" w:author="Georgios KATSAROS" w:date="2016-08-20T14:10:00Z"/>
        </w:rPr>
      </w:pPr>
      <w:del w:id="128" w:author="Georgios KATSAROS" w:date="2016-08-20T14:09:00Z">
        <w:r w:rsidDel="00776A92">
          <w:delText>W</w:delText>
        </w:r>
      </w:del>
      <w:del w:id="129" w:author="Georgios KATSAROS" w:date="2016-08-20T14:10:00Z">
        <w:r w:rsidDel="00776A92">
          <w:delText>ell defined qubit is a two level</w:delText>
        </w:r>
        <w:r w:rsidR="00700B39" w:rsidDel="00776A92">
          <w:delText xml:space="preserve"> (two state)</w:delText>
        </w:r>
        <w:r w:rsidDel="00776A92">
          <w:delText xml:space="preserve"> </w:delText>
        </w:r>
        <w:r w:rsidR="00700B39" w:rsidDel="00776A92">
          <w:delText xml:space="preserve">system </w:delText>
        </w:r>
        <w:r w:rsidDel="00776A92">
          <w:delText>whose levels are distinguishable and highly controllable.</w:delText>
        </w:r>
        <w:r w:rsidR="00AD5C8A" w:rsidDel="00776A92">
          <w:delText xml:space="preserve"> </w:delText>
        </w:r>
      </w:del>
      <w:del w:id="130" w:author="Georgios KATSAROS" w:date="2016-08-20T14:09:00Z">
        <w:r w:rsidR="00AD5C8A" w:rsidDel="00776A92">
          <w:delText>Q</w:delText>
        </w:r>
      </w:del>
      <w:del w:id="131" w:author="Georgios KATSAROS" w:date="2016-08-20T14:10:00Z">
        <w:r w:rsidR="00AD5C8A" w:rsidDel="00776A92">
          <w:delText>ubit operation takes place by</w:delText>
        </w:r>
        <w:r w:rsidR="00E1733A" w:rsidDel="00776A92">
          <w:delText xml:space="preserve"> operating (manipulating)</w:delText>
        </w:r>
        <w:r w:rsidR="00AD5C8A" w:rsidDel="00776A92">
          <w:delText xml:space="preserve"> this two states.</w:delText>
        </w:r>
      </w:del>
    </w:p>
    <w:p w:rsidR="00700B39" w:rsidDel="00776A92" w:rsidRDefault="00700B39" w:rsidP="009D17AE">
      <w:pPr>
        <w:rPr>
          <w:moveFrom w:id="132" w:author="Georgios KATSAROS" w:date="2016-08-20T14:11:00Z"/>
        </w:rPr>
      </w:pPr>
      <w:moveFromRangeStart w:id="133" w:author="Georgios KATSAROS" w:date="2016-08-20T14:11:00Z" w:name="move459465615"/>
      <w:moveFrom w:id="134" w:author="Georgios KATSAROS" w:date="2016-08-20T14:11:00Z">
        <w:r w:rsidDel="00776A92">
          <w:t>Decoherence is phenomena of losing initially set qubit state and is characterized by characteristic time, in literature called</w:t>
        </w:r>
        <w:r w:rsidR="006B5390" w:rsidDel="00776A92">
          <w:t xml:space="preserve"> coherence time</w:t>
        </w:r>
        <w:r w:rsidDel="00776A92">
          <w:t xml:space="preserve"> T</w:t>
        </w:r>
        <w:r w:rsidDel="00776A92">
          <w:rPr>
            <w:vertAlign w:val="subscript"/>
          </w:rPr>
          <w:t>2</w:t>
        </w:r>
        <w:r w:rsidDel="00776A92">
          <w:t xml:space="preserve"> </w:t>
        </w:r>
        <w:r w:rsidR="009A0E9B" w:rsidDel="00776A92">
          <w:t>[2]</w:t>
        </w:r>
        <w:r w:rsidDel="00776A92">
          <w:t xml:space="preserve">. </w:t>
        </w:r>
      </w:moveFrom>
    </w:p>
    <w:p w:rsidR="00224C13" w:rsidRDefault="0047570B" w:rsidP="009D17AE">
      <w:moveFrom w:id="135" w:author="Georgios KATSAROS" w:date="2016-08-20T14:11:00Z">
        <w:r w:rsidDel="00776A92">
          <w:t xml:space="preserve">For all </w:t>
        </w:r>
        <w:r w:rsidR="00700B39" w:rsidDel="00776A92">
          <w:t xml:space="preserve">qubits it is desired to have </w:t>
        </w:r>
        <w:r w:rsidDel="00776A92">
          <w:t>coherence</w:t>
        </w:r>
        <w:r w:rsidR="00373956" w:rsidDel="00776A92">
          <w:t xml:space="preserve"> time</w:t>
        </w:r>
        <w:r w:rsidR="00224C13" w:rsidDel="00776A92">
          <w:t xml:space="preserve"> as high</w:t>
        </w:r>
        <w:r w:rsidDel="00776A92">
          <w:t xml:space="preserve"> as possible while gate operation (</w:t>
        </w:r>
        <w:r w:rsidR="000F44F9" w:rsidDel="00776A92">
          <w:t xml:space="preserve">spin </w:t>
        </w:r>
        <w:r w:rsidDel="00776A92">
          <w:t>state manip</w:t>
        </w:r>
        <w:r w:rsidR="00224C13" w:rsidDel="00776A92">
          <w:t>u</w:t>
        </w:r>
        <w:r w:rsidR="00D81947" w:rsidDel="00776A92">
          <w:t>lation) and measurement</w:t>
        </w:r>
        <w:r w:rsidR="00700B39" w:rsidDel="00776A92">
          <w:t xml:space="preserve"> (state readout)</w:t>
        </w:r>
        <w:r w:rsidR="00D81947" w:rsidDel="00776A92">
          <w:t xml:space="preserve"> as low</w:t>
        </w:r>
        <w:r w:rsidDel="00776A92">
          <w:t xml:space="preserve"> as possibl</w:t>
        </w:r>
      </w:moveFrom>
      <w:moveFromRangeEnd w:id="133"/>
      <w:r>
        <w:t>e.</w:t>
      </w:r>
      <w:r w:rsidR="009A0E9B">
        <w:t xml:space="preserve">  </w:t>
      </w:r>
    </w:p>
    <w:p w:rsidR="00D82BEF" w:rsidDel="006B4BDC" w:rsidRDefault="00886416" w:rsidP="009D17AE">
      <w:pPr>
        <w:rPr>
          <w:del w:id="136" w:author="Georgios KATSAROS" w:date="2016-08-20T14:27:00Z"/>
        </w:rPr>
      </w:pPr>
      <w:del w:id="137" w:author="Georgios KATSAROS" w:date="2016-08-20T14:27:00Z">
        <w:r w:rsidDel="006B4BDC">
          <w:lastRenderedPageBreak/>
          <w:delText xml:space="preserve">For </w:delText>
        </w:r>
      </w:del>
      <w:del w:id="138" w:author="Georgios KATSAROS" w:date="2016-08-20T14:22:00Z">
        <w:r w:rsidR="00635827" w:rsidDel="00B62CC7">
          <w:delText xml:space="preserve">a </w:delText>
        </w:r>
      </w:del>
      <w:del w:id="139" w:author="Georgios KATSAROS" w:date="2016-08-20T14:27:00Z">
        <w:r w:rsidDel="006B4BDC">
          <w:delText xml:space="preserve">physical implementation of the </w:delText>
        </w:r>
      </w:del>
      <w:del w:id="140" w:author="Georgios KATSAROS" w:date="2016-08-20T14:22:00Z">
        <w:r w:rsidDel="00B62CC7">
          <w:delText>two level system</w:delText>
        </w:r>
      </w:del>
      <w:del w:id="141" w:author="Georgios KATSAROS" w:date="2016-08-20T14:27:00Z">
        <w:r w:rsidDel="006B4BDC">
          <w:delText xml:space="preserve"> Loss and DiVincenzo proposed</w:delText>
        </w:r>
        <w:r w:rsidR="003C0C66" w:rsidDel="006B4BDC">
          <w:delText xml:space="preserve"> </w:delText>
        </w:r>
      </w:del>
      <w:del w:id="142" w:author="Georgios KATSAROS" w:date="2016-08-20T14:23:00Z">
        <w:r w:rsidDel="00B62CC7">
          <w:delText xml:space="preserve">using </w:delText>
        </w:r>
        <w:r w:rsidR="008109AB" w:rsidDel="00B62CC7">
          <w:delText>charge particle</w:delText>
        </w:r>
      </w:del>
      <w:del w:id="143" w:author="Georgios KATSAROS" w:date="2016-08-20T14:27:00Z">
        <w:r w:rsidR="00272FE7" w:rsidDel="006B4BDC">
          <w:delText xml:space="preserve"> </w:delText>
        </w:r>
        <w:r w:rsidR="008109AB" w:rsidDel="006B4BDC">
          <w:delText>(</w:delText>
        </w:r>
        <w:r w:rsidDel="006B4BDC">
          <w:delText>electron or hole</w:delText>
        </w:r>
        <w:r w:rsidR="008109AB" w:rsidDel="006B4BDC">
          <w:delText>)</w:delText>
        </w:r>
        <w:r w:rsidDel="006B4BDC">
          <w:delText xml:space="preserve"> </w:delText>
        </w:r>
      </w:del>
      <w:del w:id="144" w:author="Georgios KATSAROS" w:date="2016-08-20T14:23:00Z">
        <w:r w:rsidDel="00B62CC7">
          <w:delText>spin in</w:delText>
        </w:r>
      </w:del>
      <w:del w:id="145" w:author="Georgios KATSAROS" w:date="2016-08-20T14:27:00Z">
        <w:r w:rsidDel="006B4BDC">
          <w:delText xml:space="preserve"> a quantum dot (QD). </w:delText>
        </w:r>
      </w:del>
      <w:moveToRangeStart w:id="146" w:author="Georgios KATSAROS" w:date="2016-08-20T14:25:00Z" w:name="move459466445"/>
      <w:moveTo w:id="147" w:author="Georgios KATSAROS" w:date="2016-08-20T14:25:00Z">
        <w:del w:id="148" w:author="Georgios KATSAROS" w:date="2016-08-20T14:27:00Z">
          <w:r w:rsidR="006B4BDC" w:rsidDel="006B4BDC">
            <w:delText xml:space="preserve">QDs are very small structures (diameters can reach tens of nanometers) and because of their almost zero dimensionality, </w:delText>
          </w:r>
        </w:del>
        <w:del w:id="149" w:author="Georgios KATSAROS" w:date="2016-08-20T14:25:00Z">
          <w:r w:rsidR="006B4BDC" w:rsidDel="006B4BDC">
            <w:delText>possible</w:delText>
          </w:r>
        </w:del>
        <w:del w:id="150" w:author="Georgios KATSAROS" w:date="2016-08-20T14:27:00Z">
          <w:r w:rsidR="006B4BDC" w:rsidDel="006B4BDC">
            <w:delText xml:space="preserve"> energy levels for a charge particle are discrete and far away from each other. This fact has enabled the possibility of confining single charge particle on such a structure. By applying external magnetic field spin energy states splits in two and become distinguishable for manipulation and readout.</w:delText>
          </w:r>
        </w:del>
      </w:moveTo>
      <w:moveToRangeEnd w:id="146"/>
    </w:p>
    <w:p w:rsidR="00D82BEF" w:rsidDel="00BD173B" w:rsidRDefault="006B5390" w:rsidP="009D17AE">
      <w:pPr>
        <w:rPr>
          <w:del w:id="151" w:author="Georgios KATSAROS" w:date="2016-08-20T13:53:00Z"/>
        </w:rPr>
      </w:pPr>
      <w:del w:id="152" w:author="Georgios KATSAROS" w:date="2016-08-20T13:53:00Z">
        <w:r w:rsidRPr="006B5390" w:rsidDel="00BD173B">
          <w:rPr>
            <w:b/>
          </w:rPr>
          <w:delText xml:space="preserve">What is </w:delText>
        </w:r>
        <w:r w:rsidR="00D11F93" w:rsidDel="00BD173B">
          <w:rPr>
            <w:b/>
          </w:rPr>
          <w:delText xml:space="preserve">a </w:delText>
        </w:r>
        <w:r w:rsidR="008D2C1E" w:rsidDel="00BD173B">
          <w:rPr>
            <w:b/>
          </w:rPr>
          <w:delText xml:space="preserve">spin? </w:delText>
        </w:r>
      </w:del>
    </w:p>
    <w:p w:rsidR="008D2C1E" w:rsidDel="00BD173B" w:rsidRDefault="00D82BEF" w:rsidP="009D17AE">
      <w:pPr>
        <w:rPr>
          <w:del w:id="153" w:author="Georgios KATSAROS" w:date="2016-08-20T13:53:00Z"/>
        </w:rPr>
      </w:pPr>
      <w:del w:id="154" w:author="Georgios KATSAROS" w:date="2016-08-20T13:53:00Z">
        <w:r w:rsidDel="00BD173B">
          <w:delText xml:space="preserve">Spin is intrinsic quantum mechanical property of every elementary particle. </w:delText>
        </w:r>
        <w:r w:rsidR="00886416" w:rsidDel="00BD173B">
          <w:delText xml:space="preserve">In a magnetic field spin splits in two different energy levels related to spin-up and spin-down. </w:delText>
        </w:r>
      </w:del>
    </w:p>
    <w:p w:rsidR="008D2C1E" w:rsidDel="00BD73FF" w:rsidRDefault="008D2C1E" w:rsidP="009D17AE">
      <w:pPr>
        <w:rPr>
          <w:del w:id="155" w:author="Georgios KATSAROS" w:date="2016-08-20T14:25:00Z"/>
        </w:rPr>
      </w:pPr>
      <w:del w:id="156" w:author="Georgios KATSAROS" w:date="2016-08-20T14:25:00Z">
        <w:r w:rsidDel="00BD73FF">
          <w:rPr>
            <w:b/>
          </w:rPr>
          <w:delText>W</w:delText>
        </w:r>
        <w:r w:rsidRPr="006B5390" w:rsidDel="00BD73FF">
          <w:rPr>
            <w:b/>
          </w:rPr>
          <w:delText xml:space="preserve">hat is </w:delText>
        </w:r>
        <w:r w:rsidR="00D11F93" w:rsidDel="00BD73FF">
          <w:rPr>
            <w:b/>
          </w:rPr>
          <w:delText xml:space="preserve">a </w:delText>
        </w:r>
        <w:r w:rsidRPr="006B5390" w:rsidDel="00BD73FF">
          <w:rPr>
            <w:b/>
          </w:rPr>
          <w:delText>QD?</w:delText>
        </w:r>
        <w:r w:rsidDel="00BD73FF">
          <w:delText xml:space="preserve"> </w:delText>
        </w:r>
      </w:del>
    </w:p>
    <w:p w:rsidR="008109AB" w:rsidRDefault="008D2C1E" w:rsidP="009D17AE">
      <w:del w:id="157" w:author="Georgios KATSAROS" w:date="2016-08-20T14:30:00Z">
        <w:r w:rsidDel="006B4BDC">
          <w:delText>For accessing and manipulating charge particle spin, one must confine it into the region, in size comparable to the charge particle wavelength in order to distinguish from other orbital</w:delText>
        </w:r>
        <w:r w:rsidR="004A0A4B" w:rsidDel="006B4BDC">
          <w:delText xml:space="preserve"> energy</w:delText>
        </w:r>
        <w:r w:rsidDel="006B4BDC">
          <w:delText xml:space="preserve"> levels.</w:delText>
        </w:r>
        <w:r w:rsidR="003C0C66" w:rsidDel="006B4BDC">
          <w:delText xml:space="preserve"> </w:delText>
        </w:r>
      </w:del>
      <w:moveFromRangeStart w:id="158" w:author="Georgios KATSAROS" w:date="2016-08-20T14:25:00Z" w:name="move459466445"/>
      <w:moveFrom w:id="159" w:author="Georgios KATSAROS" w:date="2016-08-20T14:25:00Z">
        <w:r w:rsidR="003C0C66" w:rsidDel="006B4BDC">
          <w:t>QDs are very small structures</w:t>
        </w:r>
        <w:r w:rsidR="00841043" w:rsidDel="006B4BDC">
          <w:t xml:space="preserve"> (diameters can reach tens of nanometers) </w:t>
        </w:r>
        <w:r w:rsidR="003C0C66" w:rsidDel="006B4BDC">
          <w:t xml:space="preserve">and </w:t>
        </w:r>
        <w:r w:rsidR="00841043" w:rsidDel="006B4BDC">
          <w:t>because of their almost zero dimensionality</w:t>
        </w:r>
        <w:r w:rsidR="00F83497" w:rsidDel="006B4BDC">
          <w:t>,</w:t>
        </w:r>
        <w:r w:rsidR="00841043" w:rsidDel="006B4BDC">
          <w:t xml:space="preserve"> possible energy levels for</w:t>
        </w:r>
        <w:r w:rsidDel="006B4BDC">
          <w:t xml:space="preserve"> a</w:t>
        </w:r>
        <w:r w:rsidR="00841043" w:rsidDel="006B4BDC">
          <w:t xml:space="preserve"> </w:t>
        </w:r>
        <w:r w:rsidDel="006B4BDC">
          <w:t xml:space="preserve">charge particle </w:t>
        </w:r>
        <w:r w:rsidR="00841043" w:rsidDel="006B4BDC">
          <w:t>are discrete and far away from each other. This fact has enabled the possibility of c</w:t>
        </w:r>
        <w:r w:rsidR="00F83497" w:rsidDel="006B4BDC">
          <w:t>onfining single charge particle</w:t>
        </w:r>
        <w:r w:rsidR="00841043" w:rsidDel="006B4BDC">
          <w:t xml:space="preserve"> on such a structure</w:t>
        </w:r>
        <w:r w:rsidR="00F83497" w:rsidDel="006B4BDC">
          <w:t>.</w:t>
        </w:r>
        <w:r w:rsidR="00841043" w:rsidDel="006B4BDC">
          <w:t xml:space="preserve"> </w:t>
        </w:r>
        <w:r w:rsidR="00F83497" w:rsidDel="006B4BDC">
          <w:t>By</w:t>
        </w:r>
        <w:r w:rsidR="00841043" w:rsidDel="006B4BDC">
          <w:t xml:space="preserve"> applying </w:t>
        </w:r>
        <w:r w:rsidR="00F32C52" w:rsidDel="006B4BDC">
          <w:t xml:space="preserve">external </w:t>
        </w:r>
        <w:r w:rsidR="00841043" w:rsidDel="006B4BDC">
          <w:t>magnetic field</w:t>
        </w:r>
        <w:r w:rsidR="00F83497" w:rsidDel="006B4BDC">
          <w:t xml:space="preserve"> spin energy states splits</w:t>
        </w:r>
        <w:r w:rsidR="00886416" w:rsidDel="006B4BDC">
          <w:t xml:space="preserve"> in two</w:t>
        </w:r>
        <w:r w:rsidR="00373956" w:rsidDel="006B4BDC">
          <w:t xml:space="preserve"> and </w:t>
        </w:r>
        <w:r w:rsidR="00F83497" w:rsidDel="006B4BDC">
          <w:t xml:space="preserve">become </w:t>
        </w:r>
        <w:r w:rsidR="00841043" w:rsidDel="006B4BDC">
          <w:t>distinguishable</w:t>
        </w:r>
        <w:r w:rsidR="00F83497" w:rsidDel="006B4BDC">
          <w:t xml:space="preserve"> for manipulation and readout</w:t>
        </w:r>
        <w:r w:rsidR="00841043" w:rsidDel="006B4BDC">
          <w:t>.</w:t>
        </w:r>
      </w:moveFrom>
      <w:moveFromRangeEnd w:id="158"/>
    </w:p>
    <w:p w:rsidR="004A0A4B" w:rsidRDefault="008C2BB5" w:rsidP="009D17AE">
      <w:pPr>
        <w:rPr>
          <w:b/>
        </w:rPr>
      </w:pPr>
      <w:r>
        <w:rPr>
          <w:b/>
        </w:rPr>
        <w:t>Double quantum dot (</w:t>
      </w:r>
      <w:r w:rsidR="004A0A4B" w:rsidRPr="004A0A4B">
        <w:rPr>
          <w:b/>
        </w:rPr>
        <w:t>DQD</w:t>
      </w:r>
      <w:r>
        <w:rPr>
          <w:b/>
        </w:rPr>
        <w:t>)</w:t>
      </w:r>
      <w:ins w:id="160" w:author="Georgios KATSAROS" w:date="2016-08-20T14:38:00Z">
        <w:r w:rsidR="005D44F9">
          <w:rPr>
            <w:b/>
          </w:rPr>
          <w:t xml:space="preserve"> (Use this part when you will describe your experiment in a DQD)</w:t>
        </w:r>
      </w:ins>
    </w:p>
    <w:p w:rsidR="004A0A4B" w:rsidRDefault="004A0A4B" w:rsidP="004A0A4B">
      <w:r>
        <w:t xml:space="preserve">For achieving good state preparation, </w:t>
      </w:r>
      <w:r w:rsidR="008C2BB5">
        <w:t xml:space="preserve">fast </w:t>
      </w:r>
      <w:r>
        <w:t xml:space="preserve">manipulation and </w:t>
      </w:r>
      <w:r w:rsidR="008C2BB5">
        <w:t xml:space="preserve">fast </w:t>
      </w:r>
      <w:r>
        <w:t>measurem</w:t>
      </w:r>
      <w:r w:rsidR="001A1E15">
        <w:t>ent, additional mechanisms are required beyond ones offered by single QD</w:t>
      </w:r>
      <w:ins w:id="161" w:author="Georgios KATSAROS" w:date="2016-08-20T14:39:00Z">
        <w:r w:rsidR="005D44F9">
          <w:t>s</w:t>
        </w:r>
      </w:ins>
      <w:r>
        <w:t>. On</w:t>
      </w:r>
      <w:r w:rsidR="004B48ED">
        <w:t>e of the most promising building block</w:t>
      </w:r>
      <w:r>
        <w:t xml:space="preserve"> for </w:t>
      </w:r>
      <w:ins w:id="162" w:author="Georgios KATSAROS" w:date="2016-08-20T14:39:00Z">
        <w:r w:rsidR="005D44F9">
          <w:t xml:space="preserve">the </w:t>
        </w:r>
      </w:ins>
      <w:r>
        <w:t xml:space="preserve">realization of the spin qubit quantum computer based on quantum dots is serial double quantum dot (DQD) system.  </w:t>
      </w:r>
      <w:ins w:id="163" w:author="Georgios KATSAROS" w:date="2016-08-20T14:39:00Z">
        <w:r w:rsidR="005D44F9">
          <w:t xml:space="preserve">A </w:t>
        </w:r>
      </w:ins>
      <w:r>
        <w:t xml:space="preserve">DQD system consists of two </w:t>
      </w:r>
      <w:del w:id="164" w:author="Georgios KATSAROS" w:date="2016-08-20T14:39:00Z">
        <w:r w:rsidDel="005D44F9">
          <w:delText>neighbouring</w:delText>
        </w:r>
      </w:del>
      <w:ins w:id="165" w:author="Georgios KATSAROS" w:date="2016-08-20T14:39:00Z">
        <w:r w:rsidR="005D44F9">
          <w:t>neighboring</w:t>
        </w:r>
      </w:ins>
      <w:r>
        <w:t xml:space="preserve"> quantum dots tu</w:t>
      </w:r>
      <w:r w:rsidR="008C2BB5">
        <w:t>nnel coupled to each other</w:t>
      </w:r>
      <w:ins w:id="166" w:author="Georgios KATSAROS" w:date="2016-08-20T14:39:00Z">
        <w:r w:rsidR="005D44F9">
          <w:t xml:space="preserve">, which simply means that </w:t>
        </w:r>
      </w:ins>
      <w:del w:id="167" w:author="Georgios KATSAROS" w:date="2016-08-20T14:39:00Z">
        <w:r w:rsidR="008C2BB5" w:rsidDel="005D44F9">
          <w:delText xml:space="preserve"> what</w:delText>
        </w:r>
        <w:r w:rsidDel="005D44F9">
          <w:delText xml:space="preserve"> means </w:delText>
        </w:r>
      </w:del>
      <w:r>
        <w:t>they can exchange charge particles</w:t>
      </w:r>
      <w:r w:rsidR="001A1E15">
        <w:t xml:space="preserve"> by tunneling</w:t>
      </w:r>
      <w:r>
        <w:t xml:space="preserve">. </w:t>
      </w:r>
      <w:ins w:id="168" w:author="Georgios KATSAROS" w:date="2016-08-20T14:39:00Z">
        <w:r w:rsidR="005D44F9">
          <w:t xml:space="preserve">The </w:t>
        </w:r>
      </w:ins>
      <w:del w:id="169" w:author="Georgios KATSAROS" w:date="2016-08-20T14:40:00Z">
        <w:r w:rsidR="00BC27FD" w:rsidDel="005D44F9">
          <w:delText>M</w:delText>
        </w:r>
      </w:del>
      <w:ins w:id="170" w:author="Georgios KATSAROS" w:date="2016-08-20T14:40:00Z">
        <w:r w:rsidR="005D44F9">
          <w:t>m</w:t>
        </w:r>
      </w:ins>
      <w:r w:rsidR="00BC27FD">
        <w:t>ain p</w:t>
      </w:r>
      <w:r>
        <w:t xml:space="preserve">hysical </w:t>
      </w:r>
      <w:r w:rsidR="00BC27FD">
        <w:t xml:space="preserve">property which makes them </w:t>
      </w:r>
      <w:r w:rsidR="008C2BB5">
        <w:t xml:space="preserve">favorable for </w:t>
      </w:r>
      <w:ins w:id="171" w:author="Georgios KATSAROS" w:date="2016-08-20T14:40:00Z">
        <w:r w:rsidR="005D44F9">
          <w:t xml:space="preserve">the realization of a </w:t>
        </w:r>
      </w:ins>
      <w:r w:rsidR="008C2BB5">
        <w:t>qubit</w:t>
      </w:r>
      <w:r w:rsidR="00BC27FD">
        <w:t xml:space="preserve"> is </w:t>
      </w:r>
      <w:ins w:id="172" w:author="Georgios KATSAROS" w:date="2016-08-20T14:40:00Z">
        <w:r w:rsidR="005D44F9">
          <w:t xml:space="preserve">the </w:t>
        </w:r>
      </w:ins>
      <w:r w:rsidR="00BC27FD">
        <w:t>Pauli exclusion principle. It says that two identical fermions (in this specific case electrons or holes) cannot occupy same energy state. Two</w:t>
      </w:r>
      <w:r w:rsidR="00351A14">
        <w:t xml:space="preserve"> further</w:t>
      </w:r>
      <w:r w:rsidR="00BC27FD">
        <w:t xml:space="preserve"> principles are then based on this one: e</w:t>
      </w:r>
      <w:r>
        <w:t>xchange interaction</w:t>
      </w:r>
      <w:ins w:id="173" w:author="Georgios KATSAROS" w:date="2016-08-20T14:40:00Z">
        <w:r w:rsidR="005D44F9">
          <w:t xml:space="preserve"> (exchange interaction is based on coulomb repulsion, do not see its direct relation to Pauli)</w:t>
        </w:r>
      </w:ins>
      <w:r>
        <w:t xml:space="preserve"> for spin manipulation and spin blockade for state readout. </w:t>
      </w:r>
    </w:p>
    <w:p w:rsidR="00662B77" w:rsidRDefault="00662B77" w:rsidP="004A0A4B">
      <w:r w:rsidRPr="00662B77">
        <w:rPr>
          <w:noProof/>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4359600" cy="2934000"/>
            <wp:effectExtent l="0" t="0" r="3175" b="0"/>
            <wp:wrapSquare wrapText="bothSides"/>
            <wp:docPr id="5" name="Picture 5" descr="C:\Users\jkukucka\Desktop\IST\DOC Fellowship\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esktop\IST\DOC Fellowship\Spin_blocka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9600" cy="293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2E" w:rsidRDefault="00962F2E" w:rsidP="004A0A4B"/>
    <w:p w:rsidR="004A0A4B" w:rsidRDefault="004A0A4B" w:rsidP="009D17AE"/>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BF4020" w:rsidRDefault="00662B77" w:rsidP="00662B77">
      <w:pPr>
        <w:pStyle w:val="Subtitle"/>
      </w:pPr>
      <w:r>
        <w:t xml:space="preserve">Figure 1: Spin state readout based on spin blockade in gate defined electron DQD. </w:t>
      </w:r>
      <w:ins w:id="174" w:author="Georgios KATSAROS" w:date="2016-08-20T14:41:00Z">
        <w:r w:rsidR="005D44F9">
          <w:t xml:space="preserve">The </w:t>
        </w:r>
      </w:ins>
      <w:del w:id="175" w:author="Georgios KATSAROS" w:date="2016-08-20T14:41:00Z">
        <w:r w:rsidDel="005D44F9">
          <w:delText>B</w:delText>
        </w:r>
      </w:del>
      <w:ins w:id="176" w:author="Georgios KATSAROS" w:date="2016-08-20T14:41:00Z">
        <w:r w:rsidR="005D44F9">
          <w:t>b</w:t>
        </w:r>
      </w:ins>
      <w:r>
        <w:t xml:space="preserve">lue circles </w:t>
      </w:r>
      <w:del w:id="177" w:author="Georgios KATSAROS" w:date="2016-08-20T14:41:00Z">
        <w:r w:rsidDel="005D44F9">
          <w:delText xml:space="preserve">are </w:delText>
        </w:r>
      </w:del>
      <w:ins w:id="178" w:author="Georgios KATSAROS" w:date="2016-08-20T14:41:00Z">
        <w:r w:rsidR="005D44F9">
          <w:t xml:space="preserve">represent the </w:t>
        </w:r>
      </w:ins>
      <w:r>
        <w:t xml:space="preserve">individual quantum dots, </w:t>
      </w:r>
      <w:ins w:id="179" w:author="Georgios KATSAROS" w:date="2016-08-20T14:41:00Z">
        <w:r w:rsidR="005D44F9">
          <w:t xml:space="preserve">the </w:t>
        </w:r>
      </w:ins>
      <w:r>
        <w:t xml:space="preserve">white lines </w:t>
      </w:r>
      <w:del w:id="180" w:author="Georgios KATSAROS" w:date="2016-08-20T14:41:00Z">
        <w:r w:rsidDel="005D44F9">
          <w:delText xml:space="preserve">are </w:delText>
        </w:r>
      </w:del>
      <w:ins w:id="181" w:author="Georgios KATSAROS" w:date="2016-08-20T14:41:00Z">
        <w:r w:rsidR="005D44F9">
          <w:t xml:space="preserve">the </w:t>
        </w:r>
      </w:ins>
      <w:r>
        <w:t>gates</w:t>
      </w:r>
      <w:ins w:id="182" w:author="Georgios KATSAROS" w:date="2016-08-20T14:42:00Z">
        <w:r w:rsidR="005D44F9">
          <w:t xml:space="preserve"> and the </w:t>
        </w:r>
      </w:ins>
      <w:del w:id="183" w:author="Georgios KATSAROS" w:date="2016-08-20T14:42:00Z">
        <w:r w:rsidDel="005D44F9">
          <w:delText>. B</w:delText>
        </w:r>
      </w:del>
      <w:ins w:id="184" w:author="Georgios KATSAROS" w:date="2016-08-20T14:42:00Z">
        <w:r w:rsidR="005D44F9">
          <w:t>b</w:t>
        </w:r>
      </w:ins>
      <w:r>
        <w:t xml:space="preserve">lack arrows in </w:t>
      </w:r>
      <w:ins w:id="185" w:author="Georgios KATSAROS" w:date="2016-08-20T14:42:00Z">
        <w:r w:rsidR="005D44F9">
          <w:t xml:space="preserve">the QDs </w:t>
        </w:r>
      </w:ins>
      <w:del w:id="186" w:author="Georgios KATSAROS" w:date="2016-08-20T14:42:00Z">
        <w:r w:rsidDel="005D44F9">
          <w:delText>blue circles represent</w:delText>
        </w:r>
      </w:del>
      <w:ins w:id="187" w:author="Georgios KATSAROS" w:date="2016-08-20T14:42:00Z">
        <w:r w:rsidR="005D44F9">
          <w:t>the</w:t>
        </w:r>
      </w:ins>
      <w:r>
        <w:t xml:space="preserve"> electron </w:t>
      </w:r>
      <w:r w:rsidR="008C2BB5">
        <w:t xml:space="preserve">spin in </w:t>
      </w:r>
      <w:ins w:id="188" w:author="Georgios KATSAROS" w:date="2016-08-20T14:42:00Z">
        <w:r w:rsidR="005D44F9">
          <w:t xml:space="preserve">the </w:t>
        </w:r>
      </w:ins>
      <w:r w:rsidR="008C2BB5">
        <w:t xml:space="preserve">left and </w:t>
      </w:r>
      <w:ins w:id="189" w:author="Georgios KATSAROS" w:date="2016-08-20T14:42:00Z">
        <w:r w:rsidR="005D44F9">
          <w:t xml:space="preserve">the </w:t>
        </w:r>
      </w:ins>
      <w:r w:rsidR="008C2BB5">
        <w:t xml:space="preserve">right dot. </w:t>
      </w:r>
      <w:del w:id="190" w:author="Georgios KATSAROS" w:date="2016-08-20T14:45:00Z">
        <w:r w:rsidR="008C2BB5" w:rsidDel="005D44F9">
          <w:delText>Rigth</w:delText>
        </w:r>
        <w:r w:rsidDel="005D44F9">
          <w:delText xml:space="preserve"> </w:delText>
        </w:r>
      </w:del>
      <w:ins w:id="191" w:author="Georgios KATSAROS" w:date="2016-08-20T14:45:00Z">
        <w:r w:rsidR="005D44F9">
          <w:t xml:space="preserve">Right </w:t>
        </w:r>
      </w:ins>
      <w:r>
        <w:t xml:space="preserve">to the DQD is </w:t>
      </w:r>
      <w:ins w:id="192" w:author="Georgios KATSAROS" w:date="2016-08-20T14:45:00Z">
        <w:r w:rsidR="005D44F9">
          <w:t xml:space="preserve">a </w:t>
        </w:r>
      </w:ins>
      <w:r>
        <w:t xml:space="preserve">charge sensor in form of </w:t>
      </w:r>
      <w:ins w:id="193" w:author="Georgios KATSAROS" w:date="2016-08-20T14:45:00Z">
        <w:r w:rsidR="005D44F9">
          <w:t xml:space="preserve">a </w:t>
        </w:r>
      </w:ins>
      <w:r>
        <w:t>quantum point contact</w:t>
      </w:r>
      <w:ins w:id="194" w:author="Georgios KATSAROS" w:date="2016-08-20T14:43:00Z">
        <w:r w:rsidR="005D44F9">
          <w:t xml:space="preserve"> [from where is the picture, citation]</w:t>
        </w:r>
      </w:ins>
      <w:r>
        <w:t xml:space="preserve">. </w:t>
      </w:r>
      <w:r w:rsidR="005C72D2">
        <w:t>In the case of</w:t>
      </w:r>
      <w:r>
        <w:t xml:space="preserve"> two electrons on the right dot current through </w:t>
      </w:r>
      <w:ins w:id="195" w:author="Georgios KATSAROS" w:date="2016-08-20T14:45:00Z">
        <w:r w:rsidR="00F02685">
          <w:t xml:space="preserve">the </w:t>
        </w:r>
      </w:ins>
      <w:r>
        <w:t>charge sensor does not flow</w:t>
      </w:r>
      <w:r w:rsidR="005C72D2">
        <w:t>,</w:t>
      </w:r>
      <w:r>
        <w:t xml:space="preserve"> </w:t>
      </w:r>
      <w:r w:rsidR="00BF4020">
        <w:t>otherwise it flows</w:t>
      </w:r>
      <w:ins w:id="196" w:author="Georgios KATSAROS" w:date="2016-08-20T14:45:00Z">
        <w:r w:rsidR="00F02685">
          <w:t xml:space="preserve"> (NO!)</w:t>
        </w:r>
      </w:ins>
      <w:r w:rsidR="00BF4020">
        <w:t>.</w:t>
      </w:r>
      <w:ins w:id="197" w:author="Georgios KATSAROS" w:date="2016-08-20T14:43:00Z">
        <w:r w:rsidR="005D44F9">
          <w:t xml:space="preserve"> </w:t>
        </w:r>
      </w:ins>
      <w:ins w:id="198" w:author="Georgios KATSAROS" w:date="2016-08-20T14:46:00Z">
        <w:r w:rsidR="00F02685">
          <w:t xml:space="preserve">I think you should not use here the charge sensor. Spin blockade can be observed also in a current measurement. </w:t>
        </w:r>
      </w:ins>
      <w:ins w:id="199" w:author="Georgios KATSAROS" w:date="2016-08-20T14:47:00Z">
        <w:r w:rsidR="00F02685">
          <w:t xml:space="preserve">I am afraid that the concepts are getting too much mixed. </w:t>
        </w:r>
      </w:ins>
    </w:p>
    <w:p w:rsidR="00F73FFA" w:rsidRPr="00F73FFA" w:rsidRDefault="00F73FFA" w:rsidP="00F73FFA"/>
    <w:p w:rsidR="00662B77" w:rsidRDefault="00BF4020" w:rsidP="00BF4020">
      <w:r>
        <w:t xml:space="preserve">Figure 1 describes how spin blockade </w:t>
      </w:r>
      <w:ins w:id="200" w:author="Georgios KATSAROS" w:date="2016-08-20T14:43:00Z">
        <w:r w:rsidR="005D44F9">
          <w:t xml:space="preserve">can </w:t>
        </w:r>
      </w:ins>
      <w:ins w:id="201" w:author="Georgios KATSAROS" w:date="2016-08-20T14:46:00Z">
        <w:r w:rsidR="00F02685">
          <w:t xml:space="preserve">be used to </w:t>
        </w:r>
      </w:ins>
      <w:ins w:id="202" w:author="Georgios KATSAROS" w:date="2016-08-20T14:43:00Z">
        <w:r w:rsidR="005D44F9">
          <w:t xml:space="preserve">to extract information about the electron spin in the left </w:t>
        </w:r>
      </w:ins>
      <w:del w:id="203" w:author="Georgios KATSAROS" w:date="2016-08-20T14:44:00Z">
        <w:r w:rsidDel="005D44F9">
          <w:delText xml:space="preserve">allows info about electron spin in the </w:delText>
        </w:r>
      </w:del>
      <w:del w:id="204" w:author="Georgios KATSAROS" w:date="2016-08-20T14:46:00Z">
        <w:r w:rsidDel="00F02685">
          <w:delText xml:space="preserve">left </w:delText>
        </w:r>
      </w:del>
      <w:r>
        <w:t xml:space="preserve">QD in </w:t>
      </w:r>
      <w:r w:rsidR="00406363">
        <w:t xml:space="preserve">the </w:t>
      </w:r>
      <w:r>
        <w:t>DQD system.</w:t>
      </w:r>
      <w:r w:rsidR="00B8645C">
        <w:t xml:space="preserve"> </w:t>
      </w:r>
      <w:del w:id="205" w:author="Georgios KATSAROS" w:date="2016-08-20T14:47:00Z">
        <w:r w:rsidR="00B8645C" w:rsidDel="00F02685">
          <w:delText>Info is collected by reading out a current through neighbouring charge sensor in form of quantum point contact (QPC).</w:delText>
        </w:r>
        <w:r w:rsidDel="00F02685">
          <w:delText xml:space="preserve"> </w:delText>
        </w:r>
      </w:del>
      <w:r>
        <w:t xml:space="preserve">If </w:t>
      </w:r>
      <w:ins w:id="206" w:author="Georgios KATSAROS" w:date="2016-08-20T14:47:00Z">
        <w:r w:rsidR="00F02685">
          <w:t xml:space="preserve">the </w:t>
        </w:r>
      </w:ins>
      <w:r>
        <w:t>spin configuration is like in</w:t>
      </w:r>
      <w:r w:rsidR="00406363">
        <w:t xml:space="preserve"> Figure 1</w:t>
      </w:r>
      <w:r>
        <w:t>a) then after electrostatic pushing, by applying voltage pulses on gates L and R, both electrons finish on the right dot and current through charge sensor stops to flow</w:t>
      </w:r>
      <w:r w:rsidR="00406363">
        <w:t>, like show</w:t>
      </w:r>
      <w:r w:rsidR="005C72D2">
        <w:t>n</w:t>
      </w:r>
      <w:r w:rsidR="00406363">
        <w:t xml:space="preserve"> in Figure 1</w:t>
      </w:r>
      <w:r>
        <w:t xml:space="preserve">b). In the other case, </w:t>
      </w:r>
      <w:r w:rsidR="00406363">
        <w:t>Figure 1</w:t>
      </w:r>
      <w:r>
        <w:t xml:space="preserve">c), electrons on both dots have same spin and due to Pauli exclusion principle they stay in that configuration after electrostatic pushing. Consequently, current through charge sensor continues to flow. </w:t>
      </w:r>
      <w:r w:rsidR="00662B77">
        <w:t xml:space="preserve"> </w:t>
      </w:r>
      <w:ins w:id="207" w:author="Georgios KATSAROS" w:date="2016-08-20T14:48:00Z">
        <w:r w:rsidR="00F02685">
          <w:t>(You need to speak about singlet triplet else it is not clear)</w:t>
        </w:r>
      </w:ins>
    </w:p>
    <w:p w:rsidR="004A0A4B" w:rsidRPr="004A0A4B" w:rsidRDefault="004A0A4B" w:rsidP="009D17AE">
      <w:pPr>
        <w:rPr>
          <w:b/>
        </w:rPr>
      </w:pPr>
      <w:r w:rsidRPr="004A0A4B">
        <w:rPr>
          <w:b/>
        </w:rPr>
        <w:t>Materials</w:t>
      </w:r>
    </w:p>
    <w:p w:rsidR="0047570B" w:rsidRDefault="00F02685" w:rsidP="009D17AE">
      <w:ins w:id="208" w:author="Georgios KATSAROS" w:date="2016-08-20T14:49:00Z">
        <w:r>
          <w:lastRenderedPageBreak/>
          <w:t xml:space="preserve">Until 2005, </w:t>
        </w:r>
      </w:ins>
      <w:ins w:id="209" w:author="Georgios KATSAROS" w:date="2016-08-20T14:50:00Z">
        <w:r>
          <w:t>t</w:t>
        </w:r>
      </w:ins>
      <w:ins w:id="210" w:author="Georgios KATSAROS" w:date="2016-08-20T14:49:00Z">
        <w:r>
          <w:t xml:space="preserve">he </w:t>
        </w:r>
      </w:ins>
      <w:del w:id="211" w:author="Georgios KATSAROS" w:date="2016-08-20T14:49:00Z">
        <w:r w:rsidR="00230C88" w:rsidDel="00F02685">
          <w:delText>M</w:delText>
        </w:r>
      </w:del>
      <w:ins w:id="212" w:author="Georgios KATSAROS" w:date="2016-08-20T14:49:00Z">
        <w:r>
          <w:t>m</w:t>
        </w:r>
      </w:ins>
      <w:r w:rsidR="00230C88">
        <w:t xml:space="preserve">ostly used material for </w:t>
      </w:r>
      <w:ins w:id="213" w:author="Georgios KATSAROS" w:date="2016-08-20T14:49:00Z">
        <w:r>
          <w:t xml:space="preserve">the realization of spin qubits </w:t>
        </w:r>
      </w:ins>
      <w:ins w:id="214" w:author="Georgios KATSAROS" w:date="2016-08-20T14:50:00Z">
        <w:r>
          <w:t>was</w:t>
        </w:r>
      </w:ins>
      <w:del w:id="215" w:author="Georgios KATSAROS" w:date="2016-08-20T14:50:00Z">
        <w:r w:rsidR="00230C88" w:rsidDel="00F02685">
          <w:delText>QD fabrication so far is</w:delText>
        </w:r>
      </w:del>
      <w:r w:rsidR="00230C88">
        <w:t xml:space="preserve"> </w:t>
      </w:r>
      <w:r w:rsidR="00230C88" w:rsidRPr="00BC7B34">
        <w:rPr>
          <w:b/>
        </w:rPr>
        <w:t>GaAs</w:t>
      </w:r>
      <w:r w:rsidR="00230C88">
        <w:t xml:space="preserve">. </w:t>
      </w:r>
      <w:ins w:id="216" w:author="Georgios KATSAROS" w:date="2016-08-20T14:50:00Z">
        <w:r>
          <w:t xml:space="preserve">However, </w:t>
        </w:r>
      </w:ins>
      <w:del w:id="217" w:author="Georgios KATSAROS" w:date="2016-08-20T14:50:00Z">
        <w:r w:rsidR="00373956" w:rsidDel="00F02685">
          <w:delText>I</w:delText>
        </w:r>
      </w:del>
      <w:ins w:id="218" w:author="Georgios KATSAROS" w:date="2016-08-20T14:50:00Z">
        <w:r>
          <w:t>i</w:t>
        </w:r>
      </w:ins>
      <w:r w:rsidR="00373956">
        <w:t xml:space="preserve">t has </w:t>
      </w:r>
      <w:ins w:id="219" w:author="Georgios KATSAROS" w:date="2016-08-20T14:50:00Z">
        <w:r>
          <w:t>the</w:t>
        </w:r>
      </w:ins>
      <w:del w:id="220" w:author="Georgios KATSAROS" w:date="2016-08-20T14:50:00Z">
        <w:r w:rsidR="00373956" w:rsidDel="00F02685">
          <w:delText>a</w:delText>
        </w:r>
      </w:del>
      <w:r w:rsidR="00373956">
        <w:t xml:space="preserve"> drawback that</w:t>
      </w:r>
      <w:r w:rsidR="004C7864">
        <w:t xml:space="preserve"> electron</w:t>
      </w:r>
      <w:r w:rsidR="00373956">
        <w:t xml:space="preserve"> s</w:t>
      </w:r>
      <w:r w:rsidR="00230C88">
        <w:t xml:space="preserve">pins in this material </w:t>
      </w:r>
      <w:del w:id="221" w:author="Georgios KATSAROS" w:date="2016-08-20T14:50:00Z">
        <w:r w:rsidR="00230C88" w:rsidDel="00F02685">
          <w:delText xml:space="preserve">losses </w:delText>
        </w:r>
      </w:del>
      <w:ins w:id="222" w:author="Georgios KATSAROS" w:date="2016-08-20T14:50:00Z">
        <w:r>
          <w:t xml:space="preserve">loose </w:t>
        </w:r>
      </w:ins>
      <w:r w:rsidR="00230C88">
        <w:t xml:space="preserve">their coherence fast because of their coupling to the </w:t>
      </w:r>
      <w:r w:rsidR="004C7864">
        <w:t>high number (~10</w:t>
      </w:r>
      <w:r w:rsidR="004C7864">
        <w:rPr>
          <w:vertAlign w:val="superscript"/>
        </w:rPr>
        <w:t>6</w:t>
      </w:r>
      <w:r w:rsidR="004C7864">
        <w:t xml:space="preserve">) of </w:t>
      </w:r>
      <w:r w:rsidR="00DE07B5">
        <w:t>gallium and a</w:t>
      </w:r>
      <w:r w:rsidR="00230C88">
        <w:t>rsenic nuclear spins trough</w:t>
      </w:r>
      <w:r w:rsidR="00B11CFC">
        <w:t xml:space="preserve"> the</w:t>
      </w:r>
      <w:r w:rsidR="00230C88">
        <w:t xml:space="preserve"> so called hyperfine interaction</w:t>
      </w:r>
      <w:ins w:id="223" w:author="Georgios KATSAROS" w:date="2016-08-20T14:50:00Z">
        <w:r>
          <w:t>. T</w:t>
        </w:r>
      </w:ins>
      <w:ins w:id="224" w:author="Georgios KATSAROS" w:date="2016-08-20T14:51:00Z">
        <w:r>
          <w:t>his interaction</w:t>
        </w:r>
      </w:ins>
      <w:r w:rsidR="004C7864">
        <w:t xml:space="preserve"> </w:t>
      </w:r>
      <w:del w:id="225" w:author="Georgios KATSAROS" w:date="2016-08-20T14:51:00Z">
        <w:r w:rsidR="004C7864" w:rsidDel="00F02685">
          <w:delText xml:space="preserve">which </w:delText>
        </w:r>
      </w:del>
      <w:r w:rsidR="004C7864">
        <w:t xml:space="preserve">manifests </w:t>
      </w:r>
      <w:ins w:id="226" w:author="Georgios KATSAROS" w:date="2016-08-20T14:51:00Z">
        <w:r>
          <w:t xml:space="preserve">itself </w:t>
        </w:r>
      </w:ins>
      <w:r w:rsidR="004C7864">
        <w:t>as noise added to externally applied magnetic field (nuclear noise)</w:t>
      </w:r>
      <w:r w:rsidR="005C72D2">
        <w:t xml:space="preserve"> </w:t>
      </w:r>
      <w:r w:rsidR="00483B72">
        <w:t>.</w:t>
      </w:r>
      <w:ins w:id="227" w:author="Georgios KATSAROS" w:date="2016-08-20T14:52:00Z">
        <w:r>
          <w:t xml:space="preserve">The </w:t>
        </w:r>
      </w:ins>
      <w:del w:id="228" w:author="Georgios KATSAROS" w:date="2016-08-20T14:52:00Z">
        <w:r w:rsidR="009258A8" w:rsidDel="00F02685">
          <w:delText>I</w:delText>
        </w:r>
      </w:del>
      <w:ins w:id="229" w:author="Georgios KATSAROS" w:date="2016-08-20T14:52:00Z">
        <w:r>
          <w:t>i</w:t>
        </w:r>
      </w:ins>
      <w:r w:rsidR="009258A8">
        <w:t xml:space="preserve">nitially </w:t>
      </w:r>
      <w:r w:rsidR="00610755">
        <w:t xml:space="preserve">measured </w:t>
      </w:r>
      <w:r w:rsidR="009258A8">
        <w:t xml:space="preserve">coherence time </w:t>
      </w:r>
      <w:ins w:id="230" w:author="Georgios KATSAROS" w:date="2016-08-20T14:52:00Z">
        <w:r>
          <w:t xml:space="preserve">by </w:t>
        </w:r>
      </w:ins>
      <w:moveToRangeStart w:id="231" w:author="Georgios KATSAROS" w:date="2016-08-20T14:52:00Z" w:name="move459468078"/>
      <w:moveTo w:id="232" w:author="Georgios KATSAROS" w:date="2016-08-20T14:52:00Z">
        <w:r>
          <w:t xml:space="preserve">J. R. Petta et al. </w:t>
        </w:r>
      </w:moveTo>
      <w:moveToRangeEnd w:id="231"/>
      <w:r w:rsidR="009258A8">
        <w:t>T</w:t>
      </w:r>
      <w:r w:rsidR="009258A8">
        <w:rPr>
          <w:vertAlign w:val="subscript"/>
        </w:rPr>
        <w:t>2</w:t>
      </w:r>
      <w:r w:rsidR="009258A8">
        <w:t xml:space="preserve"> was 10 n</w:t>
      </w:r>
      <w:r w:rsidR="00D11F93">
        <w:t>ano</w:t>
      </w:r>
      <w:r w:rsidR="009258A8">
        <w:t>s</w:t>
      </w:r>
      <w:r w:rsidR="00D11F93">
        <w:t>econd</w:t>
      </w:r>
      <w:ins w:id="233" w:author="Georgios KATSAROS" w:date="2016-08-20T14:52:00Z">
        <w:r>
          <w:t>s</w:t>
        </w:r>
      </w:ins>
      <w:r w:rsidR="00D11F93">
        <w:t xml:space="preserve"> [9]</w:t>
      </w:r>
      <w:r w:rsidR="00ED47A8">
        <w:t xml:space="preserve"> by </w:t>
      </w:r>
      <w:moveFromRangeStart w:id="234" w:author="Georgios KATSAROS" w:date="2016-08-20T14:52:00Z" w:name="move459468078"/>
      <w:moveFrom w:id="235" w:author="Georgios KATSAROS" w:date="2016-08-20T14:52:00Z">
        <w:r w:rsidR="00ED47A8" w:rsidDel="00F02685">
          <w:t>J. R. Petta et al</w:t>
        </w:r>
        <w:r w:rsidR="009258A8" w:rsidDel="00F02685">
          <w:t>.</w:t>
        </w:r>
        <w:r w:rsidR="00D11F93" w:rsidDel="00F02685">
          <w:t xml:space="preserve"> </w:t>
        </w:r>
      </w:moveFrom>
      <w:moveFromRangeEnd w:id="234"/>
      <w:ins w:id="236" w:author="Georgios KATSAROS" w:date="2016-08-20T14:52:00Z">
        <w:r>
          <w:t xml:space="preserve">. </w:t>
        </w:r>
      </w:ins>
      <w:r w:rsidR="00D11F93">
        <w:t xml:space="preserve">By applying </w:t>
      </w:r>
      <w:ins w:id="237" w:author="Georgios KATSAROS" w:date="2016-08-20T14:52:00Z">
        <w:r>
          <w:t xml:space="preserve">a </w:t>
        </w:r>
      </w:ins>
      <w:r w:rsidR="00D11F93">
        <w:t xml:space="preserve">Hahn echo pulse sequence </w:t>
      </w:r>
      <w:ins w:id="238" w:author="Georgios KATSAROS" w:date="2016-08-20T14:52:00Z">
        <w:r>
          <w:t xml:space="preserve">the </w:t>
        </w:r>
      </w:ins>
      <w:r w:rsidR="00D11F93">
        <w:t>coherence time was boosted to 1.2 microsecond [9].</w:t>
      </w:r>
      <w:r w:rsidR="009258A8">
        <w:t xml:space="preserve"> By </w:t>
      </w:r>
      <w:r w:rsidR="00610755">
        <w:t xml:space="preserve">further </w:t>
      </w:r>
      <w:r w:rsidR="009258A8">
        <w:t xml:space="preserve">studying </w:t>
      </w:r>
      <w:r w:rsidR="004C7864">
        <w:t xml:space="preserve">nuclear noise properties and applying techniques for nuclear notch filtering, </w:t>
      </w:r>
      <w:r w:rsidR="00610755">
        <w:t xml:space="preserve">F. Malinowski and F. Martins from </w:t>
      </w:r>
      <w:ins w:id="239" w:author="Georgios KATSAROS" w:date="2016-08-20T14:53:00Z">
        <w:r>
          <w:t xml:space="preserve">the </w:t>
        </w:r>
      </w:ins>
      <w:r w:rsidR="004C7864">
        <w:t>group of Charles M. Marcus in Copenhagen</w:t>
      </w:r>
      <w:r w:rsidR="00D11F93">
        <w:t xml:space="preserve"> ha</w:t>
      </w:r>
      <w:del w:id="240" w:author="Georgios KATSAROS" w:date="2016-08-20T14:53:00Z">
        <w:r w:rsidR="00D11F93" w:rsidDel="00F02685">
          <w:delText>s</w:delText>
        </w:r>
      </w:del>
      <w:ins w:id="241" w:author="Georgios KATSAROS" w:date="2016-08-20T14:53:00Z">
        <w:r>
          <w:t>ve</w:t>
        </w:r>
      </w:ins>
      <w:r w:rsidR="004C7864">
        <w:t xml:space="preserve"> </w:t>
      </w:r>
      <w:r w:rsidR="0003295A">
        <w:t xml:space="preserve">recently </w:t>
      </w:r>
      <w:r w:rsidR="00D11F93">
        <w:t>achieved</w:t>
      </w:r>
      <w:r w:rsidR="004C7864">
        <w:t xml:space="preserve"> </w:t>
      </w:r>
      <w:r w:rsidR="00D11F93">
        <w:t>coherence time</w:t>
      </w:r>
      <w:ins w:id="242" w:author="Georgios KATSAROS" w:date="2016-08-20T14:53:00Z">
        <w:r>
          <w:t>s</w:t>
        </w:r>
      </w:ins>
      <w:r w:rsidR="00D11F93">
        <w:t xml:space="preserve"> of </w:t>
      </w:r>
      <w:r w:rsidR="004C7864">
        <w:t>0.87 m</w:t>
      </w:r>
      <w:r w:rsidR="00207CC3">
        <w:t>i</w:t>
      </w:r>
      <w:r w:rsidR="00D11F93">
        <w:t>l</w:t>
      </w:r>
      <w:r w:rsidR="00207CC3">
        <w:t>lisecond</w:t>
      </w:r>
      <w:ins w:id="243" w:author="Georgios KATSAROS" w:date="2016-08-20T14:53:00Z">
        <w:r>
          <w:t>s</w:t>
        </w:r>
      </w:ins>
      <w:r w:rsidR="00451C71">
        <w:t xml:space="preserve"> in gate defined </w:t>
      </w:r>
      <w:r w:rsidR="00ED47A8">
        <w:t xml:space="preserve">GaAs </w:t>
      </w:r>
      <w:r w:rsidR="00451C71">
        <w:t>double quantum dot</w:t>
      </w:r>
      <w:r w:rsidR="00207CC3">
        <w:t xml:space="preserve"> [7]</w:t>
      </w:r>
      <w:r w:rsidR="004C7864">
        <w:t xml:space="preserve">. </w:t>
      </w:r>
    </w:p>
    <w:p w:rsidR="00F943B0" w:rsidRDefault="00F46A7D" w:rsidP="00F943B0">
      <w:r w:rsidRPr="00F46A7D">
        <w:t>Silicon</w:t>
      </w:r>
      <w:r w:rsidRPr="00F46A7D">
        <w:rPr>
          <w:b/>
        </w:rPr>
        <w:t xml:space="preserve"> </w:t>
      </w:r>
      <w:ins w:id="244" w:author="Georgios KATSAROS" w:date="2016-08-20T14:53:00Z">
        <w:r w:rsidR="00F02685">
          <w:rPr>
            <w:b/>
          </w:rPr>
          <w:t>(</w:t>
        </w:r>
      </w:ins>
      <w:r w:rsidRPr="00F46A7D">
        <w:rPr>
          <w:b/>
        </w:rPr>
        <w:t>Si</w:t>
      </w:r>
      <w:ins w:id="245" w:author="Georgios KATSAROS" w:date="2016-08-20T14:54:00Z">
        <w:r w:rsidR="00F02685">
          <w:rPr>
            <w:b/>
          </w:rPr>
          <w:t>)</w:t>
        </w:r>
      </w:ins>
      <w:r>
        <w:t xml:space="preserve"> on the other hand is very promising because</w:t>
      </w:r>
      <w:r w:rsidR="00F943B0">
        <w:t xml:space="preserve"> it can be isotopically purified and left </w:t>
      </w:r>
      <w:ins w:id="246" w:author="Georgios KATSAROS" w:date="2016-08-20T14:55:00Z">
        <w:r w:rsidR="00837E71">
          <w:t xml:space="preserve">just </w:t>
        </w:r>
      </w:ins>
      <w:r w:rsidR="00F943B0">
        <w:t>with</w:t>
      </w:r>
      <w:ins w:id="247" w:author="Georgios KATSAROS" w:date="2016-08-20T14:55:00Z">
        <w:r w:rsidR="00837E71">
          <w:t xml:space="preserve"> the</w:t>
        </w:r>
      </w:ins>
      <w:r w:rsidR="00F943B0">
        <w:t xml:space="preserve"> </w:t>
      </w:r>
      <w:r w:rsidR="00ED47A8">
        <w:rPr>
          <w:vertAlign w:val="superscript"/>
        </w:rPr>
        <w:t>28</w:t>
      </w:r>
      <w:r w:rsidR="00F943B0" w:rsidRPr="00F46A7D">
        <w:t>Si</w:t>
      </w:r>
      <w:r w:rsidR="00F943B0">
        <w:t xml:space="preserve"> </w:t>
      </w:r>
      <w:ins w:id="248" w:author="Georgios KATSAROS" w:date="2016-08-20T14:55:00Z">
        <w:r w:rsidR="00837E71">
          <w:t xml:space="preserve">isotope </w:t>
        </w:r>
      </w:ins>
      <w:r w:rsidR="00F943B0">
        <w:t xml:space="preserve">which is </w:t>
      </w:r>
      <w:ins w:id="249" w:author="Georgios KATSAROS" w:date="2016-08-20T14:55:00Z">
        <w:r w:rsidR="00837E71">
          <w:t xml:space="preserve">a </w:t>
        </w:r>
      </w:ins>
      <w:r w:rsidR="00F943B0">
        <w:t>nuclear spin zero element</w:t>
      </w:r>
      <w:ins w:id="250" w:author="Georgios KATSAROS" w:date="2016-08-20T14:55:00Z">
        <w:r w:rsidR="00837E71">
          <w:t>. Thus</w:t>
        </w:r>
      </w:ins>
      <w:del w:id="251" w:author="Georgios KATSAROS" w:date="2016-08-20T14:55:00Z">
        <w:r w:rsidR="00F943B0" w:rsidDel="00837E71">
          <w:delText xml:space="preserve">, so </w:delText>
        </w:r>
      </w:del>
      <w:ins w:id="252" w:author="Georgios KATSAROS" w:date="2016-08-20T14:56:00Z">
        <w:r w:rsidR="005C16AB">
          <w:t xml:space="preserve">the </w:t>
        </w:r>
      </w:ins>
      <w:r w:rsidR="00F943B0">
        <w:t xml:space="preserve">nuclear noise can be </w:t>
      </w:r>
      <w:del w:id="253" w:author="Georgios KATSAROS" w:date="2016-08-20T14:56:00Z">
        <w:r w:rsidR="00F943B0" w:rsidDel="005C16AB">
          <w:delText xml:space="preserve">very </w:delText>
        </w:r>
      </w:del>
      <w:del w:id="254" w:author="Georgios KATSAROS" w:date="2016-08-20T14:55:00Z">
        <w:r w:rsidR="00F943B0" w:rsidDel="00837E71">
          <w:delText>much reduced</w:delText>
        </w:r>
      </w:del>
      <w:ins w:id="255" w:author="Georgios KATSAROS" w:date="2016-08-20T14:55:00Z">
        <w:r w:rsidR="00837E71">
          <w:t>eliminated</w:t>
        </w:r>
      </w:ins>
      <w:r w:rsidR="00F943B0">
        <w:t xml:space="preserve"> and </w:t>
      </w:r>
      <w:ins w:id="256" w:author="Georgios KATSAROS" w:date="2016-08-20T14:56:00Z">
        <w:r w:rsidR="005C16AB">
          <w:t xml:space="preserve">the </w:t>
        </w:r>
      </w:ins>
      <w:r w:rsidR="00F943B0">
        <w:t xml:space="preserve">coherence time boosted. </w:t>
      </w:r>
      <w:ins w:id="257" w:author="Georgios KATSAROS" w:date="2016-08-20T14:56:00Z">
        <w:r w:rsidR="005C16AB">
          <w:t xml:space="preserve">The </w:t>
        </w:r>
      </w:ins>
      <w:del w:id="258" w:author="Georgios KATSAROS" w:date="2016-08-20T14:56:00Z">
        <w:r w:rsidR="004A6D69" w:rsidDel="005C16AB">
          <w:delText>A</w:delText>
        </w:r>
      </w:del>
      <w:ins w:id="259" w:author="Georgios KATSAROS" w:date="2016-08-20T14:56:00Z">
        <w:r w:rsidR="005C16AB">
          <w:t>a</w:t>
        </w:r>
      </w:ins>
      <w:r w:rsidR="004A6D69">
        <w:t xml:space="preserve">dditional big advantage is </w:t>
      </w:r>
      <w:ins w:id="260" w:author="Georgios KATSAROS" w:date="2016-08-20T14:56:00Z">
        <w:r w:rsidR="005C16AB">
          <w:t xml:space="preserve">its </w:t>
        </w:r>
      </w:ins>
      <w:r w:rsidR="004A6D69">
        <w:t>compatib</w:t>
      </w:r>
      <w:r w:rsidR="00610755">
        <w:t>ility with current CMOS technology</w:t>
      </w:r>
      <w:r w:rsidR="004A6D69">
        <w:t xml:space="preserve">. </w:t>
      </w:r>
      <w:ins w:id="261" w:author="Georgios KATSAROS" w:date="2016-08-20T15:05:00Z">
        <w:r w:rsidR="00E95417">
          <w:t xml:space="preserve">This could </w:t>
        </w:r>
      </w:ins>
      <w:ins w:id="262" w:author="Georgios KATSAROS" w:date="2016-08-20T15:09:00Z">
        <w:r w:rsidR="00B253D1">
          <w:t>become</w:t>
        </w:r>
      </w:ins>
      <w:ins w:id="263" w:author="Georgios KATSAROS" w:date="2016-08-20T15:05:00Z">
        <w:r w:rsidR="00E95417">
          <w:t xml:space="preserve"> very important </w:t>
        </w:r>
      </w:ins>
      <w:ins w:id="264" w:author="Georgios KATSAROS" w:date="2016-08-20T15:06:00Z">
        <w:r w:rsidR="00B253D1">
          <w:t xml:space="preserve">when moving towards the realization of </w:t>
        </w:r>
      </w:ins>
      <w:ins w:id="265" w:author="Georgios KATSAROS" w:date="2016-08-20T15:09:00Z">
        <w:r w:rsidR="00B253D1">
          <w:t xml:space="preserve">a </w:t>
        </w:r>
      </w:ins>
      <w:ins w:id="266" w:author="Georgios KATSAROS" w:date="2016-08-20T15:06:00Z">
        <w:r w:rsidR="00B253D1">
          <w:t xml:space="preserve">large number of qubits as </w:t>
        </w:r>
      </w:ins>
      <w:del w:id="267" w:author="Georgios KATSAROS" w:date="2016-08-20T15:09:00Z">
        <w:r w:rsidR="004A6D69" w:rsidDel="00B253D1">
          <w:delText xml:space="preserve">The later one should enable scalability which is </w:delText>
        </w:r>
        <w:r w:rsidR="00177C9D" w:rsidDel="00B253D1">
          <w:delText xml:space="preserve">inevitable </w:delText>
        </w:r>
        <w:r w:rsidR="004A6D69" w:rsidDel="00B253D1">
          <w:delText xml:space="preserve">property for reaching number of qubits </w:delText>
        </w:r>
      </w:del>
      <w:r w:rsidR="004A6D69">
        <w:t xml:space="preserve">required by quantum algorithms. </w:t>
      </w:r>
    </w:p>
    <w:p w:rsidR="00F943B0" w:rsidRDefault="00B253D1" w:rsidP="00F943B0">
      <w:ins w:id="268" w:author="Georgios KATSAROS" w:date="2016-08-20T14:57:00Z">
        <w:r>
          <w:t xml:space="preserve">(speak about the three types </w:t>
        </w:r>
        <w:r w:rsidR="005C16AB">
          <w:t>of Si quantum dots</w:t>
        </w:r>
      </w:ins>
      <w:ins w:id="269" w:author="Josip KUKUCKA" w:date="2016-08-20T21:54:00Z">
        <w:r w:rsidR="00483B72">
          <w:t xml:space="preserve"> dzurak, Eriksson,</w:t>
        </w:r>
      </w:ins>
      <w:ins w:id="270" w:author="Georgios KATSAROS" w:date="2016-08-20T14:57:00Z">
        <w:r w:rsidR="005C16AB">
          <w:t>, heterostructures, Morello and what Simmons does with STM</w:t>
        </w:r>
      </w:ins>
      <w:ins w:id="271" w:author="Georgios KATSAROS" w:date="2016-08-20T15:50:00Z">
        <w:r w:rsidR="00E97AC9">
          <w:t xml:space="preserve">. In this discussion it needs also to come out that geometries are getting more and more complex there are people fabrication </w:t>
        </w:r>
      </w:ins>
      <w:ins w:id="272" w:author="Georgios KATSAROS" w:date="2016-08-20T15:51:00Z">
        <w:r w:rsidR="00E97AC9">
          <w:rPr>
            <w:rFonts w:ascii="Georgia" w:hAnsi="Georgia"/>
            <w:color w:val="666666"/>
            <w:sz w:val="23"/>
            <w:szCs w:val="23"/>
          </w:rPr>
          <w:t>quintuple dots</w:t>
        </w:r>
      </w:ins>
      <w:ins w:id="273" w:author="Georgios KATSAROS" w:date="2016-08-20T14:57:00Z">
        <w:r w:rsidR="005C16AB">
          <w:t xml:space="preserve">) </w:t>
        </w:r>
      </w:ins>
      <w:r w:rsidR="00610755">
        <w:t>One way of defining QDs in s</w:t>
      </w:r>
      <w:r w:rsidR="00F943B0">
        <w:t>i</w:t>
      </w:r>
      <w:r w:rsidR="00610755">
        <w:t>licon</w:t>
      </w:r>
      <w:r w:rsidR="00F943B0">
        <w:t xml:space="preserve"> is by means of phosphorous P doping </w:t>
      </w:r>
      <w:del w:id="274" w:author="Georgios KATSAROS" w:date="2016-08-20T15:10:00Z">
        <w:r w:rsidR="00F943B0" w:rsidDel="00B253D1">
          <w:delText xml:space="preserve">of </w:delText>
        </w:r>
      </w:del>
      <w:ins w:id="275" w:author="Georgios KATSAROS" w:date="2016-08-20T15:10:00Z">
        <w:r>
          <w:t xml:space="preserve">in </w:t>
        </w:r>
      </w:ins>
      <w:r w:rsidR="00F943B0">
        <w:t>specific Si crystal region</w:t>
      </w:r>
      <w:ins w:id="276" w:author="Georgios KATSAROS" w:date="2016-08-20T15:10:00Z">
        <w:r>
          <w:t>s</w:t>
        </w:r>
      </w:ins>
      <w:r w:rsidR="00F943B0">
        <w:t xml:space="preserve">. In that case </w:t>
      </w:r>
      <w:ins w:id="277" w:author="Georgios KATSAROS" w:date="2016-08-20T15:10:00Z">
        <w:r>
          <w:t xml:space="preserve">a </w:t>
        </w:r>
      </w:ins>
      <w:r w:rsidR="00F943B0">
        <w:t>phosphorous atom behaves as an elec</w:t>
      </w:r>
      <w:r w:rsidR="00610755">
        <w:t>tron quantum dot because of it</w:t>
      </w:r>
      <w:ins w:id="278" w:author="Georgios KATSAROS" w:date="2016-08-20T15:10:00Z">
        <w:r>
          <w:t>s</w:t>
        </w:r>
      </w:ins>
      <w:r w:rsidR="00F943B0">
        <w:t xml:space="preserve"> confining potential. </w:t>
      </w:r>
      <w:r w:rsidR="004A6D69">
        <w:t>Andrea Morello</w:t>
      </w:r>
      <w:ins w:id="279" w:author="Georgios KATSAROS" w:date="2016-08-20T15:10:00Z">
        <w:r>
          <w:t>’s</w:t>
        </w:r>
      </w:ins>
      <w:r w:rsidR="004A6D69">
        <w:t xml:space="preserve"> Group from UNSW </w:t>
      </w:r>
      <w:ins w:id="280" w:author="Georgios KATSAROS" w:date="2016-08-20T15:10:00Z">
        <w:r>
          <w:t xml:space="preserve">in </w:t>
        </w:r>
      </w:ins>
      <w:r w:rsidR="004A6D69">
        <w:t xml:space="preserve">Australia, </w:t>
      </w:r>
      <w:ins w:id="281" w:author="Georgios KATSAROS" w:date="2016-08-20T15:11:00Z">
        <w:r>
          <w:t xml:space="preserve">by </w:t>
        </w:r>
      </w:ins>
      <w:r w:rsidR="004A6D69">
        <w:t xml:space="preserve">applying </w:t>
      </w:r>
      <w:ins w:id="282" w:author="Georgios KATSAROS" w:date="2016-08-20T15:11:00Z">
        <w:r>
          <w:t xml:space="preserve">a </w:t>
        </w:r>
      </w:ins>
      <w:r w:rsidR="004A6D69">
        <w:t>Ha</w:t>
      </w:r>
      <w:del w:id="283" w:author="Georgios KATSAROS" w:date="2016-08-20T15:11:00Z">
        <w:r w:rsidR="004A6D69" w:rsidDel="00B253D1">
          <w:delText>n</w:delText>
        </w:r>
      </w:del>
      <w:r w:rsidR="004A6D69">
        <w:t>h</w:t>
      </w:r>
      <w:ins w:id="284" w:author="Georgios KATSAROS" w:date="2016-08-20T15:11:00Z">
        <w:r>
          <w:t>n</w:t>
        </w:r>
      </w:ins>
      <w:r w:rsidR="004A6D69">
        <w:t xml:space="preserve"> echo pulse sequence, has measured </w:t>
      </w:r>
      <w:r w:rsidR="00207CC3">
        <w:t xml:space="preserve">electron spin </w:t>
      </w:r>
      <w:r w:rsidR="004A6D69">
        <w:t>coherence time</w:t>
      </w:r>
      <w:ins w:id="285" w:author="Georgios KATSAROS" w:date="2016-08-20T15:11:00Z">
        <w:r>
          <w:t>s</w:t>
        </w:r>
      </w:ins>
      <w:r w:rsidR="004A6D69">
        <w:t xml:space="preserve"> exceeding</w:t>
      </w:r>
      <w:r w:rsidR="00D11F93">
        <w:t xml:space="preserve"> 200 microsecond</w:t>
      </w:r>
      <w:ins w:id="286" w:author="Georgios KATSAROS" w:date="2016-08-20T15:11:00Z">
        <w:r>
          <w:t>s</w:t>
        </w:r>
      </w:ins>
      <w:r w:rsidR="00ED47A8">
        <w:t xml:space="preserve">, in </w:t>
      </w:r>
      <w:ins w:id="287" w:author="Georgios KATSAROS" w:date="2016-08-20T15:11:00Z">
        <w:r>
          <w:t xml:space="preserve">a </w:t>
        </w:r>
      </w:ins>
      <w:r w:rsidR="00ED47A8">
        <w:t>non – i</w:t>
      </w:r>
      <w:r w:rsidR="004A6D69">
        <w:t>sotopically purified Si:P system</w:t>
      </w:r>
      <w:r w:rsidR="00207CC3">
        <w:t xml:space="preserve"> [</w:t>
      </w:r>
      <w:r w:rsidR="008B58B5">
        <w:t>3</w:t>
      </w:r>
      <w:r w:rsidR="00207CC3">
        <w:t>]</w:t>
      </w:r>
      <w:r w:rsidR="004A6D69">
        <w:t xml:space="preserve">. </w:t>
      </w:r>
      <w:ins w:id="288" w:author="Georgios KATSAROS" w:date="2016-08-20T15:11:00Z">
        <w:r>
          <w:t xml:space="preserve">By </w:t>
        </w:r>
      </w:ins>
      <w:del w:id="289" w:author="Georgios KATSAROS" w:date="2016-08-20T15:11:00Z">
        <w:r w:rsidR="00207CC3" w:rsidDel="00B253D1">
          <w:delText xml:space="preserve">Using </w:delText>
        </w:r>
      </w:del>
      <w:ins w:id="290" w:author="Georgios KATSAROS" w:date="2016-08-20T15:11:00Z">
        <w:r>
          <w:t xml:space="preserve">using </w:t>
        </w:r>
      </w:ins>
      <w:r w:rsidR="00207CC3">
        <w:t xml:space="preserve">isotopically purified </w:t>
      </w:r>
      <w:r w:rsidR="00207CC3" w:rsidRPr="00207CC3">
        <w:rPr>
          <w:vertAlign w:val="superscript"/>
        </w:rPr>
        <w:t>28</w:t>
      </w:r>
      <w:r w:rsidR="00207CC3">
        <w:t xml:space="preserve">Si:P and </w:t>
      </w:r>
      <w:ins w:id="291" w:author="Georgios KATSAROS" w:date="2016-08-20T15:11:00Z">
        <w:r>
          <w:t xml:space="preserve">the </w:t>
        </w:r>
      </w:ins>
      <w:r w:rsidR="00207CC3">
        <w:t>nuclear spin of phosphorous atom as a qubit</w:t>
      </w:r>
      <w:del w:id="292" w:author="Georgios KATSAROS" w:date="2016-08-20T15:11:00Z">
        <w:r w:rsidR="00207CC3" w:rsidDel="00B253D1">
          <w:delText xml:space="preserve"> basis</w:delText>
        </w:r>
      </w:del>
      <w:r w:rsidR="00207CC3">
        <w:t>, the same group has achieved nuclear spin coherence time of 60 mil</w:t>
      </w:r>
      <w:r w:rsidR="00D11F93">
        <w:t>l</w:t>
      </w:r>
      <w:r w:rsidR="00207CC3">
        <w:t>isecond</w:t>
      </w:r>
      <w:ins w:id="293" w:author="Georgios KATSAROS" w:date="2016-08-20T15:11:00Z">
        <w:r>
          <w:t>s</w:t>
        </w:r>
      </w:ins>
      <w:r w:rsidR="008B58B5">
        <w:t xml:space="preserve"> [2]</w:t>
      </w:r>
      <w:r w:rsidR="00207CC3">
        <w:t>.</w:t>
      </w:r>
    </w:p>
    <w:p w:rsidR="00B253D1" w:rsidRDefault="009E7BE2" w:rsidP="00B035E6">
      <w:pPr>
        <w:rPr>
          <w:ins w:id="294" w:author="Georgios KATSAROS" w:date="2016-08-20T15:13:00Z"/>
        </w:rPr>
      </w:pPr>
      <w:r>
        <w:t xml:space="preserve">The major drawback in silicon is </w:t>
      </w:r>
      <w:ins w:id="295" w:author="Georgios KATSAROS" w:date="2016-08-20T14:59:00Z">
        <w:r w:rsidR="00525A02">
          <w:t xml:space="preserve">the </w:t>
        </w:r>
      </w:ins>
      <w:r>
        <w:t xml:space="preserve">relatively weak spin orbit coupling for electrons </w:t>
      </w:r>
      <w:del w:id="296" w:author="Georgios KATSAROS" w:date="2016-08-20T14:59:00Z">
        <w:r w:rsidDel="00525A02">
          <w:delText xml:space="preserve">what </w:delText>
        </w:r>
      </w:del>
      <w:ins w:id="297" w:author="Georgios KATSAROS" w:date="2016-08-20T14:59:00Z">
        <w:r w:rsidR="00525A02">
          <w:t xml:space="preserve">which </w:t>
        </w:r>
      </w:ins>
      <w:r>
        <w:t>results in difficult spin manipulation via electric fields (</w:t>
      </w:r>
      <w:ins w:id="298" w:author="Georgios KATSAROS" w:date="2016-08-20T14:59:00Z">
        <w:r w:rsidR="00525A02">
          <w:t xml:space="preserve">as </w:t>
        </w:r>
      </w:ins>
      <w:r>
        <w:t xml:space="preserve">described in more detail in </w:t>
      </w:r>
      <w:r w:rsidRPr="009E7BE2">
        <w:rPr>
          <w:i/>
        </w:rPr>
        <w:t>Research Methods</w:t>
      </w:r>
      <w:r>
        <w:t xml:space="preserve">). </w:t>
      </w:r>
      <w:ins w:id="299" w:author="Georgios KATSAROS" w:date="2016-08-20T14:59:00Z">
        <w:r w:rsidR="00525A02">
          <w:t xml:space="preserve">A solution around this problem is to use holes instead of electrons. (speak about the CMOS qubit of the Grenoble team). </w:t>
        </w:r>
      </w:ins>
    </w:p>
    <w:p w:rsidR="00B035E6" w:rsidRDefault="00B253D1" w:rsidP="00B035E6">
      <w:ins w:id="300" w:author="Georgios KATSAROS" w:date="2016-08-20T15:13:00Z">
        <w:r>
          <w:t>Another</w:t>
        </w:r>
      </w:ins>
      <w:del w:id="301" w:author="Georgios KATSAROS" w:date="2016-08-20T15:13:00Z">
        <w:r w:rsidR="00610755" w:rsidDel="00B253D1">
          <w:delText>The</w:delText>
        </w:r>
      </w:del>
      <w:r w:rsidR="00610755">
        <w:t xml:space="preserve"> other way </w:t>
      </w:r>
      <w:del w:id="302" w:author="Georgios KATSAROS" w:date="2016-08-20T15:13:00Z">
        <w:r w:rsidR="00610755" w:rsidDel="00B253D1">
          <w:delText xml:space="preserve">of </w:delText>
        </w:r>
      </w:del>
      <w:ins w:id="303" w:author="Georgios KATSAROS" w:date="2016-08-20T15:13:00Z">
        <w:r>
          <w:t xml:space="preserve">for </w:t>
        </w:r>
      </w:ins>
      <w:r w:rsidR="00610755">
        <w:t>defining QDs</w:t>
      </w:r>
      <w:r w:rsidR="00635909">
        <w:t xml:space="preserve"> </w:t>
      </w:r>
      <w:del w:id="304" w:author="Georgios KATSAROS" w:date="2016-08-20T15:13:00Z">
        <w:r w:rsidR="00635909" w:rsidDel="00B253D1">
          <w:delText xml:space="preserve">based </w:delText>
        </w:r>
      </w:del>
      <w:r w:rsidR="00635909">
        <w:t>on</w:t>
      </w:r>
      <w:r w:rsidR="00610755">
        <w:t xml:space="preserve"> </w:t>
      </w:r>
      <w:ins w:id="305" w:author="Georgios KATSAROS" w:date="2016-08-20T15:13:00Z">
        <w:r>
          <w:t xml:space="preserve">a </w:t>
        </w:r>
      </w:ins>
      <w:r w:rsidR="00610755">
        <w:t>silicon</w:t>
      </w:r>
      <w:r w:rsidR="00635909">
        <w:t xml:space="preserve"> </w:t>
      </w:r>
      <w:ins w:id="306" w:author="Georgios KATSAROS" w:date="2016-08-20T15:13:00Z">
        <w:r>
          <w:t xml:space="preserve">based </w:t>
        </w:r>
      </w:ins>
      <w:r w:rsidR="00635909">
        <w:t>platform, used in our group,</w:t>
      </w:r>
      <w:r w:rsidR="00610755">
        <w:t xml:space="preserve"> is </w:t>
      </w:r>
      <w:ins w:id="307" w:author="Georgios KATSAROS" w:date="2016-08-20T15:13:00Z">
        <w:r>
          <w:t xml:space="preserve">by </w:t>
        </w:r>
      </w:ins>
      <w:r w:rsidR="00610755">
        <w:t xml:space="preserve">combining it with </w:t>
      </w:r>
      <w:del w:id="308" w:author="Georgios KATSAROS" w:date="2016-08-20T15:13:00Z">
        <w:r w:rsidR="00610755" w:rsidDel="00B253D1">
          <w:delText xml:space="preserve">a </w:delText>
        </w:r>
      </w:del>
      <w:r w:rsidR="00610755">
        <w:t>germanium Ge</w:t>
      </w:r>
      <w:r w:rsidR="009E7BE2">
        <w:t xml:space="preserve"> [10]</w:t>
      </w:r>
      <w:r w:rsidR="00610755">
        <w:t>.</w:t>
      </w:r>
      <w:del w:id="309" w:author="Georgios KATSAROS" w:date="2016-08-20T15:13:00Z">
        <w:r w:rsidR="00635909" w:rsidDel="00B253D1">
          <w:delText xml:space="preserve"> Resulting material is called silicon germanium </w:delText>
        </w:r>
        <w:r w:rsidR="00635909" w:rsidRPr="00635909" w:rsidDel="00B253D1">
          <w:rPr>
            <w:b/>
          </w:rPr>
          <w:delText>SiGe</w:delText>
        </w:r>
        <w:r w:rsidR="00635909" w:rsidDel="00B253D1">
          <w:delText xml:space="preserve">. </w:delText>
        </w:r>
      </w:del>
      <w:ins w:id="310" w:author="Georgios KATSAROS" w:date="2016-08-20T15:20:00Z">
        <w:r w:rsidR="001E79EC">
          <w:t xml:space="preserve">The epitaxial growth of Ge on Si can lead to the formation of QDs and </w:t>
        </w:r>
      </w:ins>
      <w:ins w:id="311" w:author="Georgios KATSAROS" w:date="2016-08-20T15:21:00Z">
        <w:r w:rsidR="001E79EC">
          <w:t xml:space="preserve">and hut wires (a special type of </w:t>
        </w:r>
      </w:ins>
      <w:ins w:id="312" w:author="Georgios KATSAROS" w:date="2016-08-20T15:20:00Z">
        <w:r w:rsidR="001E79EC">
          <w:t>nanowires</w:t>
        </w:r>
      </w:ins>
      <w:ins w:id="313" w:author="Georgios KATSAROS" w:date="2016-08-20T15:21:00Z">
        <w:r w:rsidR="001E79EC">
          <w:t>)</w:t>
        </w:r>
      </w:ins>
      <w:ins w:id="314" w:author="Georgios KATSAROS" w:date="2016-08-20T15:20:00Z">
        <w:r w:rsidR="001E79EC">
          <w:t xml:space="preserve"> due </w:t>
        </w:r>
        <w:r w:rsidR="001E79EC">
          <w:lastRenderedPageBreak/>
          <w:t xml:space="preserve">to the different lattice constant between them. </w:t>
        </w:r>
      </w:ins>
      <w:ins w:id="315" w:author="Georgios KATSAROS" w:date="2016-08-20T15:21:00Z">
        <w:r w:rsidR="001E79EC">
          <w:t>Recenty magnetotransport measurement (describe what Hannes has reported in his paper and why is this interesting for the proposal)</w:t>
        </w:r>
      </w:ins>
      <w:ins w:id="316" w:author="Georgios KATSAROS" w:date="2016-08-20T15:20:00Z">
        <w:r w:rsidR="001E79EC">
          <w:t xml:space="preserve"> : </w:t>
        </w:r>
      </w:ins>
      <w:del w:id="317" w:author="Georgios KATSAROS" w:date="2016-08-20T15:20:00Z">
        <w:r w:rsidR="00610755" w:rsidDel="001E79EC">
          <w:delText xml:space="preserve"> Ge</w:delText>
        </w:r>
      </w:del>
      <w:del w:id="318" w:author="Georgios KATSAROS" w:date="2016-08-20T15:14:00Z">
        <w:r w:rsidR="00610755" w:rsidDel="00B253D1">
          <w:delText>rmanium</w:delText>
        </w:r>
      </w:del>
      <w:del w:id="319" w:author="Georgios KATSAROS" w:date="2016-08-20T15:20:00Z">
        <w:r w:rsidR="00610755" w:rsidDel="001E79EC">
          <w:delText xml:space="preserve"> is deposited on top </w:delText>
        </w:r>
        <w:r w:rsidR="00AC4E94" w:rsidDel="001E79EC">
          <w:delText xml:space="preserve">of </w:delText>
        </w:r>
      </w:del>
      <w:del w:id="320" w:author="Georgios KATSAROS" w:date="2016-08-20T15:18:00Z">
        <w:r w:rsidR="00AC4E94" w:rsidDel="001E79EC">
          <w:delText xml:space="preserve">the </w:delText>
        </w:r>
      </w:del>
      <w:del w:id="321" w:author="Georgios KATSAROS" w:date="2016-08-20T15:14:00Z">
        <w:r w:rsidR="00AC4E94" w:rsidDel="00B253D1">
          <w:delText xml:space="preserve">silicon and </w:delText>
        </w:r>
      </w:del>
      <w:del w:id="322" w:author="Georgios KATSAROS" w:date="2016-08-20T15:20:00Z">
        <w:r w:rsidR="00AC4E94" w:rsidDel="001E79EC">
          <w:delText>d</w:delText>
        </w:r>
        <w:r w:rsidR="00610755" w:rsidDel="001E79EC">
          <w:delText>ifference in atomic distances in germanium and silicon crystal</w:delText>
        </w:r>
        <w:r w:rsidR="00360E81" w:rsidDel="001E79EC">
          <w:delText xml:space="preserve"> result</w:delText>
        </w:r>
        <w:r w:rsidR="00610755" w:rsidDel="001E79EC">
          <w:delText xml:space="preserve"> in stra</w:delText>
        </w:r>
        <w:r w:rsidR="00635909" w:rsidDel="001E79EC">
          <w:delText>in which relaxes creating quantum dots and nanowires</w:delText>
        </w:r>
        <w:r w:rsidR="00AC4E94" w:rsidDel="001E79EC">
          <w:delText xml:space="preserve"> in germanium part</w:delText>
        </w:r>
        <w:r w:rsidR="00635909" w:rsidDel="001E79EC">
          <w:delText xml:space="preserve">. </w:delText>
        </w:r>
      </w:del>
      <w:r w:rsidR="00B035E6">
        <w:t>Nanowires can be further electrostatically splitted in several QDs, forming double quantum dots or similar structures</w:t>
      </w:r>
      <w:ins w:id="323" w:author="Georgios KATSAROS" w:date="2016-08-20T15:22:00Z">
        <w:r w:rsidR="001E79EC">
          <w:t xml:space="preserve"> (Do not think that from the logic </w:t>
        </w:r>
      </w:ins>
      <w:ins w:id="324" w:author="Georgios KATSAROS" w:date="2016-08-20T15:23:00Z">
        <w:r w:rsidR="001E79EC">
          <w:t>this sentence fits here)</w:t>
        </w:r>
      </w:ins>
      <w:r w:rsidR="00B035E6">
        <w:t xml:space="preserve">. </w:t>
      </w:r>
    </w:p>
    <w:p w:rsidR="00AC4E94" w:rsidRDefault="00AC4E94" w:rsidP="00F943B0">
      <w:r>
        <w:t xml:space="preserve">Holes in germanium </w:t>
      </w:r>
      <w:r w:rsidRPr="00AC4E94">
        <w:rPr>
          <w:b/>
        </w:rPr>
        <w:t>Ge</w:t>
      </w:r>
      <w:r>
        <w:t xml:space="preserve"> unlike electrons in </w:t>
      </w:r>
      <w:r w:rsidRPr="00AC4E94">
        <w:rPr>
          <w:b/>
        </w:rPr>
        <w:t>Si</w:t>
      </w:r>
      <w:r>
        <w:rPr>
          <w:b/>
        </w:rPr>
        <w:t xml:space="preserve"> </w:t>
      </w:r>
      <w:r>
        <w:t>have higher spin orbit coupling which together with keeping above mentioned advantages</w:t>
      </w:r>
      <w:r w:rsidR="00D45339">
        <w:t xml:space="preserve"> for electrons in silicon</w:t>
      </w:r>
      <w:r>
        <w:t xml:space="preserve"> makes them promising spin qubit platform.</w:t>
      </w:r>
    </w:p>
    <w:p w:rsidR="00CC2675" w:rsidRDefault="00CC2675" w:rsidP="009D17AE"/>
    <w:p w:rsidR="00510622" w:rsidRPr="00510622" w:rsidRDefault="00ED56D2" w:rsidP="009D17AE">
      <w:pPr>
        <w:rPr>
          <w:i/>
        </w:rPr>
      </w:pPr>
      <w:r w:rsidRPr="00ED56D2">
        <w:rPr>
          <w:i/>
          <w:noProof/>
        </w:rPr>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3056400" cy="2289600"/>
            <wp:effectExtent l="0" t="0" r="0" b="0"/>
            <wp:wrapSquare wrapText="bothSides"/>
            <wp:docPr id="3" name="Picture 3" descr="C:\Users\jkukucka\Desktop\IST\DOC Fellowship\DQ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esktop\IST\DOC Fellowship\DQD.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400" cy="228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ED56D2" w:rsidRPr="00ED56D2" w:rsidRDefault="0005015D" w:rsidP="00ED56D2">
      <w:pPr>
        <w:pStyle w:val="Subtitle"/>
      </w:pPr>
      <w:r>
        <w:t>Fig</w:t>
      </w:r>
      <w:r w:rsidR="00C109C4">
        <w:t>ure 2:</w:t>
      </w:r>
      <w:r w:rsidR="00334797">
        <w:t xml:space="preserve"> SiGe nanowire based DQD sample fabricated in our group by Hannes Watzinger</w:t>
      </w:r>
      <w:r w:rsidR="00ED56D2">
        <w:t>. Ohmic contacts labeled S (source) and D (drain) contacting thin withe nanowire (NW). Gate electrodes (G1 to G5) are on the top, isolated from the nanowire with 10nm hafnium oxide.</w:t>
      </w:r>
      <w:ins w:id="325" w:author="Georgios KATSAROS" w:date="2016-08-20T15:17:00Z">
        <w:r w:rsidR="001E79EC">
          <w:t xml:space="preserve"> Show a SEM picture just of the hut wires. Show the preliminary DQD data. Ask Hannes for permission. </w:t>
        </w:r>
      </w:ins>
    </w:p>
    <w:p w:rsidR="006058CE" w:rsidRPr="00E74997" w:rsidRDefault="00475744" w:rsidP="009D17AE">
      <w:pPr>
        <w:rPr>
          <w:b/>
        </w:rPr>
      </w:pPr>
      <w:r w:rsidRPr="00E74997">
        <w:rPr>
          <w:b/>
        </w:rPr>
        <w:t xml:space="preserve">In all spin </w:t>
      </w:r>
      <w:r w:rsidR="00BE0369" w:rsidRPr="00E74997">
        <w:rPr>
          <w:b/>
        </w:rPr>
        <w:t xml:space="preserve">qubit approaches above (and all qubits in overall) there is battle between </w:t>
      </w:r>
      <w:ins w:id="326" w:author="Georgios KATSAROS" w:date="2016-08-20T15:30:00Z">
        <w:r w:rsidR="002C5A46">
          <w:rPr>
            <w:b/>
          </w:rPr>
          <w:t xml:space="preserve">the </w:t>
        </w:r>
      </w:ins>
      <w:r w:rsidR="000F44F9" w:rsidRPr="00E74997">
        <w:rPr>
          <w:b/>
        </w:rPr>
        <w:t xml:space="preserve">spin </w:t>
      </w:r>
      <w:r w:rsidR="00BE0369" w:rsidRPr="00E74997">
        <w:rPr>
          <w:b/>
        </w:rPr>
        <w:t xml:space="preserve">manipulation time </w:t>
      </w:r>
      <w:r w:rsidR="00DD1BB1" w:rsidRPr="00E74997">
        <w:rPr>
          <w:b/>
        </w:rPr>
        <w:t xml:space="preserve">on one side </w:t>
      </w:r>
      <w:r w:rsidR="00F450BE" w:rsidRPr="00E74997">
        <w:rPr>
          <w:b/>
        </w:rPr>
        <w:t xml:space="preserve">and </w:t>
      </w:r>
      <w:ins w:id="327" w:author="Georgios KATSAROS" w:date="2016-08-20T15:30:00Z">
        <w:r w:rsidR="002C5A46">
          <w:rPr>
            <w:b/>
          </w:rPr>
          <w:t xml:space="preserve">the </w:t>
        </w:r>
      </w:ins>
      <w:r w:rsidR="00BE0369" w:rsidRPr="00E74997">
        <w:rPr>
          <w:b/>
        </w:rPr>
        <w:t>coherence time</w:t>
      </w:r>
      <w:r w:rsidR="00DD1BB1" w:rsidRPr="00E74997">
        <w:rPr>
          <w:b/>
        </w:rPr>
        <w:t xml:space="preserve"> on the other side</w:t>
      </w:r>
      <w:r w:rsidR="00BE0369" w:rsidRPr="00E74997">
        <w:rPr>
          <w:b/>
        </w:rPr>
        <w:t xml:space="preserve">. </w:t>
      </w:r>
      <w:r w:rsidR="00F450BE" w:rsidRPr="00E74997">
        <w:rPr>
          <w:b/>
        </w:rPr>
        <w:t>For m</w:t>
      </w:r>
      <w:r w:rsidR="007D3D0E" w:rsidRPr="00E74997">
        <w:rPr>
          <w:b/>
        </w:rPr>
        <w:t xml:space="preserve">aking a set of </w:t>
      </w:r>
      <w:r w:rsidR="00F450BE" w:rsidRPr="00E74997">
        <w:rPr>
          <w:b/>
        </w:rPr>
        <w:t>quantum operation</w:t>
      </w:r>
      <w:r w:rsidR="007D3D0E" w:rsidRPr="00E74997">
        <w:rPr>
          <w:b/>
        </w:rPr>
        <w:t xml:space="preserve"> correctly</w:t>
      </w:r>
      <w:r w:rsidR="00F450BE" w:rsidRPr="00E74997">
        <w:rPr>
          <w:b/>
        </w:rPr>
        <w:t xml:space="preserve">, </w:t>
      </w:r>
      <w:ins w:id="328" w:author="Georgios KATSAROS" w:date="2016-08-20T15:31:00Z">
        <w:r w:rsidR="002C5A46">
          <w:rPr>
            <w:b/>
          </w:rPr>
          <w:t xml:space="preserve">the </w:t>
        </w:r>
      </w:ins>
      <w:r w:rsidR="00F450BE" w:rsidRPr="00E74997">
        <w:rPr>
          <w:b/>
        </w:rPr>
        <w:t>m</w:t>
      </w:r>
      <w:r w:rsidR="001860D4" w:rsidRPr="00E74997">
        <w:rPr>
          <w:b/>
        </w:rPr>
        <w:t>anipulation time</w:t>
      </w:r>
      <w:r w:rsidR="007D3D0E" w:rsidRPr="00E74997">
        <w:rPr>
          <w:b/>
        </w:rPr>
        <w:t xml:space="preserve"> for one operation</w:t>
      </w:r>
      <w:r w:rsidR="001860D4" w:rsidRPr="00E74997">
        <w:rPr>
          <w:b/>
        </w:rPr>
        <w:t xml:space="preserve"> need to </w:t>
      </w:r>
      <w:r w:rsidR="00F450BE" w:rsidRPr="00E74997">
        <w:rPr>
          <w:b/>
        </w:rPr>
        <w:t xml:space="preserve">be </w:t>
      </w:r>
      <w:r w:rsidR="007D3D0E" w:rsidRPr="00E74997">
        <w:rPr>
          <w:b/>
        </w:rPr>
        <w:t xml:space="preserve">much </w:t>
      </w:r>
      <w:r w:rsidR="00F450BE" w:rsidRPr="00E74997">
        <w:rPr>
          <w:b/>
        </w:rPr>
        <w:t xml:space="preserve">shorter than </w:t>
      </w:r>
      <w:ins w:id="329" w:author="Georgios KATSAROS" w:date="2016-08-20T15:32:00Z">
        <w:r w:rsidR="002C5A46">
          <w:rPr>
            <w:b/>
          </w:rPr>
          <w:t xml:space="preserve">the </w:t>
        </w:r>
      </w:ins>
      <w:r w:rsidR="001860D4" w:rsidRPr="00E74997">
        <w:rPr>
          <w:b/>
        </w:rPr>
        <w:t xml:space="preserve">coherence time. </w:t>
      </w:r>
      <w:ins w:id="330" w:author="Georgios KATSAROS" w:date="2016-08-20T15:33:00Z">
        <w:r w:rsidR="002C5A46">
          <w:rPr>
            <w:b/>
          </w:rPr>
          <w:t xml:space="preserve"> (Let’s discuss the three ratios you give below)</w:t>
        </w:r>
      </w:ins>
    </w:p>
    <w:p w:rsidR="006058CE" w:rsidDel="007566BF" w:rsidRDefault="006058CE" w:rsidP="009D17AE">
      <w:pPr>
        <w:rPr>
          <w:del w:id="331" w:author="Josip KUKUCKA" w:date="2016-08-20T22:07:00Z"/>
        </w:rPr>
      </w:pPr>
      <w:del w:id="332" w:author="Josip KUKUCKA" w:date="2016-08-20T22:07:00Z">
        <w:r w:rsidDel="007566BF">
          <w:delText xml:space="preserve">Minimum time for one full spin rotation (longest single operation, </w:delText>
        </w:r>
        <w:r w:rsidRPr="001A521D" w:rsidDel="007566BF">
          <w:delText>π</w:delText>
        </w:r>
        <w:r w:rsidDel="007566BF">
          <w:delText>/2 spin rotation</w:delText>
        </w:r>
      </w:del>
      <w:ins w:id="333" w:author="Georgios KATSAROS" w:date="2016-08-20T15:24:00Z">
        <w:del w:id="334" w:author="Josip KUKUCKA" w:date="2016-08-20T22:07:00Z">
          <w:r w:rsidR="001E79EC" w:rsidDel="007566BF">
            <w:delText>- what do you mean by this?</w:delText>
          </w:r>
        </w:del>
      </w:ins>
      <w:ins w:id="335" w:author="Georgios KATSAROS" w:date="2016-08-20T15:32:00Z">
        <w:del w:id="336" w:author="Josip KUKUCKA" w:date="2016-08-20T22:07:00Z">
          <w:r w:rsidR="002C5A46" w:rsidDel="007566BF">
            <w:delText xml:space="preserve"> Should we not compare the pi rotation?</w:delText>
          </w:r>
        </w:del>
      </w:ins>
      <w:del w:id="337" w:author="Josip KUKUCKA" w:date="2016-08-20T22:07:00Z">
        <w:r w:rsidDel="007566BF">
          <w:delText xml:space="preserve">) in gallium arsenide double quantum dot system based on electron spin, </w:delText>
        </w:r>
        <w:r w:rsidR="00ED47A8" w:rsidDel="007566BF">
          <w:delText xml:space="preserve">achieved by </w:delText>
        </w:r>
        <w:r w:rsidDel="007566BF">
          <w:delText>J. Petta et al.</w:delText>
        </w:r>
        <w:r w:rsidR="00ED47A8" w:rsidDel="007566BF">
          <w:delText xml:space="preserve"> is</w:delText>
        </w:r>
        <w:r w:rsidDel="007566BF">
          <w:delText xml:space="preserve"> approximately </w:delText>
        </w:r>
      </w:del>
      <w:del w:id="338" w:author="Josip KUKUCKA" w:date="2016-08-20T22:00:00Z">
        <w:r w:rsidDel="00B8756A">
          <w:delText xml:space="preserve">180 </w:delText>
        </w:r>
      </w:del>
      <w:del w:id="339" w:author="Josip KUKUCKA" w:date="2016-08-20T22:07:00Z">
        <w:r w:rsidDel="007566BF">
          <w:delText>ps</w:delText>
        </w:r>
        <w:r w:rsidR="00642867" w:rsidDel="007566BF">
          <w:delText xml:space="preserve"> [9]</w:delText>
        </w:r>
        <w:r w:rsidDel="007566BF">
          <w:delText xml:space="preserve">. </w:delText>
        </w:r>
      </w:del>
      <w:ins w:id="340" w:author="Georgios KATSAROS" w:date="2016-08-20T15:31:00Z">
        <w:del w:id="341" w:author="Josip KUKUCKA" w:date="2016-08-20T22:07:00Z">
          <w:r w:rsidR="002C5A46" w:rsidDel="007566BF">
            <w:delText xml:space="preserve">Where did you find this number, </w:delText>
          </w:r>
          <w:r w:rsidR="002C5A46" w:rsidDel="007566BF">
            <w:lastRenderedPageBreak/>
            <w:delText xml:space="preserve">to which Rabi are you referring? </w:delText>
          </w:r>
        </w:del>
      </w:ins>
      <w:del w:id="342" w:author="Josip KUKUCKA" w:date="2016-08-20T22:07:00Z">
        <w:r w:rsidR="00ED47A8" w:rsidDel="007566BF">
          <w:delText>While coherence time they have achieved by</w:delText>
        </w:r>
        <w:r w:rsidRPr="001A521D" w:rsidDel="007566BF">
          <w:delText xml:space="preserve"> </w:delText>
        </w:r>
        <w:r w:rsidDel="007566BF">
          <w:delText xml:space="preserve">applying Hahn echo </w:delText>
        </w:r>
        <w:r w:rsidR="00ED47A8" w:rsidDel="007566BF">
          <w:delText>technique</w:delText>
        </w:r>
        <w:r w:rsidDel="007566BF">
          <w:delText xml:space="preserve"> T</w:delText>
        </w:r>
        <w:r w:rsidDel="007566BF">
          <w:rPr>
            <w:vertAlign w:val="subscript"/>
          </w:rPr>
          <w:delText>2</w:delText>
        </w:r>
        <w:r w:rsidR="00ED47A8" w:rsidDel="007566BF">
          <w:delText xml:space="preserve"> is</w:delText>
        </w:r>
        <w:r w:rsidDel="007566BF">
          <w:delText xml:space="preserve"> 1.2 us</w:delText>
        </w:r>
        <w:r w:rsidR="00642867" w:rsidDel="007566BF">
          <w:delText xml:space="preserve"> [9]</w:delText>
        </w:r>
        <w:r w:rsidDel="007566BF">
          <w:delText xml:space="preserve"> (</w:delText>
        </w:r>
        <w:r w:rsidRPr="00B22CAC" w:rsidDel="007566BF">
          <w:rPr>
            <w:i/>
          </w:rPr>
          <w:delText>this is strange – ratio T</w:delText>
        </w:r>
        <w:r w:rsidRPr="00B22CAC" w:rsidDel="007566BF">
          <w:rPr>
            <w:i/>
            <w:vertAlign w:val="subscript"/>
          </w:rPr>
          <w:delText>2</w:delText>
        </w:r>
        <w:r w:rsidRPr="00B22CAC" w:rsidDel="007566BF">
          <w:rPr>
            <w:i/>
          </w:rPr>
          <w:delText xml:space="preserve"> / π/2  seems too good</w:delText>
        </w:r>
        <w:r w:rsidDel="007566BF">
          <w:delText xml:space="preserve">). </w:delText>
        </w:r>
      </w:del>
    </w:p>
    <w:p w:rsidR="006058CE" w:rsidRDefault="006058CE" w:rsidP="009D17AE">
      <w:r w:rsidRPr="001A521D">
        <w:t>π</w:t>
      </w:r>
      <w:r>
        <w:t>/2 spin rotation achieved in Andrea Morello Group from UNSW Australia in Si:P material system, using ESR (electron spin resonance technique) is 75 ns [3]. Their T</w:t>
      </w:r>
      <w:r>
        <w:rPr>
          <w:vertAlign w:val="subscript"/>
        </w:rPr>
        <w:t>2</w:t>
      </w:r>
      <w:r>
        <w:t xml:space="preserve"> is 200 us [3]. </w:t>
      </w:r>
      <w:ins w:id="343" w:author="Georgios KATSAROS" w:date="2016-08-20T15:35:00Z">
        <w:r w:rsidR="002C5A46">
          <w:t>Do you compare the same T2?</w:t>
        </w:r>
      </w:ins>
    </w:p>
    <w:p w:rsidR="007D3D0E" w:rsidRDefault="004D1C95" w:rsidP="009D17AE">
      <w:r>
        <w:t>Using hole spin in p-type</w:t>
      </w:r>
      <w:r w:rsidR="006D44E9">
        <w:t xml:space="preserve"> silicon</w:t>
      </w:r>
      <w:r>
        <w:t xml:space="preserve"> industrial CMOS as qubit basis, R. Maurand from S. De Franceschi group in CEA Grenoble, achieved </w:t>
      </w:r>
      <w:r w:rsidR="001A521D" w:rsidRPr="001A521D">
        <w:t>π</w:t>
      </w:r>
      <w:r w:rsidR="001A521D">
        <w:t xml:space="preserve">/2 </w:t>
      </w:r>
      <w:r w:rsidR="00D5323A">
        <w:t>spin</w:t>
      </w:r>
      <w:r w:rsidR="001A521D">
        <w:t xml:space="preserve"> rotation</w:t>
      </w:r>
      <w:r w:rsidR="00D5323A">
        <w:t xml:space="preserve"> of approximately 3 ns</w:t>
      </w:r>
      <w:r w:rsidR="00035244">
        <w:t xml:space="preserve"> [11]</w:t>
      </w:r>
      <w:r w:rsidR="00D5323A">
        <w:t>. While</w:t>
      </w:r>
      <w:r w:rsidR="001A521D">
        <w:t xml:space="preserve"> coherence time</w:t>
      </w:r>
      <w:r w:rsidR="00D5323A">
        <w:t xml:space="preserve"> </w:t>
      </w:r>
      <w:r w:rsidR="001A521D">
        <w:t>T</w:t>
      </w:r>
      <w:r w:rsidR="001A521D">
        <w:rPr>
          <w:vertAlign w:val="subscript"/>
        </w:rPr>
        <w:t>2</w:t>
      </w:r>
      <w:r w:rsidR="001A521D">
        <w:t xml:space="preserve"> </w:t>
      </w:r>
      <w:r w:rsidR="00D5323A">
        <w:t xml:space="preserve">in their case was 245 ns </w:t>
      </w:r>
      <w:r w:rsidR="00035244">
        <w:t>[11]</w:t>
      </w:r>
      <w:r w:rsidR="00D5323A">
        <w:t xml:space="preserve">. </w:t>
      </w:r>
    </w:p>
    <w:p w:rsidR="005B6B72" w:rsidRDefault="006D44E9" w:rsidP="009D17AE">
      <w:r>
        <w:t xml:space="preserve">As mentioned above, reason for slow spin manipulation (long </w:t>
      </w:r>
      <w:r w:rsidRPr="001A521D">
        <w:t>π</w:t>
      </w:r>
      <w:r>
        <w:t xml:space="preserve">/2 spin rotation) in case of silicon material system is low spin orbit coupling for holes and even lower for electrons, what can be seen from the measured results above. Holes in germanium have much higher spin orbit coupling </w:t>
      </w:r>
      <w:ins w:id="344" w:author="Georgios KATSAROS" w:date="2016-08-20T15:26:00Z">
        <w:r w:rsidR="002C5A46">
          <w:t xml:space="preserve">which should </w:t>
        </w:r>
      </w:ins>
      <w:r>
        <w:t>lead</w:t>
      </w:r>
      <w:del w:id="345" w:author="Georgios KATSAROS" w:date="2016-08-20T15:26:00Z">
        <w:r w:rsidDel="002C5A46">
          <w:delText>ing</w:delText>
        </w:r>
      </w:del>
      <w:r>
        <w:t xml:space="preserve"> to much faster spin manipulation in these type of qubits.</w:t>
      </w:r>
    </w:p>
    <w:p w:rsidR="00AA1619" w:rsidRDefault="002C5A46" w:rsidP="009D17AE">
      <w:ins w:id="346" w:author="Georgios KATSAROS" w:date="2016-08-20T15:34:00Z">
        <w:r>
          <w:t>Different type of measurement techniques are applied in order to measure the state of a spin qubit</w:t>
        </w:r>
      </w:ins>
      <w:ins w:id="347" w:author="Georgios KATSAROS" w:date="2016-08-20T15:35:00Z">
        <w:r>
          <w:t xml:space="preserve"> and extract the coherence times</w:t>
        </w:r>
      </w:ins>
      <w:ins w:id="348" w:author="Georgios KATSAROS" w:date="2016-08-20T15:34:00Z">
        <w:r>
          <w:t xml:space="preserve">: </w:t>
        </w:r>
      </w:ins>
    </w:p>
    <w:p w:rsidR="00AA1619" w:rsidRPr="00AA1619" w:rsidDel="002C5A46" w:rsidRDefault="00AA1619" w:rsidP="009D17AE">
      <w:pPr>
        <w:rPr>
          <w:del w:id="349" w:author="Georgios KATSAROS" w:date="2016-08-20T15:34:00Z"/>
          <w:b/>
        </w:rPr>
      </w:pPr>
      <w:del w:id="350" w:author="Georgios KATSAROS" w:date="2016-08-20T15:34:00Z">
        <w:r w:rsidRPr="00AA1619" w:rsidDel="002C5A46">
          <w:rPr>
            <w:b/>
          </w:rPr>
          <w:delText>Measurement</w:delText>
        </w:r>
      </w:del>
    </w:p>
    <w:p w:rsidR="00530490" w:rsidDel="002C5A46" w:rsidRDefault="00F74543" w:rsidP="009D17AE">
      <w:pPr>
        <w:rPr>
          <w:del w:id="351" w:author="Georgios KATSAROS" w:date="2016-08-20T15:34:00Z"/>
        </w:rPr>
      </w:pPr>
      <w:del w:id="352" w:author="Georgios KATSAROS" w:date="2016-08-20T15:34:00Z">
        <w:r w:rsidDel="002C5A46">
          <w:delText>M</w:delText>
        </w:r>
        <w:r w:rsidR="00530490" w:rsidDel="002C5A46">
          <w:delText xml:space="preserve">easurement </w:delText>
        </w:r>
        <w:r w:rsidDel="002C5A46">
          <w:delText xml:space="preserve">of the </w:delText>
        </w:r>
        <w:r w:rsidR="00AA1619" w:rsidDel="002C5A46">
          <w:delText xml:space="preserve">quantum </w:delText>
        </w:r>
        <w:r w:rsidDel="002C5A46">
          <w:delText>calculation result could</w:delText>
        </w:r>
        <w:r w:rsidR="00530490" w:rsidDel="002C5A46">
          <w:delText xml:space="preserve"> be done by spin state projection on the basis states. Physically this is achieved</w:delText>
        </w:r>
        <w:r w:rsidDel="002C5A46">
          <w:delText xml:space="preserve"> using principle of Pauli spin blockade, as explained on Figure 1.</w:delText>
        </w:r>
        <w:r w:rsidR="00530490" w:rsidDel="002C5A46">
          <w:delText xml:space="preserve"> </w:delText>
        </w:r>
        <w:r w:rsidDel="002C5A46">
          <w:delText>Charge configuration then reveals the spin state. Charge configuration can be measured in sev</w:delText>
        </w:r>
        <w:r w:rsidR="00AE2C8B" w:rsidDel="002C5A46">
          <w:delText xml:space="preserve">eral way as listed below. </w:delText>
        </w:r>
      </w:del>
    </w:p>
    <w:p w:rsidR="001860D4" w:rsidDel="002C5A46" w:rsidRDefault="001860D4" w:rsidP="009D17AE">
      <w:pPr>
        <w:rPr>
          <w:del w:id="353" w:author="Georgios KATSAROS" w:date="2016-08-20T15:35:00Z"/>
        </w:rPr>
      </w:pPr>
      <w:del w:id="354" w:author="Georgios KATSAROS" w:date="2016-08-20T15:35:00Z">
        <w:r w:rsidDel="002C5A46">
          <w:delText>Nowadays used techniques for qubit state sensing:</w:delText>
        </w:r>
      </w:del>
    </w:p>
    <w:p w:rsidR="001860D4" w:rsidRDefault="001860D4" w:rsidP="009D17AE">
      <w:pPr>
        <w:pStyle w:val="ListParagraph"/>
        <w:numPr>
          <w:ilvl w:val="0"/>
          <w:numId w:val="5"/>
        </w:numPr>
      </w:pPr>
      <w:r>
        <w:t>DC current readout</w:t>
      </w:r>
    </w:p>
    <w:p w:rsidR="001860D4" w:rsidRDefault="00334797" w:rsidP="009D17AE">
      <w:pPr>
        <w:pStyle w:val="ListParagraph"/>
        <w:numPr>
          <w:ilvl w:val="0"/>
          <w:numId w:val="5"/>
        </w:numPr>
      </w:pPr>
      <w:r>
        <w:t>D</w:t>
      </w:r>
      <w:r w:rsidR="001860D4">
        <w:t xml:space="preserve">ifferential measurement (AC current readout)   </w:t>
      </w:r>
    </w:p>
    <w:p w:rsidR="001860D4" w:rsidRDefault="00334797" w:rsidP="009D17AE">
      <w:pPr>
        <w:pStyle w:val="ListParagraph"/>
        <w:numPr>
          <w:ilvl w:val="0"/>
          <w:numId w:val="5"/>
        </w:numPr>
      </w:pPr>
      <w:r>
        <w:t>O</w:t>
      </w:r>
      <w:r w:rsidR="001860D4">
        <w:t>hmic reflectometry</w:t>
      </w:r>
    </w:p>
    <w:p w:rsidR="001860D4" w:rsidRDefault="00334797" w:rsidP="009D17AE">
      <w:pPr>
        <w:pStyle w:val="ListParagraph"/>
        <w:numPr>
          <w:ilvl w:val="0"/>
          <w:numId w:val="5"/>
        </w:numPr>
      </w:pPr>
      <w:r>
        <w:t>G</w:t>
      </w:r>
      <w:r w:rsidR="001860D4">
        <w:t>ate reflectometry</w:t>
      </w:r>
    </w:p>
    <w:p w:rsidR="001860D4" w:rsidRDefault="002C5A46" w:rsidP="009D17AE">
      <w:ins w:id="355" w:author="Georgios KATSAROS" w:date="2016-08-20T15:35:00Z">
        <w:r>
          <w:t xml:space="preserve">The </w:t>
        </w:r>
      </w:ins>
      <w:del w:id="356" w:author="Georgios KATSAROS" w:date="2016-08-20T15:35:00Z">
        <w:r w:rsidR="00334797" w:rsidDel="002C5A46">
          <w:delText>DC</w:delText>
        </w:r>
      </w:del>
      <w:ins w:id="357" w:author="Georgios KATSAROS" w:date="2016-08-20T15:35:00Z">
        <w:r>
          <w:t>DC</w:t>
        </w:r>
      </w:ins>
      <w:r w:rsidR="00334797">
        <w:t xml:space="preserve"> current readout is sensing the electron transport through the qubit</w:t>
      </w:r>
      <w:r w:rsidR="00534ED8">
        <w:t xml:space="preserve"> by means of current measurement</w:t>
      </w:r>
      <w:r w:rsidR="00334797">
        <w:t>.</w:t>
      </w:r>
      <w:del w:id="358" w:author="Josip KUKUCKA" w:date="2016-08-20T22:18:00Z">
        <w:r w:rsidR="00334797" w:rsidDel="0090395E">
          <w:delText xml:space="preserve"> </w:delText>
        </w:r>
      </w:del>
      <w:del w:id="359" w:author="Josip KUKUCKA" w:date="2016-08-20T22:17:00Z">
        <w:r w:rsidR="00334797" w:rsidDel="0090395E">
          <w:delText>It requires electron transport which in DQD system is not possible</w:delText>
        </w:r>
        <w:r w:rsidR="00F74543" w:rsidDel="0090395E">
          <w:delText>, so it requires additional charge sensor</w:delText>
        </w:r>
      </w:del>
      <w:ins w:id="360" w:author="Georgios KATSAROS" w:date="2016-08-20T15:35:00Z">
        <w:del w:id="361" w:author="Josip KUKUCKA" w:date="2016-08-20T22:17:00Z">
          <w:r w:rsidDel="0090395E">
            <w:delText xml:space="preserve"> (Not really true, many people are</w:delText>
          </w:r>
        </w:del>
        <w:del w:id="362" w:author="Josip KUKUCKA" w:date="2016-08-20T22:18:00Z">
          <w:r w:rsidDel="0090395E">
            <w:delText xml:space="preserve"> still measuring current in DQD)</w:delText>
          </w:r>
        </w:del>
      </w:ins>
      <w:del w:id="363" w:author="Josip KUKUCKA" w:date="2016-08-20T22:18:00Z">
        <w:r w:rsidR="00F74543" w:rsidDel="0090395E">
          <w:delText>.</w:delText>
        </w:r>
        <w:r w:rsidR="00334797" w:rsidDel="0090395E">
          <w:delText xml:space="preserve"> </w:delText>
        </w:r>
      </w:del>
      <w:r w:rsidR="00F74543">
        <w:t xml:space="preserve">It is </w:t>
      </w:r>
      <w:r w:rsidR="00334797">
        <w:t>prone to low frequency 1/f noise</w:t>
      </w:r>
      <w:ins w:id="364" w:author="Josip KUKUCKA" w:date="2016-08-20T22:17:00Z">
        <w:r w:rsidR="0090395E">
          <w:t xml:space="preserve"> and BW is</w:t>
        </w:r>
      </w:ins>
      <w:ins w:id="365" w:author="Josip KUKUCKA" w:date="2016-08-20T22:18:00Z">
        <w:r w:rsidR="0090395E">
          <w:t xml:space="preserve"> low</w:t>
        </w:r>
      </w:ins>
      <w:ins w:id="366" w:author="Josip KUKUCKA" w:date="2016-08-20T22:17:00Z">
        <w:r w:rsidR="0090395E">
          <w:t xml:space="preserve"> because of heavy filtering for achieving low effective electron temperatures</w:t>
        </w:r>
      </w:ins>
      <w:r w:rsidR="00334797">
        <w:t>.</w:t>
      </w:r>
      <w:r w:rsidR="00BC0EAE">
        <w:t xml:space="preserve"> </w:t>
      </w:r>
    </w:p>
    <w:p w:rsidR="00334797" w:rsidRDefault="00BC0EAE" w:rsidP="009D17AE">
      <w:r>
        <w:lastRenderedPageBreak/>
        <w:t>Differential measurement (AC current readout) has the same drawbacks as DC current readout. It is typically</w:t>
      </w:r>
      <w:r w:rsidR="00F74543">
        <w:t xml:space="preserve"> done with low frequency lock </w:t>
      </w:r>
      <w:r>
        <w:t>in technique.</w:t>
      </w:r>
      <w:ins w:id="367" w:author="Georgios KATSAROS" w:date="2016-08-20T15:36:00Z">
        <w:r w:rsidR="006768CC">
          <w:t xml:space="preserve"> (Maybe you can comment on the speed of the lockin measurement)</w:t>
        </w:r>
      </w:ins>
    </w:p>
    <w:p w:rsidR="001775B9" w:rsidRDefault="00BC0EAE" w:rsidP="00BC0EAE">
      <w:r>
        <w:t xml:space="preserve">Ohmic reflectometry is </w:t>
      </w:r>
      <w:ins w:id="368" w:author="Georgios KATSAROS" w:date="2016-08-20T15:36:00Z">
        <w:r w:rsidR="006768CC">
          <w:t xml:space="preserve">a </w:t>
        </w:r>
      </w:ins>
      <w:r>
        <w:t xml:space="preserve">technique of indirect sensing </w:t>
      </w:r>
      <w:del w:id="369" w:author="Georgios KATSAROS" w:date="2016-08-20T15:37:00Z">
        <w:r w:rsidDel="006768CC">
          <w:delText xml:space="preserve">of </w:delText>
        </w:r>
      </w:del>
      <w:r>
        <w:t>the</w:t>
      </w:r>
      <w:r w:rsidR="00F33A4D">
        <w:t xml:space="preserve"> change </w:t>
      </w:r>
      <w:del w:id="370" w:author="Georgios KATSAROS" w:date="2016-08-20T15:37:00Z">
        <w:r w:rsidR="00F33A4D" w:rsidDel="006768CC">
          <w:delText>in a</w:delText>
        </w:r>
      </w:del>
      <w:ins w:id="371" w:author="Georgios KATSAROS" w:date="2016-08-20T15:37:00Z">
        <w:r w:rsidR="006768CC">
          <w:t>of the</w:t>
        </w:r>
      </w:ins>
      <w:r w:rsidR="00F33A4D">
        <w:t xml:space="preserve"> qubit</w:t>
      </w:r>
      <w:r>
        <w:t xml:space="preserve"> impedance by monitoring </w:t>
      </w:r>
      <w:ins w:id="372" w:author="Georgios KATSAROS" w:date="2016-08-20T15:40:00Z">
        <w:r w:rsidR="006768CC">
          <w:t>the</w:t>
        </w:r>
      </w:ins>
      <w:ins w:id="373" w:author="Georgios KATSAROS" w:date="2016-08-20T15:38:00Z">
        <w:r w:rsidR="006768CC">
          <w:t xml:space="preserve"> </w:t>
        </w:r>
      </w:ins>
      <w:r w:rsidR="009548B4">
        <w:t xml:space="preserve">amplitude or phase of the </w:t>
      </w:r>
      <w:del w:id="374" w:author="Georgios KATSAROS" w:date="2016-08-20T15:38:00Z">
        <w:r w:rsidDel="006768CC">
          <w:delText xml:space="preserve">portion of the sent wave </w:delText>
        </w:r>
      </w:del>
      <w:r>
        <w:t xml:space="preserve">reflected from the qubit </w:t>
      </w:r>
      <w:ins w:id="375" w:author="Georgios KATSAROS" w:date="2016-08-20T15:38:00Z">
        <w:r w:rsidR="006768CC">
          <w:t>wave (See figure 3 for a more detailed explanation)</w:t>
        </w:r>
      </w:ins>
      <w:del w:id="376" w:author="Georgios KATSAROS" w:date="2016-08-20T15:39:00Z">
        <w:r w:rsidDel="006768CC">
          <w:delText>structure</w:delText>
        </w:r>
      </w:del>
      <w:r>
        <w:t>. It is usuall</w:t>
      </w:r>
      <w:r w:rsidR="00C90BC5">
        <w:t>y done by high frequency lock</w:t>
      </w:r>
      <w:ins w:id="377" w:author="Georgios KATSAROS" w:date="2016-08-20T15:37:00Z">
        <w:r w:rsidR="006768CC">
          <w:t>-</w:t>
        </w:r>
      </w:ins>
      <w:del w:id="378" w:author="Georgios KATSAROS" w:date="2016-08-20T15:37:00Z">
        <w:r w:rsidR="00C90BC5" w:rsidDel="006768CC">
          <w:delText xml:space="preserve"> </w:delText>
        </w:r>
      </w:del>
      <w:r>
        <w:t>in technique</w:t>
      </w:r>
      <w:ins w:id="379" w:author="Georgios KATSAROS" w:date="2016-08-20T15:37:00Z">
        <w:r w:rsidR="006768CC">
          <w:t>s</w:t>
        </w:r>
      </w:ins>
      <w:r>
        <w:t xml:space="preserve"> and is not prone to 1/f noise. </w:t>
      </w:r>
    </w:p>
    <w:p w:rsidR="00ED3D43" w:rsidRDefault="006768CC" w:rsidP="00BC0EAE">
      <w:pPr>
        <w:rPr>
          <w:b/>
        </w:rPr>
      </w:pPr>
      <w:ins w:id="380" w:author="Georgios KATSAROS" w:date="2016-08-20T15:39:00Z">
        <w:r>
          <w:t xml:space="preserve">Finally, </w:t>
        </w:r>
      </w:ins>
      <w:del w:id="381" w:author="Georgios KATSAROS" w:date="2016-08-20T15:39:00Z">
        <w:r w:rsidR="001775B9" w:rsidDel="006768CC">
          <w:delText>G</w:delText>
        </w:r>
      </w:del>
      <w:ins w:id="382" w:author="Georgios KATSAROS" w:date="2016-08-20T15:39:00Z">
        <w:r>
          <w:t>g</w:t>
        </w:r>
      </w:ins>
      <w:r w:rsidR="001775B9">
        <w:t>ate</w:t>
      </w:r>
      <w:r w:rsidR="00BC0EAE">
        <w:t xml:space="preserve"> reflectometry is </w:t>
      </w:r>
      <w:ins w:id="383" w:author="Georgios KATSAROS" w:date="2016-08-20T15:37:00Z">
        <w:r>
          <w:t xml:space="preserve">a </w:t>
        </w:r>
      </w:ins>
      <w:r w:rsidR="00BC0EAE">
        <w:t xml:space="preserve">technique of indirect sensing of the </w:t>
      </w:r>
      <w:r w:rsidR="00F33A4D">
        <w:t xml:space="preserve">change in </w:t>
      </w:r>
      <w:del w:id="384" w:author="Georgios KATSAROS" w:date="2016-08-20T15:39:00Z">
        <w:r w:rsidR="00F33A4D" w:rsidDel="006768CC">
          <w:delText xml:space="preserve">a </w:delText>
        </w:r>
      </w:del>
      <w:ins w:id="385" w:author="Georgios KATSAROS" w:date="2016-08-20T15:39:00Z">
        <w:r>
          <w:t xml:space="preserve">the </w:t>
        </w:r>
      </w:ins>
      <w:r w:rsidR="00F33A4D">
        <w:t>qubit</w:t>
      </w:r>
      <w:r w:rsidR="00BC0EAE">
        <w:t xml:space="preserve"> capacitance by monitoring </w:t>
      </w:r>
      <w:ins w:id="386" w:author="Georgios KATSAROS" w:date="2016-08-20T15:40:00Z">
        <w:r>
          <w:t xml:space="preserve">the </w:t>
        </w:r>
      </w:ins>
      <w:r w:rsidR="009548B4">
        <w:t xml:space="preserve">amplitude or phase of the </w:t>
      </w:r>
      <w:r w:rsidR="00BC0EAE">
        <w:t xml:space="preserve">portion of the sent wave reflected from the one of the qubit gates. </w:t>
      </w:r>
      <w:r w:rsidR="00BC0EAE" w:rsidRPr="007E48A5">
        <w:rPr>
          <w:b/>
        </w:rPr>
        <w:t xml:space="preserve">It’s big advantage is that it does </w:t>
      </w:r>
      <w:del w:id="387" w:author="Georgios KATSAROS" w:date="2016-08-20T15:40:00Z">
        <w:r w:rsidR="00BC0EAE" w:rsidRPr="007E48A5" w:rsidDel="006768CC">
          <w:rPr>
            <w:b/>
          </w:rPr>
          <w:delText xml:space="preserve">not </w:delText>
        </w:r>
      </w:del>
      <w:ins w:id="388" w:author="Georgios KATSAROS" w:date="2016-08-20T15:40:00Z">
        <w:r>
          <w:rPr>
            <w:b/>
          </w:rPr>
          <w:t>neither</w:t>
        </w:r>
        <w:r w:rsidRPr="007E48A5">
          <w:rPr>
            <w:b/>
          </w:rPr>
          <w:t xml:space="preserve"> </w:t>
        </w:r>
      </w:ins>
      <w:r w:rsidR="00BC0EAE" w:rsidRPr="007E48A5">
        <w:rPr>
          <w:b/>
        </w:rPr>
        <w:t>require cha</w:t>
      </w:r>
      <w:r w:rsidR="007E48A5" w:rsidRPr="007E48A5">
        <w:rPr>
          <w:b/>
        </w:rPr>
        <w:t>rge transport through the qubit</w:t>
      </w:r>
      <w:ins w:id="389" w:author="Georgios KATSAROS" w:date="2016-08-20T15:40:00Z">
        <w:r>
          <w:rPr>
            <w:b/>
          </w:rPr>
          <w:t xml:space="preserve"> nor the existence of a </w:t>
        </w:r>
      </w:ins>
      <w:del w:id="390" w:author="Georgios KATSAROS" w:date="2016-08-20T15:41:00Z">
        <w:r w:rsidR="00AA1619" w:rsidDel="006768CC">
          <w:rPr>
            <w:b/>
          </w:rPr>
          <w:delText xml:space="preserve"> -&gt; </w:delText>
        </w:r>
      </w:del>
      <w:r w:rsidR="00AA1619">
        <w:rPr>
          <w:b/>
        </w:rPr>
        <w:t>no charge sensor</w:t>
      </w:r>
      <w:r w:rsidR="007E48A5" w:rsidRPr="007E48A5">
        <w:rPr>
          <w:b/>
        </w:rPr>
        <w:t>.</w:t>
      </w:r>
    </w:p>
    <w:p w:rsidR="00ED3D43" w:rsidRDefault="00ED3D43" w:rsidP="00ED3D43">
      <w:pPr>
        <w:rPr>
          <w:b/>
        </w:rPr>
      </w:pPr>
      <w:r w:rsidRPr="00456D15">
        <w:rPr>
          <w:b/>
        </w:rPr>
        <w:t>What is reflectometry?</w:t>
      </w:r>
    </w:p>
    <w:p w:rsidR="00073A9B" w:rsidRPr="00456D15" w:rsidRDefault="00D676E2" w:rsidP="00ED3D43">
      <w:pPr>
        <w:rPr>
          <w:b/>
        </w:rPr>
      </w:pPr>
      <w:r w:rsidRPr="00D676E2">
        <w:rPr>
          <w:b/>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3810</wp:posOffset>
            </wp:positionV>
            <wp:extent cx="3452400" cy="817200"/>
            <wp:effectExtent l="0" t="0" r="0" b="2540"/>
            <wp:wrapSquare wrapText="bothSides"/>
            <wp:docPr id="8" name="Picture 8" descr="C:\Users\jkukucka\Documents\GitHub\Fellowship\Reflectometry_bas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400" cy="81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A9B" w:rsidRDefault="00073A9B" w:rsidP="00ED3D43"/>
    <w:p w:rsidR="00073A9B" w:rsidRDefault="00073A9B" w:rsidP="00ED3D43"/>
    <w:p w:rsidR="00073A9B" w:rsidRPr="00ED56D2" w:rsidRDefault="00073A9B" w:rsidP="00073A9B">
      <w:pPr>
        <w:pStyle w:val="Subtitle"/>
      </w:pPr>
      <w:r>
        <w:t>Fig</w:t>
      </w:r>
      <w:r w:rsidR="002F4FF1">
        <w:t>ure 3</w:t>
      </w:r>
      <w:r>
        <w:t>:</w:t>
      </w:r>
      <w:r w:rsidR="002F4FF1">
        <w:t xml:space="preserve"> Basic principle of </w:t>
      </w:r>
      <w:r w:rsidR="00D676E2">
        <w:t xml:space="preserve">ohmic </w:t>
      </w:r>
      <w:r w:rsidR="002F4FF1">
        <w:t>reflectometry. C</w:t>
      </w:r>
      <w:r w:rsidR="002F4FF1">
        <w:rPr>
          <w:vertAlign w:val="subscript"/>
        </w:rPr>
        <w:t xml:space="preserve">S </w:t>
      </w:r>
      <w:r w:rsidR="002F4FF1">
        <w:t>and R</w:t>
      </w:r>
      <w:r w:rsidR="002F4FF1">
        <w:rPr>
          <w:vertAlign w:val="subscript"/>
        </w:rPr>
        <w:t>S</w:t>
      </w:r>
      <w:r>
        <w:t xml:space="preserve"> </w:t>
      </w:r>
      <w:r w:rsidR="002F4FF1">
        <w:t xml:space="preserve">constitutes </w:t>
      </w:r>
      <w:ins w:id="391" w:author="Georgios KATSAROS" w:date="2016-08-20T15:41:00Z">
        <w:r w:rsidR="006768CC">
          <w:t xml:space="preserve">the </w:t>
        </w:r>
      </w:ins>
      <w:r w:rsidR="002F4FF1">
        <w:t xml:space="preserve">equivalent electrical schematic of a measured sample, e.g. </w:t>
      </w:r>
      <w:ins w:id="392" w:author="Georgios KATSAROS" w:date="2016-08-20T15:41:00Z">
        <w:r w:rsidR="006768CC">
          <w:t xml:space="preserve">a </w:t>
        </w:r>
      </w:ins>
      <w:r w:rsidR="002F4FF1">
        <w:t>single electron</w:t>
      </w:r>
      <w:r w:rsidR="00AA1619">
        <w:t xml:space="preserve"> (hole)</w:t>
      </w:r>
      <w:r w:rsidR="002F4FF1">
        <w:t xml:space="preserve"> transistor</w:t>
      </w:r>
      <w:r w:rsidR="00D47F9B">
        <w:t xml:space="preserve"> as charge sensor</w:t>
      </w:r>
      <w:ins w:id="393" w:author="Georgios KATSAROS" w:date="2016-08-20T15:41:00Z">
        <w:r w:rsidR="006768CC">
          <w:t xml:space="preserve"> (I would not say that this is a charge sensor, here you give a general description what reflectometry is)</w:t>
        </w:r>
      </w:ins>
      <w:r w:rsidR="00D47F9B">
        <w:t xml:space="preserve"> of DQD</w:t>
      </w:r>
      <w:ins w:id="394" w:author="Georgios KATSAROS" w:date="2016-08-20T15:46:00Z">
        <w:r w:rsidR="008114B1">
          <w:t xml:space="preserve"> (also no DQD, this is a general description)</w:t>
        </w:r>
      </w:ins>
      <w:r w:rsidR="00AA1619">
        <w:t>,</w:t>
      </w:r>
      <w:r w:rsidR="002F4FF1">
        <w:t xml:space="preserve"> formed by single quantum dot. </w:t>
      </w:r>
      <w:r w:rsidR="00D676E2">
        <w:t xml:space="preserve">S and D denotes source and drain contacts </w:t>
      </w:r>
      <w:r w:rsidR="00D47F9B">
        <w:t xml:space="preserve">of the </w:t>
      </w:r>
      <w:del w:id="395" w:author="Georgios KATSAROS" w:date="2016-08-20T15:42:00Z">
        <w:r w:rsidR="00D47F9B" w:rsidDel="006768CC">
          <w:delText>charge sensor</w:delText>
        </w:r>
      </w:del>
      <w:ins w:id="396" w:author="Georgios KATSAROS" w:date="2016-08-20T15:42:00Z">
        <w:r w:rsidR="006768CC">
          <w:t>single hole transistor,</w:t>
        </w:r>
      </w:ins>
      <w:r w:rsidR="00D47F9B">
        <w:t xml:space="preserve"> respectively</w:t>
      </w:r>
      <w:r w:rsidR="00D676E2">
        <w:t xml:space="preserve">. </w:t>
      </w:r>
      <w:ins w:id="397" w:author="Georgios KATSAROS" w:date="2016-08-20T15:42:00Z">
        <w:r w:rsidR="006768CC">
          <w:t xml:space="preserve">The </w:t>
        </w:r>
      </w:ins>
      <w:del w:id="398" w:author="Georgios KATSAROS" w:date="2016-08-20T15:42:00Z">
        <w:r w:rsidR="00D676E2" w:rsidDel="006768CC">
          <w:delText>R</w:delText>
        </w:r>
      </w:del>
      <w:ins w:id="399" w:author="Georgios KATSAROS" w:date="2016-08-20T15:42:00Z">
        <w:r w:rsidR="006768CC">
          <w:t>r</w:t>
        </w:r>
      </w:ins>
      <w:r w:rsidR="00D676E2">
        <w:t xml:space="preserve">esonance circuit formed with </w:t>
      </w:r>
      <w:ins w:id="400" w:author="Georgios KATSAROS" w:date="2016-08-20T15:42:00Z">
        <w:r w:rsidR="006768CC">
          <w:t xml:space="preserve">an </w:t>
        </w:r>
      </w:ins>
      <w:r w:rsidR="00D676E2">
        <w:t xml:space="preserve">inductor L and </w:t>
      </w:r>
      <w:ins w:id="401" w:author="Georgios KATSAROS" w:date="2016-08-20T15:42:00Z">
        <w:r w:rsidR="006768CC">
          <w:t xml:space="preserve">a </w:t>
        </w:r>
      </w:ins>
      <w:r w:rsidR="00D676E2">
        <w:t>capacitance C is connected to</w:t>
      </w:r>
      <w:r w:rsidR="00AA1619">
        <w:t xml:space="preserve"> the</w:t>
      </w:r>
      <w:r w:rsidR="00D676E2">
        <w:t xml:space="preserve"> source contact.</w:t>
      </w:r>
    </w:p>
    <w:p w:rsidR="00073A9B" w:rsidRDefault="00073A9B" w:rsidP="00073A9B">
      <w:pPr>
        <w:jc w:val="center"/>
      </w:pPr>
    </w:p>
    <w:p w:rsidR="00ED3D43" w:rsidRPr="00AA46FA" w:rsidRDefault="00ED3D43" w:rsidP="00D47F9B">
      <w:r>
        <w:t xml:space="preserve">Reflectometry is </w:t>
      </w:r>
      <w:ins w:id="402" w:author="Georgios KATSAROS" w:date="2016-08-20T15:42:00Z">
        <w:r w:rsidR="008114B1">
          <w:t xml:space="preserve">a </w:t>
        </w:r>
      </w:ins>
      <w:r>
        <w:t xml:space="preserve">readout technique based on </w:t>
      </w:r>
      <w:ins w:id="403" w:author="Georgios KATSAROS" w:date="2016-08-20T15:43:00Z">
        <w:r w:rsidR="008114B1">
          <w:t xml:space="preserve">the </w:t>
        </w:r>
      </w:ins>
      <w:r>
        <w:t xml:space="preserve">change of </w:t>
      </w:r>
      <w:ins w:id="404" w:author="Georgios KATSAROS" w:date="2016-08-20T15:43:00Z">
        <w:r w:rsidR="008114B1">
          <w:t xml:space="preserve">the </w:t>
        </w:r>
      </w:ins>
      <w:r>
        <w:t xml:space="preserve">wave reflection coefficient Γ. It comes from </w:t>
      </w:r>
      <w:ins w:id="405" w:author="Georgios KATSAROS" w:date="2016-08-20T15:43:00Z">
        <w:r w:rsidR="008114B1">
          <w:t xml:space="preserve">the </w:t>
        </w:r>
      </w:ins>
      <w:r>
        <w:t xml:space="preserve">electromagnetic wave principle – if </w:t>
      </w:r>
      <w:del w:id="406" w:author="Georgios KATSAROS" w:date="2016-08-20T15:43:00Z">
        <w:r w:rsidDel="008114B1">
          <w:delText xml:space="preserve">the </w:delText>
        </w:r>
      </w:del>
      <w:ins w:id="407" w:author="Georgios KATSAROS" w:date="2016-08-20T15:43:00Z">
        <w:r w:rsidR="008114B1">
          <w:t xml:space="preserve">a </w:t>
        </w:r>
      </w:ins>
      <w:r>
        <w:t xml:space="preserve">wave is travelling in </w:t>
      </w:r>
      <w:ins w:id="408" w:author="Georgios KATSAROS" w:date="2016-08-20T15:43:00Z">
        <w:r w:rsidR="008114B1">
          <w:t xml:space="preserve">a </w:t>
        </w:r>
      </w:ins>
      <w:r>
        <w:t>media with impedance Z</w:t>
      </w:r>
      <w:r>
        <w:rPr>
          <w:vertAlign w:val="subscript"/>
        </w:rPr>
        <w:t xml:space="preserve">0 </w:t>
      </w:r>
      <w:r>
        <w:t xml:space="preserve"> (e.g. coax cable) and it encounters </w:t>
      </w:r>
      <w:ins w:id="409" w:author="Georgios KATSAROS" w:date="2016-08-20T15:43:00Z">
        <w:r w:rsidR="008114B1">
          <w:t xml:space="preserve">a </w:t>
        </w:r>
      </w:ins>
      <w:r>
        <w:t xml:space="preserve">change of impedance (e.g. coax end) to Z, </w:t>
      </w:r>
      <w:ins w:id="410" w:author="Georgios KATSAROS" w:date="2016-08-20T15:43:00Z">
        <w:r w:rsidR="008114B1">
          <w:t xml:space="preserve">a </w:t>
        </w:r>
      </w:ins>
      <w:r>
        <w:t xml:space="preserve">portion of the wave will be reflected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m:t>
        </m:r>
      </m:oMath>
      <w:r w:rsidR="003E2347">
        <w:rPr>
          <w:rFonts w:eastAsiaTheme="minorEastAsia"/>
        </w:rPr>
        <w:t>,</w:t>
      </w:r>
      <w:r>
        <w:rPr>
          <w:rFonts w:eastAsiaTheme="minorEastAsia"/>
        </w:rPr>
        <w:t xml:space="preserve"> where A</w:t>
      </w:r>
      <w:r>
        <w:rPr>
          <w:rFonts w:eastAsiaTheme="minorEastAsia"/>
          <w:vertAlign w:val="subscript"/>
        </w:rPr>
        <w:t>r</w:t>
      </w:r>
      <w:r>
        <w:rPr>
          <w:rFonts w:eastAsiaTheme="minorEastAsia"/>
        </w:rPr>
        <w:t xml:space="preserve"> is amplitude </w:t>
      </w:r>
      <w:r w:rsidR="002F7BCB">
        <w:rPr>
          <w:rFonts w:eastAsiaTheme="minorEastAsia"/>
        </w:rPr>
        <w:t>of a</w:t>
      </w:r>
      <w:r>
        <w:rPr>
          <w:rFonts w:eastAsiaTheme="minorEastAsia"/>
        </w:rPr>
        <w:t xml:space="preserve"> reflected, A</w:t>
      </w:r>
      <w:r>
        <w:rPr>
          <w:rFonts w:eastAsiaTheme="minorEastAsia"/>
          <w:vertAlign w:val="subscript"/>
        </w:rPr>
        <w:t xml:space="preserve">in </w:t>
      </w:r>
      <w:r>
        <w:t xml:space="preserve">amplitude </w:t>
      </w:r>
      <w:r w:rsidR="003E2347">
        <w:t xml:space="preserve">of </w:t>
      </w:r>
      <w:r w:rsidR="002F7BCB">
        <w:t xml:space="preserve">an </w:t>
      </w:r>
      <w:r w:rsidR="003E2347">
        <w:t>incomi</w:t>
      </w:r>
      <w:r w:rsidR="002F7BCB">
        <w:t>n</w:t>
      </w:r>
      <w:r w:rsidR="00EB3520">
        <w:t>g wave and</w:t>
      </w:r>
      <w:r>
        <w:t xml:space="preserve"> Γ</w:t>
      </w:r>
      <w:r w:rsidR="00B85245">
        <w:t xml:space="preserve"> is reflection coefficient</w:t>
      </w:r>
      <w:r>
        <w:rPr>
          <w:rFonts w:eastAsiaTheme="minorEastAsia"/>
        </w:rPr>
        <w:t>.</w:t>
      </w:r>
    </w:p>
    <w:p w:rsidR="00ED3D43" w:rsidRDefault="008114B1" w:rsidP="00D47F9B">
      <w:ins w:id="411" w:author="Georgios KATSAROS" w:date="2016-08-20T15:45:00Z">
        <w:r>
          <w:lastRenderedPageBreak/>
          <w:t xml:space="preserve">By </w:t>
        </w:r>
      </w:ins>
      <w:del w:id="412" w:author="Georgios KATSAROS" w:date="2016-08-20T15:45:00Z">
        <w:r w:rsidR="00ED3D43" w:rsidDel="008114B1">
          <w:delText>P</w:delText>
        </w:r>
      </w:del>
      <w:ins w:id="413" w:author="Georgios KATSAROS" w:date="2016-08-20T15:45:00Z">
        <w:r>
          <w:t>p</w:t>
        </w:r>
      </w:ins>
      <w:r w:rsidR="00ED3D43">
        <w:t xml:space="preserve">utting </w:t>
      </w:r>
      <w:ins w:id="414" w:author="Georgios KATSAROS" w:date="2016-08-20T15:45:00Z">
        <w:r>
          <w:t xml:space="preserve">a </w:t>
        </w:r>
      </w:ins>
      <w:r w:rsidR="00ED3D43">
        <w:t xml:space="preserve">resonant </w:t>
      </w:r>
      <w:r w:rsidR="00D47F9B">
        <w:t xml:space="preserve">circuit </w:t>
      </w:r>
      <w:ins w:id="415" w:author="Georgios KATSAROS" w:date="2016-08-20T15:45:00Z">
        <w:r>
          <w:t xml:space="preserve">connected to a single hole transitor </w:t>
        </w:r>
      </w:ins>
      <w:del w:id="416" w:author="Georgios KATSAROS" w:date="2016-08-20T15:45:00Z">
        <w:r w:rsidR="00D47F9B" w:rsidDel="008114B1">
          <w:delText>with incorporated charge sensor</w:delText>
        </w:r>
      </w:del>
      <w:r w:rsidR="00D47F9B">
        <w:t xml:space="preserve"> (Figure 3, red polygon)</w:t>
      </w:r>
      <w:r w:rsidR="00ED3D43">
        <w:t xml:space="preserve"> instead of coax cable end one </w:t>
      </w:r>
      <w:r w:rsidR="00D47F9B">
        <w:t>can measure charge sensor impedance change caused by change in charge configuration in the nearby DQD</w:t>
      </w:r>
      <w:ins w:id="417" w:author="Georgios KATSAROS" w:date="2016-08-20T15:46:00Z">
        <w:r w:rsidR="00E97AC9">
          <w:t xml:space="preserve"> (see above about double quantum dot; give a more general description</w:t>
        </w:r>
      </w:ins>
      <w:r w:rsidR="00ED3D43">
        <w:t xml:space="preserve">. If elements of a resonant circuit – inductance L and capacitance C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ED3D43">
        <w:rPr>
          <w:rFonts w:eastAsiaTheme="minorEastAsia"/>
        </w:rPr>
        <w:t xml:space="preserve"> </w:t>
      </w:r>
      <w:r w:rsidR="00ED3D43">
        <w:t>, wave reflection coefficient Γ</w:t>
      </w:r>
      <w:r w:rsidR="00ED3D43">
        <w:rPr>
          <w:rFonts w:eastAsiaTheme="minorEastAsia"/>
          <w:vertAlign w:val="subscript"/>
        </w:rPr>
        <w:t xml:space="preserve"> </w:t>
      </w:r>
      <w:r w:rsidR="00ED3D43">
        <w:rPr>
          <w:rFonts w:eastAsiaTheme="minorEastAsia"/>
        </w:rPr>
        <w:t xml:space="preserve"> is minimized</w:t>
      </w:r>
      <w:r w:rsidR="00D47F9B">
        <w:rPr>
          <w:rFonts w:eastAsiaTheme="minorEastAsia"/>
        </w:rPr>
        <w:t xml:space="preserve">. </w:t>
      </w:r>
      <w:r w:rsidR="009221DD">
        <w:rPr>
          <w:rFonts w:eastAsiaTheme="minorEastAsia"/>
        </w:rPr>
        <w:t xml:space="preserve">Proper choosing means that the impedance of complete matching circuit on resonance is equal, or matches, characteristic impedance coax line </w:t>
      </w:r>
      <w:r w:rsidR="009221DD">
        <w:t>Z</w:t>
      </w:r>
      <w:r w:rsidR="009221DD">
        <w:rPr>
          <w:vertAlign w:val="subscript"/>
        </w:rPr>
        <w:t>0</w:t>
      </w:r>
      <w:r w:rsidR="009221DD">
        <w:rPr>
          <w:rFonts w:eastAsiaTheme="minorEastAsia"/>
        </w:rPr>
        <w:t xml:space="preserve">.   </w:t>
      </w:r>
      <w:r w:rsidR="00D47F9B">
        <w:rPr>
          <w:rFonts w:eastAsiaTheme="minorEastAsia"/>
        </w:rPr>
        <w:t>Thus if DQD charge configuration changes -&gt; charge sensor impedance changes -&gt; reflection coefficient changes -&gt; amplitude of reflection wave changes.</w:t>
      </w:r>
      <w:ins w:id="418" w:author="Georgios KATSAROS" w:date="2016-08-20T15:47:00Z">
        <w:r w:rsidR="00E97AC9">
          <w:rPr>
            <w:rFonts w:eastAsiaTheme="minorEastAsia"/>
          </w:rPr>
          <w:t xml:space="preserve"> (It is nicely explained, however as stated above write it in a more general way)</w:t>
        </w:r>
      </w:ins>
    </w:p>
    <w:p w:rsidR="00ED3D43" w:rsidRDefault="00ED3D43" w:rsidP="00BC0EAE">
      <w:pPr>
        <w:rPr>
          <w:b/>
        </w:rPr>
      </w:pPr>
    </w:p>
    <w:p w:rsidR="00DC050A" w:rsidRPr="00855CF5" w:rsidRDefault="00DC050A" w:rsidP="00DC050A">
      <w:pPr>
        <w:rPr>
          <w:i/>
        </w:rPr>
      </w:pPr>
      <w:r w:rsidRPr="00855CF5">
        <w:rPr>
          <w:i/>
        </w:rPr>
        <w:t>Measurement</w:t>
      </w:r>
      <w:ins w:id="419" w:author="Georgios KATSAROS" w:date="2016-08-20T15:47:00Z">
        <w:r w:rsidR="00E97AC9">
          <w:rPr>
            <w:i/>
          </w:rPr>
          <w:t>s</w:t>
        </w:r>
      </w:ins>
      <w:r w:rsidRPr="00855CF5">
        <w:rPr>
          <w:i/>
        </w:rPr>
        <w:t xml:space="preserve"> need to be sensitive enough to achieve </w:t>
      </w:r>
      <w:ins w:id="420" w:author="Georgios KATSAROS" w:date="2016-08-20T15:48:00Z">
        <w:r w:rsidR="00E97AC9">
          <w:rPr>
            <w:i/>
          </w:rPr>
          <w:t xml:space="preserve">a high enough </w:t>
        </w:r>
      </w:ins>
      <w:r w:rsidRPr="00855CF5">
        <w:rPr>
          <w:i/>
        </w:rPr>
        <w:t xml:space="preserve">signal to noise ratio (SNR) </w:t>
      </w:r>
      <w:del w:id="421" w:author="Georgios KATSAROS" w:date="2016-08-20T15:48:00Z">
        <w:r w:rsidRPr="00855CF5" w:rsidDel="00E97AC9">
          <w:rPr>
            <w:i/>
          </w:rPr>
          <w:delText xml:space="preserve">high enough </w:delText>
        </w:r>
      </w:del>
      <w:r w:rsidRPr="00855CF5">
        <w:rPr>
          <w:i/>
        </w:rPr>
        <w:t>(typically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w:t>
      </w:r>
      <w:r w:rsidR="00A827AF">
        <w:rPr>
          <w:i/>
        </w:rPr>
        <w:t xml:space="preserve"> and SNR raised </w:t>
      </w:r>
      <w:r>
        <w:rPr>
          <w:i/>
        </w:rPr>
        <w:t>but measurement become slower.</w:t>
      </w:r>
      <w:r w:rsidR="00F21C13">
        <w:rPr>
          <w:i/>
        </w:rPr>
        <w:t xml:space="preserve"> </w:t>
      </w:r>
      <w:r>
        <w:rPr>
          <w:i/>
        </w:rPr>
        <w:t>Thus for achieving good SNR in short time signal need to be high. In our case fast measurement is required to obtain good quality measurement fast enough.</w:t>
      </w:r>
      <w:ins w:id="422" w:author="Georgios KATSAROS" w:date="2016-08-20T15:48:00Z">
        <w:r w:rsidR="00E97AC9">
          <w:rPr>
            <w:i/>
          </w:rPr>
          <w:t xml:space="preserve"> (I think this part does not fit here, should be put when you explain how you will tune your reflectometry what is important)</w:t>
        </w:r>
      </w:ins>
    </w:p>
    <w:p w:rsidR="00792A40" w:rsidRDefault="00792A40" w:rsidP="009D17AE">
      <w:pPr>
        <w:pStyle w:val="Heading3"/>
      </w:pPr>
    </w:p>
    <w:p w:rsidR="00B57594" w:rsidRDefault="00B57594" w:rsidP="009D17AE">
      <w:pPr>
        <w:pStyle w:val="Heading3"/>
      </w:pPr>
    </w:p>
    <w:p w:rsidR="00B57594" w:rsidRDefault="00B57594" w:rsidP="009D17AE">
      <w:pPr>
        <w:pStyle w:val="Heading3"/>
      </w:pPr>
    </w:p>
    <w:p w:rsidR="00B57594" w:rsidRDefault="00B57594" w:rsidP="00B57594"/>
    <w:p w:rsidR="00B57594" w:rsidRDefault="00B57594" w:rsidP="00B57594"/>
    <w:p w:rsidR="00B57594" w:rsidRDefault="00B57594" w:rsidP="009D17AE">
      <w:pPr>
        <w:pStyle w:val="Heading3"/>
        <w:rPr>
          <w:rFonts w:asciiTheme="minorHAnsi" w:eastAsiaTheme="minorHAnsi" w:hAnsiTheme="minorHAnsi" w:cstheme="minorBidi"/>
          <w:color w:val="auto"/>
          <w:sz w:val="22"/>
          <w:szCs w:val="22"/>
        </w:rPr>
      </w:pPr>
    </w:p>
    <w:p w:rsidR="004D4908" w:rsidRPr="004D4908" w:rsidRDefault="004D4908" w:rsidP="004D4908"/>
    <w:p w:rsidR="00A11815" w:rsidRPr="00B57594" w:rsidRDefault="000F44F9" w:rsidP="00776062">
      <w:pPr>
        <w:pStyle w:val="Heading3"/>
      </w:pPr>
      <w:r>
        <w:t>Definition of the problem:</w:t>
      </w:r>
    </w:p>
    <w:p w:rsidR="00626F0C" w:rsidRDefault="00262D48" w:rsidP="009D17AE">
      <w:r>
        <w:t xml:space="preserve">As mentioned before DQD </w:t>
      </w:r>
      <w:del w:id="423" w:author="Georgios KATSAROS" w:date="2016-08-20T15:52:00Z">
        <w:r w:rsidR="0086755F" w:rsidDel="00DF4316">
          <w:delText xml:space="preserve">properties </w:delText>
        </w:r>
      </w:del>
      <w:r w:rsidR="0086755F">
        <w:t xml:space="preserve">are defined by gates </w:t>
      </w:r>
      <w:r>
        <w:t>positione</w:t>
      </w:r>
      <w:r w:rsidR="00F33280">
        <w:t>d on top of the nanowire (Figure 2</w:t>
      </w:r>
      <w:r>
        <w:t>).</w:t>
      </w:r>
      <w:r w:rsidR="00F33280">
        <w:t xml:space="preserve"> Static voltage</w:t>
      </w:r>
      <w:r w:rsidR="00626F0C">
        <w:t xml:space="preserve"> on </w:t>
      </w:r>
      <w:r w:rsidR="00F33280">
        <w:t>gates</w:t>
      </w:r>
      <w:r w:rsidR="00626F0C">
        <w:t xml:space="preserve"> G1 and G2</w:t>
      </w:r>
      <w:r w:rsidR="00F33280">
        <w:t xml:space="preserve"> create</w:t>
      </w:r>
      <w:del w:id="424" w:author="Georgios KATSAROS" w:date="2016-08-20T15:52:00Z">
        <w:r w:rsidR="00F33280" w:rsidDel="00DF4316">
          <w:delText>s</w:delText>
        </w:r>
      </w:del>
      <w:r w:rsidR="00F33280">
        <w:t xml:space="preserve"> </w:t>
      </w:r>
      <w:ins w:id="425" w:author="Georgios KATSAROS" w:date="2016-08-20T15:52:00Z">
        <w:r w:rsidR="00DF4316">
          <w:t xml:space="preserve">the </w:t>
        </w:r>
      </w:ins>
      <w:r w:rsidR="00F33280">
        <w:t xml:space="preserve">potential wells forming </w:t>
      </w:r>
      <w:ins w:id="426" w:author="Georgios KATSAROS" w:date="2016-08-20T15:52:00Z">
        <w:r w:rsidR="00DF4316">
          <w:t xml:space="preserve">the </w:t>
        </w:r>
      </w:ins>
      <w:r w:rsidR="00F33280">
        <w:t>double quantum dot</w:t>
      </w:r>
      <w:r w:rsidR="00626F0C">
        <w:t xml:space="preserve"> system. </w:t>
      </w:r>
      <w:r w:rsidR="00626F0C">
        <w:lastRenderedPageBreak/>
        <w:t>For operating this DQD as a qubit it need</w:t>
      </w:r>
      <w:ins w:id="427" w:author="Georgios KATSAROS" w:date="2016-08-20T15:52:00Z">
        <w:r w:rsidR="00DF4316">
          <w:t>s</w:t>
        </w:r>
      </w:ins>
      <w:r w:rsidR="00626F0C">
        <w:t xml:space="preserve"> to be isolated from the ohmic contacts, </w:t>
      </w:r>
      <w:del w:id="428" w:author="Georgios KATSAROS" w:date="2016-08-20T15:52:00Z">
        <w:r w:rsidR="00626F0C" w:rsidDel="00DF4316">
          <w:delText xml:space="preserve">what </w:delText>
        </w:r>
      </w:del>
      <w:ins w:id="429" w:author="Georgios KATSAROS" w:date="2016-08-20T15:52:00Z">
        <w:r w:rsidR="00DF4316">
          <w:t xml:space="preserve">which can be achieved by </w:t>
        </w:r>
      </w:ins>
      <w:del w:id="430" w:author="Georgios KATSAROS" w:date="2016-08-20T15:53:00Z">
        <w:r w:rsidR="00626F0C" w:rsidDel="00DF4316">
          <w:delText xml:space="preserve">is role of </w:delText>
        </w:r>
      </w:del>
      <w:r w:rsidR="00626F0C">
        <w:t>G3 and G5.</w:t>
      </w:r>
      <w:r w:rsidR="00F33280">
        <w:t xml:space="preserve"> </w:t>
      </w:r>
    </w:p>
    <w:p w:rsidR="006D225E" w:rsidRPr="007E48A5" w:rsidRDefault="00626F0C" w:rsidP="009D17AE">
      <w:pPr>
        <w:rPr>
          <w:b/>
        </w:rPr>
      </w:pPr>
      <w:r w:rsidRPr="00605679">
        <w:rPr>
          <w:b/>
        </w:rPr>
        <w:t xml:space="preserve">Since the charge transport through </w:t>
      </w:r>
      <w:ins w:id="431" w:author="Georgios KATSAROS" w:date="2016-08-20T15:53:00Z">
        <w:r w:rsidR="00DF4316">
          <w:rPr>
            <w:b/>
          </w:rPr>
          <w:t xml:space="preserve">the </w:t>
        </w:r>
      </w:ins>
      <w:r w:rsidRPr="00605679">
        <w:rPr>
          <w:b/>
        </w:rPr>
        <w:t>DQD is forbidden</w:t>
      </w:r>
      <w:r w:rsidR="00262D48" w:rsidRPr="00605679">
        <w:rPr>
          <w:b/>
        </w:rPr>
        <w:t>,</w:t>
      </w:r>
      <w:r w:rsidR="006D225E" w:rsidRPr="00605679">
        <w:rPr>
          <w:b/>
        </w:rPr>
        <w:t xml:space="preserve"> all readout</w:t>
      </w:r>
      <w:r w:rsidR="006D225E" w:rsidRPr="007E48A5">
        <w:rPr>
          <w:b/>
        </w:rPr>
        <w:t xml:space="preserve"> techniques based on charg</w:t>
      </w:r>
      <w:r w:rsidR="00367501" w:rsidRPr="007E48A5">
        <w:rPr>
          <w:b/>
        </w:rPr>
        <w:t xml:space="preserve">e transport </w:t>
      </w:r>
      <w:r w:rsidR="006D225E" w:rsidRPr="007E48A5">
        <w:rPr>
          <w:b/>
        </w:rPr>
        <w:t>are not</w:t>
      </w:r>
      <w:r w:rsidR="0079533E" w:rsidRPr="007E48A5">
        <w:rPr>
          <w:b/>
        </w:rPr>
        <w:t xml:space="preserve"> </w:t>
      </w:r>
      <w:ins w:id="432" w:author="Georgios KATSAROS" w:date="2016-08-20T15:53:00Z">
        <w:r w:rsidR="00DF4316">
          <w:rPr>
            <w:b/>
          </w:rPr>
          <w:t xml:space="preserve">applicable since no current is flowing through the device. </w:t>
        </w:r>
      </w:ins>
      <w:del w:id="433" w:author="Josip KUKUCKA" w:date="2016-08-20T22:24:00Z">
        <w:r w:rsidR="0079533E" w:rsidRPr="007E48A5" w:rsidDel="0090395E">
          <w:rPr>
            <w:b/>
          </w:rPr>
          <w:delText>sensitive enough</w:delText>
        </w:r>
        <w:r w:rsidR="007E48A5" w:rsidRPr="007E48A5" w:rsidDel="0090395E">
          <w:rPr>
            <w:b/>
          </w:rPr>
          <w:delText>,</w:delText>
        </w:r>
        <w:r w:rsidR="0079533E" w:rsidRPr="007E48A5" w:rsidDel="0090395E">
          <w:rPr>
            <w:b/>
          </w:rPr>
          <w:delText xml:space="preserve"> for </w:delText>
        </w:r>
        <w:r w:rsidR="00262D48" w:rsidRPr="007E48A5" w:rsidDel="0090395E">
          <w:rPr>
            <w:b/>
          </w:rPr>
          <w:delText xml:space="preserve">measurement </w:delText>
        </w:r>
        <w:r w:rsidR="00421ECE" w:rsidRPr="007E48A5" w:rsidDel="0090395E">
          <w:rPr>
            <w:b/>
          </w:rPr>
          <w:delText xml:space="preserve">to be </w:delText>
        </w:r>
        <w:r w:rsidR="0079533E" w:rsidRPr="007E48A5" w:rsidDel="0090395E">
          <w:rPr>
            <w:b/>
          </w:rPr>
          <w:delText>fast enough</w:delText>
        </w:r>
        <w:r w:rsidR="007E48A5" w:rsidRPr="007E48A5" w:rsidDel="0090395E">
          <w:rPr>
            <w:b/>
          </w:rPr>
          <w:delText xml:space="preserve"> – signal</w:delText>
        </w:r>
        <w:r w:rsidDel="0090395E">
          <w:rPr>
            <w:b/>
          </w:rPr>
          <w:delText xml:space="preserve"> very small – integration time very large to achieve acceptable SNR</w:delText>
        </w:r>
      </w:del>
      <w:ins w:id="434" w:author="Georgios KATSAROS" w:date="2016-08-20T15:53:00Z">
        <w:del w:id="435" w:author="Josip KUKUCKA" w:date="2016-08-20T22:24:00Z">
          <w:r w:rsidR="00DF4316" w:rsidDel="0090395E">
            <w:rPr>
              <w:b/>
            </w:rPr>
            <w:delText xml:space="preserve"> </w:delText>
          </w:r>
        </w:del>
        <w:r w:rsidR="00DF4316">
          <w:rPr>
            <w:b/>
          </w:rPr>
          <w:t xml:space="preserve">(I doubt that you would be able to see sth even if you integrate long enough. </w:t>
        </w:r>
      </w:ins>
      <w:ins w:id="436" w:author="Georgios KATSAROS" w:date="2016-08-20T15:54:00Z">
        <w:r w:rsidR="00DF4316">
          <w:rPr>
            <w:b/>
          </w:rPr>
          <w:t>How long would you need to integrate to see a let’s say 0.1fA current signal?)</w:t>
        </w:r>
      </w:ins>
      <w:r w:rsidR="00605679">
        <w:rPr>
          <w:b/>
        </w:rPr>
        <w:t xml:space="preserve">. Readout techniques in this category are </w:t>
      </w:r>
      <w:r w:rsidR="0079533E" w:rsidRPr="007E48A5">
        <w:rPr>
          <w:b/>
        </w:rPr>
        <w:t>DC current readout, AC current readout and ohmic reflectometry.</w:t>
      </w:r>
    </w:p>
    <w:p w:rsidR="0079533E" w:rsidRDefault="00DF4316" w:rsidP="009D17AE">
      <w:ins w:id="437" w:author="Georgios KATSAROS" w:date="2016-08-20T15:54:00Z">
        <w:r>
          <w:t xml:space="preserve">A </w:t>
        </w:r>
      </w:ins>
      <w:del w:id="438" w:author="Georgios KATSAROS" w:date="2016-08-20T15:54:00Z">
        <w:r w:rsidR="00133981" w:rsidDel="00DF4316">
          <w:delText xml:space="preserve">Usual </w:delText>
        </w:r>
      </w:del>
      <w:ins w:id="439" w:author="Georgios KATSAROS" w:date="2016-08-20T15:54:00Z">
        <w:r>
          <w:t xml:space="preserve">usual </w:t>
        </w:r>
      </w:ins>
      <w:r w:rsidR="0079533E">
        <w:t>solution to this problem is t</w:t>
      </w:r>
      <w:r w:rsidR="00BE1763">
        <w:t xml:space="preserve">o place </w:t>
      </w:r>
      <w:ins w:id="440" w:author="Georgios KATSAROS" w:date="2016-08-20T15:55:00Z">
        <w:r>
          <w:t xml:space="preserve">next to the DQD </w:t>
        </w:r>
      </w:ins>
      <w:ins w:id="441" w:author="Georgios KATSAROS" w:date="2016-08-20T15:54:00Z">
        <w:r>
          <w:t xml:space="preserve">an </w:t>
        </w:r>
      </w:ins>
      <w:r w:rsidR="00BE1763">
        <w:t>additional, separated quantum dot</w:t>
      </w:r>
      <w:r w:rsidR="004D4908">
        <w:t xml:space="preserve"> in </w:t>
      </w:r>
      <w:ins w:id="442" w:author="Georgios KATSAROS" w:date="2016-08-20T15:54:00Z">
        <w:r>
          <w:t xml:space="preserve">the </w:t>
        </w:r>
      </w:ins>
      <w:r w:rsidR="004D4908">
        <w:t xml:space="preserve">form of </w:t>
      </w:r>
      <w:ins w:id="443" w:author="Georgios KATSAROS" w:date="2016-08-20T15:55:00Z">
        <w:r>
          <w:t xml:space="preserve">a </w:t>
        </w:r>
      </w:ins>
      <w:r w:rsidR="004D4908">
        <w:t>single electron</w:t>
      </w:r>
      <w:r w:rsidR="009221DD">
        <w:t xml:space="preserve"> (hole)</w:t>
      </w:r>
      <w:r w:rsidR="004D4908">
        <w:t xml:space="preserve"> transistor</w:t>
      </w:r>
      <w:r w:rsidR="00BE1763">
        <w:t xml:space="preserve"> or quantum point contact</w:t>
      </w:r>
      <w:r w:rsidR="00632E07">
        <w:t>, called charge sensor</w:t>
      </w:r>
      <w:r w:rsidR="004D4908">
        <w:t xml:space="preserve"> (Figure 1)</w:t>
      </w:r>
      <w:ins w:id="444" w:author="Georgios KATSAROS" w:date="2016-08-20T15:55:00Z">
        <w:r>
          <w:t xml:space="preserve">. The charge sensor is </w:t>
        </w:r>
      </w:ins>
      <w:del w:id="445" w:author="Georgios KATSAROS" w:date="2016-08-20T15:55:00Z">
        <w:r w:rsidR="00632E07" w:rsidDel="00DF4316">
          <w:delText>,</w:delText>
        </w:r>
        <w:r w:rsidR="0079533E" w:rsidDel="00DF4316">
          <w:delText xml:space="preserve"> </w:delText>
        </w:r>
      </w:del>
      <w:r w:rsidR="0079533E">
        <w:t>electrostatically coupled and thus sensitive</w:t>
      </w:r>
      <w:r w:rsidR="00133981">
        <w:t xml:space="preserve"> to </w:t>
      </w:r>
      <w:ins w:id="446" w:author="Georgios KATSAROS" w:date="2016-08-20T15:55:00Z">
        <w:r>
          <w:t xml:space="preserve">the </w:t>
        </w:r>
      </w:ins>
      <w:r w:rsidR="00133981">
        <w:t xml:space="preserve">charge configuration in </w:t>
      </w:r>
      <w:ins w:id="447" w:author="Georgios KATSAROS" w:date="2016-08-20T15:55:00Z">
        <w:r>
          <w:t xml:space="preserve">the </w:t>
        </w:r>
      </w:ins>
      <w:r w:rsidR="00133981">
        <w:t>DQD</w:t>
      </w:r>
      <w:r w:rsidR="00632E07">
        <w:t xml:space="preserve">. </w:t>
      </w:r>
      <w:ins w:id="448" w:author="Georgios KATSAROS" w:date="2016-08-20T15:55:00Z">
        <w:r>
          <w:t xml:space="preserve">The </w:t>
        </w:r>
      </w:ins>
      <w:del w:id="449" w:author="Georgios KATSAROS" w:date="2016-08-20T15:55:00Z">
        <w:r w:rsidR="00632E07" w:rsidDel="00DF4316">
          <w:delText>C</w:delText>
        </w:r>
      </w:del>
      <w:ins w:id="450" w:author="Georgios KATSAROS" w:date="2016-08-20T15:55:00Z">
        <w:r>
          <w:t>c</w:t>
        </w:r>
      </w:ins>
      <w:r w:rsidR="00632E07">
        <w:t xml:space="preserve">harge sensor </w:t>
      </w:r>
      <w:r w:rsidR="00BE1763">
        <w:t>itself is</w:t>
      </w:r>
      <w:r w:rsidR="00007E8F">
        <w:t xml:space="preserve"> well coupled to ohmic contacts </w:t>
      </w:r>
      <w:r w:rsidR="00133981">
        <w:t>thus it is</w:t>
      </w:r>
      <w:r w:rsidR="0079533E">
        <w:t xml:space="preserve"> suitable for charge transport measurements and ohmic reflectometry.</w:t>
      </w:r>
      <w:r w:rsidR="00007E8F">
        <w:t xml:space="preserve"> </w:t>
      </w:r>
    </w:p>
    <w:p w:rsidR="009548B4" w:rsidRDefault="00DF4316" w:rsidP="00512FD8">
      <w:ins w:id="451" w:author="Georgios KATSAROS" w:date="2016-08-20T15:56:00Z">
        <w:r>
          <w:rPr>
            <w:b/>
          </w:rPr>
          <w:t xml:space="preserve">However, </w:t>
        </w:r>
      </w:ins>
      <w:del w:id="452" w:author="Georgios KATSAROS" w:date="2016-08-20T15:56:00Z">
        <w:r w:rsidR="00BE1763" w:rsidRPr="00512FD8" w:rsidDel="00DF4316">
          <w:rPr>
            <w:b/>
          </w:rPr>
          <w:delText>C</w:delText>
        </w:r>
      </w:del>
      <w:ins w:id="453" w:author="Georgios KATSAROS" w:date="2016-08-20T15:56:00Z">
        <w:r>
          <w:rPr>
            <w:b/>
          </w:rPr>
          <w:t>c</w:t>
        </w:r>
      </w:ins>
      <w:r w:rsidR="00BE1763" w:rsidRPr="00512FD8">
        <w:rPr>
          <w:b/>
        </w:rPr>
        <w:t>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additional compensation gates to</w:t>
      </w:r>
      <w:r w:rsidR="0007448F" w:rsidRPr="00512FD8">
        <w:rPr>
          <w:b/>
        </w:rPr>
        <w:t xml:space="preserve"> substract</w:t>
      </w:r>
      <w:r w:rsidR="007E48A5" w:rsidRPr="00512FD8">
        <w:rPr>
          <w:b/>
        </w:rPr>
        <w:t xml:space="preserve"> the influence of the qubit gates</w:t>
      </w:r>
      <w:r w:rsidR="00E14CBF" w:rsidRPr="00512FD8">
        <w:rPr>
          <w:b/>
        </w:rPr>
        <w:t xml:space="preserve"> on their conductance. </w:t>
      </w:r>
      <w:r w:rsidR="00DD74DE">
        <w:rPr>
          <w:b/>
        </w:rPr>
        <w:t>Also, by looking into the future,</w:t>
      </w:r>
      <w:r w:rsidR="0007448F" w:rsidRPr="00512FD8">
        <w:rPr>
          <w:b/>
        </w:rPr>
        <w:t xml:space="preserve"> </w:t>
      </w:r>
      <w:r w:rsidR="00DD74DE">
        <w:rPr>
          <w:b/>
        </w:rPr>
        <w:t xml:space="preserve">for </w:t>
      </w:r>
      <w:ins w:id="454" w:author="Georgios KATSAROS" w:date="2016-08-20T15:56:00Z">
        <w:r w:rsidR="00DD253D">
          <w:rPr>
            <w:b/>
          </w:rPr>
          <w:t xml:space="preserve">the realizatioin of a </w:t>
        </w:r>
      </w:ins>
      <w:r w:rsidR="0007448F" w:rsidRPr="00512FD8">
        <w:rPr>
          <w:b/>
        </w:rPr>
        <w:t xml:space="preserve">usable quantum </w:t>
      </w:r>
      <w:r w:rsidR="00DD74DE">
        <w:rPr>
          <w:b/>
        </w:rPr>
        <w:t>processor</w:t>
      </w:r>
      <w:r w:rsidR="009221DD">
        <w:rPr>
          <w:b/>
        </w:rPr>
        <w:t>,</w:t>
      </w:r>
      <w:r w:rsidR="0007448F" w:rsidRPr="00512FD8">
        <w:rPr>
          <w:b/>
        </w:rPr>
        <w:t xml:space="preserve"> </w:t>
      </w:r>
      <w:ins w:id="455" w:author="Georgios KATSAROS" w:date="2016-08-20T15:56:00Z">
        <w:r w:rsidR="00DD253D">
          <w:rPr>
            <w:b/>
          </w:rPr>
          <w:t xml:space="preserve">the </w:t>
        </w:r>
      </w:ins>
      <w:r w:rsidR="0007448F" w:rsidRPr="00512FD8">
        <w:rPr>
          <w:b/>
        </w:rPr>
        <w:t xml:space="preserve">qubit number needs to be </w:t>
      </w:r>
      <w:ins w:id="456" w:author="Georgios KATSAROS" w:date="2016-08-20T15:56:00Z">
        <w:r w:rsidR="00DD253D">
          <w:rPr>
            <w:b/>
          </w:rPr>
          <w:t xml:space="preserve">drastically </w:t>
        </w:r>
      </w:ins>
      <w:r w:rsidR="0007448F" w:rsidRPr="00512FD8">
        <w:rPr>
          <w:b/>
        </w:rPr>
        <w:t xml:space="preserve">scaled up to achieve </w:t>
      </w:r>
      <w:ins w:id="457" w:author="Georgios KATSAROS" w:date="2016-08-20T15:57:00Z">
        <w:r w:rsidR="00DD253D">
          <w:rPr>
            <w:b/>
          </w:rPr>
          <w:t xml:space="preserve">a large </w:t>
        </w:r>
      </w:ins>
      <w:del w:id="458" w:author="Georgios KATSAROS" w:date="2016-08-20T15:57:00Z">
        <w:r w:rsidR="0007448F" w:rsidRPr="00512FD8" w:rsidDel="00DD253D">
          <w:rPr>
            <w:b/>
          </w:rPr>
          <w:delText xml:space="preserve">big </w:delText>
        </w:r>
      </w:del>
      <w:r w:rsidR="0007448F" w:rsidRPr="00512FD8">
        <w:rPr>
          <w:b/>
        </w:rPr>
        <w:t xml:space="preserve">enough number </w:t>
      </w:r>
      <w:ins w:id="459" w:author="Georgios KATSAROS" w:date="2016-08-20T15:57:00Z">
        <w:r w:rsidR="00DD253D">
          <w:rPr>
            <w:b/>
          </w:rPr>
          <w:t xml:space="preserve">as </w:t>
        </w:r>
      </w:ins>
      <w:r w:rsidR="0007448F" w:rsidRPr="00512FD8">
        <w:rPr>
          <w:b/>
        </w:rPr>
        <w:t>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w:t>
      </w:r>
      <w:ins w:id="460" w:author="Georgios KATSAROS" w:date="2016-08-20T15:57:00Z">
        <w:r w:rsidR="00DD253D">
          <w:rPr>
            <w:b/>
          </w:rPr>
          <w:t xml:space="preserve">a </w:t>
        </w:r>
      </w:ins>
      <w:r w:rsidR="007E48A5" w:rsidRPr="00512FD8">
        <w:rPr>
          <w:b/>
        </w:rPr>
        <w:t>charge sensor, thus</w:t>
      </w:r>
      <w:r w:rsidR="0007448F" w:rsidRPr="00512FD8">
        <w:rPr>
          <w:b/>
        </w:rPr>
        <w:t xml:space="preserve"> has a big potential to address </w:t>
      </w:r>
      <w:ins w:id="461" w:author="Georgios KATSAROS" w:date="2016-08-20T15:57:00Z">
        <w:r w:rsidR="00DD253D">
          <w:rPr>
            <w:b/>
          </w:rPr>
          <w:t xml:space="preserve">the </w:t>
        </w:r>
      </w:ins>
      <w:r w:rsidR="0007448F" w:rsidRPr="00512FD8">
        <w:rPr>
          <w:b/>
        </w:rPr>
        <w:t xml:space="preserve">scalability problem. </w:t>
      </w:r>
      <w:ins w:id="462" w:author="Georgios KATSAROS" w:date="2016-08-20T15:57:00Z">
        <w:r w:rsidR="00DD253D">
          <w:rPr>
            <w:b/>
          </w:rPr>
          <w:t xml:space="preserve">Furthermore, </w:t>
        </w:r>
      </w:ins>
      <w:del w:id="463" w:author="Georgios KATSAROS" w:date="2016-08-20T15:57:00Z">
        <w:r w:rsidR="00491E10" w:rsidDel="00DD253D">
          <w:delText>B</w:delText>
        </w:r>
      </w:del>
      <w:ins w:id="464" w:author="Georgios KATSAROS" w:date="2016-08-20T15:57:00Z">
        <w:r w:rsidR="00DD253D">
          <w:t>b</w:t>
        </w:r>
      </w:ins>
      <w:r w:rsidR="00491E10">
        <w:t>y</w:t>
      </w:r>
      <w:r w:rsidR="004F3DAD">
        <w:t xml:space="preserve"> us</w:t>
      </w:r>
      <w:ins w:id="465" w:author="Georgios KATSAROS" w:date="2016-08-20T15:57:00Z">
        <w:r w:rsidR="00DD253D">
          <w:t>ing</w:t>
        </w:r>
      </w:ins>
      <w:del w:id="466" w:author="Georgios KATSAROS" w:date="2016-08-20T15:57:00Z">
        <w:r w:rsidR="004F3DAD" w:rsidDel="00DD253D">
          <w:delText>age</w:delText>
        </w:r>
        <w:r w:rsidR="00491E10" w:rsidDel="00DD253D">
          <w:delText xml:space="preserve"> of</w:delText>
        </w:r>
      </w:del>
      <w:r w:rsidR="00491E10">
        <w:t xml:space="preserve"> frequency division multiplexing</w:t>
      </w:r>
      <w:ins w:id="467" w:author="Georgios KATSAROS" w:date="2016-08-20T15:57:00Z">
        <w:r w:rsidR="00DD253D">
          <w:t>,</w:t>
        </w:r>
      </w:ins>
      <w:r w:rsidR="00491E10">
        <w:t xml:space="preserve"> all qubits in a quantum processor could be read out through </w:t>
      </w:r>
      <w:r w:rsidR="00BF2AD9">
        <w:t>a</w:t>
      </w:r>
      <w:r w:rsidR="00491E10">
        <w:t xml:space="preserve"> one (or several) wires. </w:t>
      </w:r>
      <w:ins w:id="468" w:author="Georgios KATSAROS" w:date="2016-08-20T15:58:00Z">
        <w:r w:rsidR="00DD253D">
          <w:t>(Should you discuss here frequency crowding? What does the difference in resonant frequencies need to be?)</w:t>
        </w:r>
      </w:ins>
    </w:p>
    <w:p w:rsidR="00A11815" w:rsidRDefault="00DD253D" w:rsidP="00512FD8">
      <w:ins w:id="469" w:author="Georgios KATSAROS" w:date="2016-08-20T15:58:00Z">
        <w:r>
          <w:t xml:space="preserve">I think you should start with the work of Reilly and some other groups and then say what is the work with the highest achieved sensitivity sofar. </w:t>
        </w:r>
      </w:ins>
      <w:ins w:id="470" w:author="Georgios KATSAROS" w:date="2016-08-20T16:04:00Z">
        <w:r w:rsidR="0009103D">
          <w:t xml:space="preserve">Last year, </w:t>
        </w:r>
      </w:ins>
      <w:del w:id="471" w:author="Georgios KATSAROS" w:date="2016-08-20T16:04:00Z">
        <w:r w:rsidR="00A11815" w:rsidDel="0009103D">
          <w:delText xml:space="preserve">Regarding current achievement in the gate reflectometry, </w:delText>
        </w:r>
      </w:del>
      <w:r w:rsidR="00A11815">
        <w:t xml:space="preserve">M.F. Gonzalez – Zalba et al. reported </w:t>
      </w:r>
      <w:ins w:id="472" w:author="Georgios KATSAROS" w:date="2016-08-20T16:04:00Z">
        <w:r w:rsidR="0009103D">
          <w:t xml:space="preserve">a </w:t>
        </w:r>
      </w:ins>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ins w:id="473" w:author="Georgios KATSAROS" w:date="2016-08-20T16:04:00Z">
        <w:r w:rsidR="0009103D">
          <w:t xml:space="preserve">by </w:t>
        </w:r>
      </w:ins>
      <w:r w:rsidR="009A4E1A">
        <w:t xml:space="preserve">using gate reflectometry </w:t>
      </w:r>
      <w:ins w:id="474" w:author="Georgios KATSAROS" w:date="2016-08-20T16:04:00Z">
        <w:r w:rsidR="0009103D">
          <w:t xml:space="preserve">for </w:t>
        </w:r>
      </w:ins>
      <w:del w:id="475" w:author="Georgios KATSAROS" w:date="2016-08-20T16:05:00Z">
        <w:r w:rsidR="009A4E1A" w:rsidDel="0009103D">
          <w:delText xml:space="preserve">on the gate strongly coupled to the </w:delText>
        </w:r>
      </w:del>
      <w:r w:rsidR="009A4E1A">
        <w:t xml:space="preserve">silicon nanowire based DQD </w:t>
      </w:r>
      <w:ins w:id="476" w:author="Georgios KATSAROS" w:date="2016-08-20T16:05:00Z">
        <w:r w:rsidR="0009103D">
          <w:t xml:space="preserve">device </w:t>
        </w:r>
      </w:ins>
      <w:r w:rsidR="009A4E1A">
        <w:t>[12].</w:t>
      </w:r>
      <w:r w:rsidR="00377FC9">
        <w:t xml:space="preserve"> </w:t>
      </w:r>
      <w:ins w:id="477" w:author="Georgios KATSAROS" w:date="2016-08-20T16:05:00Z">
        <w:r w:rsidR="0009103D">
          <w:t xml:space="preserve">The </w:t>
        </w:r>
      </w:ins>
      <w:del w:id="478" w:author="Georgios KATSAROS" w:date="2016-08-20T16:05:00Z">
        <w:r w:rsidR="00377FC9" w:rsidDel="0009103D">
          <w:delText>R</w:delText>
        </w:r>
      </w:del>
      <w:ins w:id="479" w:author="Georgios KATSAROS" w:date="2016-08-20T16:05:00Z">
        <w:r w:rsidR="0009103D">
          <w:t>r</w:t>
        </w:r>
      </w:ins>
      <w:r w:rsidR="00377FC9">
        <w:t xml:space="preserve">eported </w:t>
      </w:r>
      <w:del w:id="480" w:author="Georgios KATSAROS" w:date="2016-08-20T16:05:00Z">
        <w:r w:rsidR="00377FC9" w:rsidDel="0009103D">
          <w:delText xml:space="preserve">result shows </w:delText>
        </w:r>
      </w:del>
      <w:r w:rsidR="00377FC9">
        <w:t xml:space="preserve">sensitivity </w:t>
      </w:r>
      <w:ins w:id="481" w:author="Georgios KATSAROS" w:date="2016-08-20T16:05:00Z">
        <w:r w:rsidR="0009103D">
          <w:t xml:space="preserve">is </w:t>
        </w:r>
      </w:ins>
      <w:r w:rsidR="009221DD">
        <w:t xml:space="preserve">similar to </w:t>
      </w:r>
      <w:ins w:id="482" w:author="Georgios KATSAROS" w:date="2016-08-20T16:05:00Z">
        <w:r w:rsidR="0009103D">
          <w:t xml:space="preserve">that </w:t>
        </w:r>
      </w:ins>
      <w:r w:rsidR="009221DD">
        <w:t>achieved with</w:t>
      </w:r>
      <w:r w:rsidR="00377FC9">
        <w:t xml:space="preserve"> </w:t>
      </w:r>
      <w:ins w:id="483" w:author="Georgios KATSAROS" w:date="2016-08-20T16:05:00Z">
        <w:r w:rsidR="0009103D">
          <w:t xml:space="preserve">ohmic reflectometry in </w:t>
        </w:r>
      </w:ins>
      <w:r w:rsidR="00377FC9">
        <w:t xml:space="preserve">charge sensors (RF quantum point contact and RF single electron transistor) which is in </w:t>
      </w:r>
      <w:r w:rsidR="00377FC9" w:rsidRPr="00A11815">
        <w:t>μ</w:t>
      </w:r>
      <w:r w:rsidR="00377FC9">
        <w:t>eHz</w:t>
      </w:r>
      <w:r w:rsidR="00377FC9">
        <w:rPr>
          <w:vertAlign w:val="superscript"/>
        </w:rPr>
        <w:t>-1/2</w:t>
      </w:r>
      <w:r w:rsidR="00377FC9">
        <w:t xml:space="preserve"> regime</w:t>
      </w:r>
      <w:r w:rsidR="00457011">
        <w:t xml:space="preserve"> [12]</w:t>
      </w:r>
      <w:r w:rsidR="00377FC9">
        <w:t>, but suffers from all the issues stated above.</w:t>
      </w:r>
    </w:p>
    <w:p w:rsidR="00DD74DE" w:rsidRDefault="00DD74DE" w:rsidP="00512FD8"/>
    <w:p w:rsidR="00792A40" w:rsidDel="00DD253D" w:rsidRDefault="00792A40" w:rsidP="009D17AE">
      <w:pPr>
        <w:pStyle w:val="Heading3"/>
        <w:rPr>
          <w:del w:id="484" w:author="Georgios KATSAROS" w:date="2016-08-20T15:59:00Z"/>
          <w:rFonts w:asciiTheme="minorHAnsi" w:eastAsiaTheme="minorHAnsi" w:hAnsiTheme="minorHAnsi" w:cstheme="minorBidi"/>
          <w:color w:val="auto"/>
          <w:sz w:val="22"/>
          <w:szCs w:val="22"/>
        </w:rPr>
      </w:pPr>
    </w:p>
    <w:p w:rsidR="00DD74DE" w:rsidDel="00DD253D" w:rsidRDefault="00DD74DE" w:rsidP="00DD74DE">
      <w:pPr>
        <w:rPr>
          <w:del w:id="485" w:author="Georgios KATSAROS" w:date="2016-08-20T15:59:00Z"/>
        </w:rPr>
      </w:pPr>
    </w:p>
    <w:p w:rsidR="00F95CE3" w:rsidDel="00DD253D" w:rsidRDefault="00F95CE3" w:rsidP="00DD74DE">
      <w:pPr>
        <w:rPr>
          <w:del w:id="486" w:author="Georgios KATSAROS" w:date="2016-08-20T15:59:00Z"/>
        </w:rPr>
      </w:pPr>
    </w:p>
    <w:p w:rsidR="00F95CE3" w:rsidRDefault="00EC4B67" w:rsidP="00776062">
      <w:pPr>
        <w:pStyle w:val="Heading3"/>
      </w:pPr>
      <w:r>
        <w:t>Proposal objectives</w:t>
      </w:r>
      <w:r w:rsidR="00F95CE3">
        <w:t>:</w:t>
      </w:r>
    </w:p>
    <w:p w:rsidR="00F95CE3" w:rsidRDefault="0009103D" w:rsidP="00F95CE3">
      <w:ins w:id="487" w:author="Georgios KATSAROS" w:date="2016-08-20T16:06:00Z">
        <w:r>
          <w:t xml:space="preserve">The </w:t>
        </w:r>
      </w:ins>
      <w:del w:id="488" w:author="Georgios KATSAROS" w:date="2016-08-20T16:06:00Z">
        <w:r w:rsidR="00F95CE3" w:rsidDel="0009103D">
          <w:delText>O</w:delText>
        </w:r>
      </w:del>
      <w:ins w:id="489" w:author="Georgios KATSAROS" w:date="2016-08-20T16:06:00Z">
        <w:r>
          <w:t>o</w:t>
        </w:r>
      </w:ins>
      <w:r w:rsidR="00F95CE3">
        <w:t xml:space="preserve">bjectives of this proposal are to design </w:t>
      </w:r>
      <w:ins w:id="490" w:author="Georgios KATSAROS" w:date="2016-08-20T16:06:00Z">
        <w:r>
          <w:t xml:space="preserve">a </w:t>
        </w:r>
      </w:ins>
      <w:r w:rsidR="00F95CE3" w:rsidRPr="00F95CE3">
        <w:rPr>
          <w:b/>
        </w:rPr>
        <w:t>fast gate reflectometry</w:t>
      </w:r>
      <w:r w:rsidR="00F95CE3">
        <w:t xml:space="preserve"> </w:t>
      </w:r>
      <w:ins w:id="491" w:author="Georgios KATSAROS" w:date="2016-08-20T16:06:00Z">
        <w:r>
          <w:t xml:space="preserve">system which will </w:t>
        </w:r>
      </w:ins>
      <w:ins w:id="492" w:author="Georgios KATSAROS" w:date="2016-08-20T16:08:00Z">
        <w:r w:rsidR="00FD4915">
          <w:t xml:space="preserve">be used in order to study the LD qubit created in a </w:t>
        </w:r>
      </w:ins>
      <w:del w:id="493" w:author="Georgios KATSAROS" w:date="2016-08-20T16:08:00Z">
        <w:r w:rsidR="00F95CE3" w:rsidDel="00FD4915">
          <w:delText xml:space="preserve">and perform </w:delText>
        </w:r>
        <w:r w:rsidR="001A3413" w:rsidDel="00FD4915">
          <w:rPr>
            <w:b/>
          </w:rPr>
          <w:delText>spin manipulation experiments</w:delText>
        </w:r>
        <w:r w:rsidR="00F95CE3" w:rsidDel="00FD4915">
          <w:delText xml:space="preserve"> on </w:delText>
        </w:r>
      </w:del>
      <w:r w:rsidR="00F95CE3">
        <w:t xml:space="preserve">a germanium based, </w:t>
      </w:r>
      <w:del w:id="494" w:author="Georgios KATSAROS" w:date="2016-08-20T16:08:00Z">
        <w:r w:rsidR="00F95CE3" w:rsidDel="00FD4915">
          <w:delText xml:space="preserve">hole spin </w:delText>
        </w:r>
      </w:del>
      <w:r w:rsidR="00F95CE3">
        <w:t xml:space="preserve">double quantum dot. </w:t>
      </w:r>
    </w:p>
    <w:p w:rsidR="00F95CE3" w:rsidDel="00FD4915" w:rsidRDefault="00F95CE3" w:rsidP="00F95CE3">
      <w:pPr>
        <w:rPr>
          <w:del w:id="495" w:author="Georgios KATSAROS" w:date="2016-08-20T16:11:00Z"/>
        </w:rPr>
      </w:pPr>
      <w:r>
        <w:t xml:space="preserve">For </w:t>
      </w:r>
      <w:ins w:id="496" w:author="Georgios KATSAROS" w:date="2016-08-20T16:08:00Z">
        <w:r w:rsidR="00FD4915">
          <w:t xml:space="preserve">the </w:t>
        </w:r>
      </w:ins>
      <w:r>
        <w:t xml:space="preserve">gate reflectometry, </w:t>
      </w:r>
      <w:ins w:id="497" w:author="Georgios KATSAROS" w:date="2016-08-20T16:08:00Z">
        <w:r w:rsidR="00FD4915">
          <w:t xml:space="preserve">the </w:t>
        </w:r>
      </w:ins>
      <w:r>
        <w:t xml:space="preserve">goal </w:t>
      </w:r>
      <w:del w:id="498" w:author="Georgios KATSAROS" w:date="2016-08-20T16:08:00Z">
        <w:r w:rsidDel="00FD4915">
          <w:delText>would</w:delText>
        </w:r>
      </w:del>
      <w:ins w:id="499" w:author="Georgios KATSAROS" w:date="2016-08-20T16:08:00Z">
        <w:r w:rsidR="00FD4915">
          <w:t>is</w:t>
        </w:r>
      </w:ins>
      <w:r>
        <w:t xml:space="preserve"> </w:t>
      </w:r>
      <w:del w:id="500" w:author="Georgios KATSAROS" w:date="2016-08-20T16:09:00Z">
        <w:r w:rsidDel="00FD4915">
          <w:delText xml:space="preserve">be </w:delText>
        </w:r>
      </w:del>
      <w:r>
        <w:t xml:space="preserve">to achieve </w:t>
      </w:r>
      <w:ins w:id="501" w:author="Georgios KATSAROS" w:date="2016-08-20T16:09:00Z">
        <w:r w:rsidR="00FD4915">
          <w:t xml:space="preserve">a </w:t>
        </w:r>
      </w:ins>
      <w:r>
        <w:t xml:space="preserve">charge sensitivity comparable or even faster than </w:t>
      </w:r>
      <w:ins w:id="502" w:author="Georgios KATSAROS" w:date="2016-08-20T16:09:00Z">
        <w:r w:rsidR="00FD4915">
          <w:t xml:space="preserve">that </w:t>
        </w:r>
      </w:ins>
      <w:r>
        <w:t>reported in [12]</w:t>
      </w:r>
      <w:ins w:id="503" w:author="Georgios KATSAROS" w:date="2016-08-20T16:09:00Z">
        <w:r w:rsidR="00FD4915">
          <w:t xml:space="preserve">. Such </w:t>
        </w:r>
      </w:ins>
      <w:del w:id="504" w:author="Georgios KATSAROS" w:date="2016-08-20T16:09:00Z">
        <w:r w:rsidDel="00FD4915">
          <w:delText xml:space="preserve">, which </w:delText>
        </w:r>
      </w:del>
      <w:r>
        <w:t xml:space="preserve">would </w:t>
      </w:r>
      <w:ins w:id="505" w:author="Georgios KATSAROS" w:date="2016-08-20T16:10:00Z">
        <w:r w:rsidR="00FD4915">
          <w:t xml:space="preserve">allow us to have a high bandwidth system </w:t>
        </w:r>
      </w:ins>
      <w:ins w:id="506" w:author="Georgios KATSAROS" w:date="2016-08-20T16:11:00Z">
        <w:r w:rsidR="00FD4915">
          <w:t>necessary</w:t>
        </w:r>
      </w:ins>
      <w:ins w:id="507" w:author="Georgios KATSAROS" w:date="2016-08-20T16:10:00Z">
        <w:r w:rsidR="00FD4915">
          <w:t xml:space="preserve"> </w:t>
        </w:r>
      </w:ins>
      <w:ins w:id="508" w:author="Georgios KATSAROS" w:date="2016-08-20T16:11:00Z">
        <w:r w:rsidR="00FD4915">
          <w:t xml:space="preserve">for the qubit read out (do you wanted to say sth different?) </w:t>
        </w:r>
      </w:ins>
      <w:del w:id="509" w:author="Georgios KATSAROS" w:date="2016-08-20T16:11:00Z">
        <w:r w:rsidDel="00FD4915">
          <w:delText>enable</w:delText>
        </w:r>
      </w:del>
      <w:del w:id="510" w:author="Georgios KATSAROS" w:date="2016-08-20T16:09:00Z">
        <w:r w:rsidDel="00FD4915">
          <w:delText xml:space="preserve"> </w:delText>
        </w:r>
      </w:del>
      <w:del w:id="511" w:author="Georgios KATSAROS" w:date="2016-08-20T16:11:00Z">
        <w:r w:rsidDel="00FD4915">
          <w:delText>obtain</w:delText>
        </w:r>
      </w:del>
      <w:del w:id="512" w:author="Georgios KATSAROS" w:date="2016-08-20T16:10:00Z">
        <w:r w:rsidDel="00FD4915">
          <w:delText>ing</w:delText>
        </w:r>
      </w:del>
      <w:del w:id="513" w:author="Georgios KATSAROS" w:date="2016-08-20T16:11:00Z">
        <w:r w:rsidDel="00FD4915">
          <w:delText xml:space="preserve"> quality measurement data (good SNR) fast enough and consequently allow to progress faster in creating spin qubit in this type of material.</w:delText>
        </w:r>
      </w:del>
    </w:p>
    <w:p w:rsidR="00F95CE3" w:rsidRDefault="00F95CE3" w:rsidP="00F95CE3">
      <w:r>
        <w:t xml:space="preserve">After </w:t>
      </w:r>
      <w:ins w:id="514" w:author="Georgios KATSAROS" w:date="2016-08-20T16:11:00Z">
        <w:r w:rsidR="00FD4915">
          <w:t xml:space="preserve">the gate reflectometry set up will have been set up the focus will go to the realization of the LD hole qubit in a DQD structure. </w:t>
        </w:r>
      </w:ins>
      <w:ins w:id="515" w:author="Georgios KATSAROS" w:date="2016-08-20T16:12:00Z">
        <w:r w:rsidR="00FD4915">
          <w:t xml:space="preserve">The first measurements to be performed are the ones for determining </w:t>
        </w:r>
      </w:ins>
      <w:del w:id="516" w:author="Georgios KATSAROS" w:date="2016-08-20T16:13:00Z">
        <w:r w:rsidDel="00FD4915">
          <w:delText>good readout technique is set up there is a series of experiment to be done to approach</w:delText>
        </w:r>
        <w:r w:rsidR="00873914" w:rsidDel="00FD4915">
          <w:delText xml:space="preserve"> to the qubit realization. One of these is</w:delText>
        </w:r>
        <w:r w:rsidDel="00FD4915">
          <w:delText xml:space="preserve"> </w:delText>
        </w:r>
      </w:del>
      <w:ins w:id="517" w:author="Georgios KATSAROS" w:date="2016-08-20T16:13:00Z">
        <w:r w:rsidR="00FD4915">
          <w:t xml:space="preserve">the spin </w:t>
        </w:r>
      </w:ins>
      <w:r>
        <w:t xml:space="preserve">relaxation time </w:t>
      </w:r>
      <w:del w:id="518" w:author="Georgios KATSAROS" w:date="2016-08-20T16:13:00Z">
        <w:r w:rsidDel="00FD4915">
          <w:delText xml:space="preserve">measurement </w:delText>
        </w:r>
      </w:del>
      <w:r>
        <w:t>T</w:t>
      </w:r>
      <w:r>
        <w:rPr>
          <w:vertAlign w:val="subscript"/>
        </w:rPr>
        <w:t>1</w:t>
      </w:r>
      <w:r w:rsidR="00873914">
        <w:t xml:space="preserve">. </w:t>
      </w:r>
      <w:del w:id="519" w:author="Georgios KATSAROS" w:date="2016-08-20T16:13:00Z">
        <w:r w:rsidR="00873914" w:rsidDel="00FD4915">
          <w:delText>Relaxation time T</w:delText>
        </w:r>
        <w:r w:rsidR="00873914" w:rsidDel="00FD4915">
          <w:rPr>
            <w:vertAlign w:val="subscript"/>
          </w:rPr>
          <w:delText>1</w:delText>
        </w:r>
        <w:r w:rsidR="00873914" w:rsidDel="00FD4915">
          <w:delText xml:space="preserve"> is </w:delText>
        </w:r>
      </w:del>
      <w:r w:rsidR="00873914">
        <w:t xml:space="preserve">the time during which </w:t>
      </w:r>
      <w:del w:id="520" w:author="Georgios KATSAROS" w:date="2016-08-20T16:13:00Z">
        <w:r w:rsidR="00873914" w:rsidDel="00FD4915">
          <w:delText xml:space="preserve">charge particle </w:delText>
        </w:r>
      </w:del>
      <w:ins w:id="521" w:author="Georgios KATSAROS" w:date="2016-08-20T16:13:00Z">
        <w:r w:rsidR="00FD4915">
          <w:t xml:space="preserve">the </w:t>
        </w:r>
      </w:ins>
      <w:r w:rsidR="00873914">
        <w:t xml:space="preserve">spin stays in </w:t>
      </w:r>
      <w:ins w:id="522" w:author="Georgios KATSAROS" w:date="2016-08-20T16:13:00Z">
        <w:r w:rsidR="00FD4915">
          <w:t>the excited state before relaxing to the ground state.</w:t>
        </w:r>
      </w:ins>
      <w:del w:id="523" w:author="Georgios KATSAROS" w:date="2016-08-20T16:14:00Z">
        <w:r w:rsidR="00873914" w:rsidDel="00FD4915">
          <w:delText>the prepared state.</w:delText>
        </w:r>
      </w:del>
      <w:r w:rsidR="00873914">
        <w:t xml:space="preserve"> </w:t>
      </w:r>
      <w:r w:rsidR="001A3413">
        <w:t xml:space="preserve"> </w:t>
      </w:r>
      <w:ins w:id="524" w:author="Georgios KATSAROS" w:date="2016-08-20T16:14:00Z">
        <w:r w:rsidR="00FD4915">
          <w:t xml:space="preserve">Subsequently experiments in order to investigate the coherence time of the qubit are going to be performed. More concretely, </w:t>
        </w:r>
      </w:ins>
      <w:del w:id="525" w:author="Georgios KATSAROS" w:date="2016-08-20T16:14:00Z">
        <w:r w:rsidR="001A3413" w:rsidDel="00FD4915">
          <w:delText>S</w:delText>
        </w:r>
      </w:del>
      <w:ins w:id="526" w:author="Georgios KATSAROS" w:date="2016-08-20T16:14:00Z">
        <w:r w:rsidR="00FD4915">
          <w:t>s</w:t>
        </w:r>
      </w:ins>
      <w:r w:rsidR="001A3413">
        <w:t xml:space="preserve">pin manipulation experiments </w:t>
      </w:r>
      <w:del w:id="527" w:author="Georgios KATSAROS" w:date="2016-08-20T16:14:00Z">
        <w:r w:rsidR="001A3413" w:rsidDel="00FD4915">
          <w:delText xml:space="preserve">like </w:delText>
        </w:r>
      </w:del>
      <w:ins w:id="528" w:author="Georgios KATSAROS" w:date="2016-08-20T16:14:00Z">
        <w:r w:rsidR="00FD4915">
          <w:t xml:space="preserve">for </w:t>
        </w:r>
      </w:ins>
      <w:r w:rsidR="001A3413">
        <w:t xml:space="preserve">measuring </w:t>
      </w:r>
      <w:ins w:id="529" w:author="Georgios KATSAROS" w:date="2016-08-20T16:14:00Z">
        <w:r w:rsidR="00FD4915">
          <w:t xml:space="preserve">the </w:t>
        </w:r>
      </w:ins>
      <w:r w:rsidR="006E5852">
        <w:t>spin dephasing time T</w:t>
      </w:r>
      <w:r w:rsidR="006E5852">
        <w:rPr>
          <w:vertAlign w:val="subscript"/>
        </w:rPr>
        <w:t>2</w:t>
      </w:r>
      <w:r w:rsidR="006E5852">
        <w:t xml:space="preserve">*, </w:t>
      </w:r>
      <w:ins w:id="530" w:author="Georgios KATSAROS" w:date="2016-08-20T16:15:00Z">
        <w:r w:rsidR="00FD4915">
          <w:t xml:space="preserve">the </w:t>
        </w:r>
      </w:ins>
      <w:r w:rsidR="006E5852">
        <w:t>spin coherence time using Hahn echo technique T</w:t>
      </w:r>
      <w:r w:rsidR="006E5852">
        <w:rPr>
          <w:vertAlign w:val="subscript"/>
        </w:rPr>
        <w:t>2</w:t>
      </w:r>
      <w:r w:rsidR="00141D13">
        <w:t xml:space="preserve">, </w:t>
      </w:r>
      <w:ins w:id="531" w:author="Georgios KATSAROS" w:date="2016-08-20T16:15:00Z">
        <w:r w:rsidR="00FD4915">
          <w:t xml:space="preserve">and the </w:t>
        </w:r>
      </w:ins>
      <w:r w:rsidR="00141D13">
        <w:t xml:space="preserve">spin coherence time using </w:t>
      </w:r>
      <w:ins w:id="532" w:author="Georgios KATSAROS" w:date="2016-08-20T16:15:00Z">
        <w:r w:rsidR="00FD4915">
          <w:t xml:space="preserve">the </w:t>
        </w:r>
      </w:ins>
      <w:r w:rsidR="00141D13">
        <w:t>CPMG pulse sequence technique T</w:t>
      </w:r>
      <w:r w:rsidR="00141D13" w:rsidRPr="00141D13">
        <w:rPr>
          <w:vertAlign w:val="subscript"/>
        </w:rPr>
        <w:t>2</w:t>
      </w:r>
      <w:r w:rsidR="00141D13">
        <w:rPr>
          <w:vertAlign w:val="subscript"/>
        </w:rPr>
        <w:t xml:space="preserve"> </w:t>
      </w:r>
      <w:r w:rsidR="00141D13" w:rsidRPr="00141D13">
        <w:rPr>
          <w:sz w:val="20"/>
          <w:vertAlign w:val="subscript"/>
        </w:rPr>
        <w:t>CPMG</w:t>
      </w:r>
      <w:r w:rsidR="004D7FE8" w:rsidRPr="00CB119C">
        <w:t>, are going to be conducted</w:t>
      </w:r>
      <w:r w:rsidR="006E5852" w:rsidRPr="00CB119C">
        <w:t>.</w:t>
      </w:r>
      <w:r w:rsidR="006E5852">
        <w:t xml:space="preserve"> </w:t>
      </w:r>
    </w:p>
    <w:p w:rsidR="00515C88" w:rsidRDefault="00515C88" w:rsidP="00F95CE3"/>
    <w:p w:rsidR="00B80CDB" w:rsidRDefault="00B80CDB" w:rsidP="003562C0">
      <w:pPr>
        <w:pStyle w:val="Heading3"/>
      </w:pPr>
      <w:r>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5A7B36" w:rsidRDefault="002814DB" w:rsidP="002814DB">
      <w:pPr>
        <w:rPr>
          <w:ins w:id="533" w:author="Georgios KATSAROS" w:date="2016-08-20T16:21:00Z"/>
        </w:rPr>
      </w:pPr>
      <w:r>
        <w:t xml:space="preserve">One of the key measurement requirements is to lower </w:t>
      </w:r>
      <w:del w:id="534" w:author="Georgios KATSAROS" w:date="2016-08-20T16:20:00Z">
        <w:r w:rsidDel="005A7B36">
          <w:delText>charge particles</w:delText>
        </w:r>
      </w:del>
      <w:ins w:id="535" w:author="Georgios KATSAROS" w:date="2016-08-20T16:20:00Z">
        <w:r w:rsidR="005A7B36">
          <w:t>the electron</w:t>
        </w:r>
      </w:ins>
      <w:r>
        <w:t xml:space="preserve"> thermal energy to be able to resolve energy level splitting needed for confining one </w:t>
      </w:r>
      <w:r w:rsidR="001C24CF">
        <w:t xml:space="preserve">charge </w:t>
      </w:r>
      <w:r>
        <w:t>particle spin</w:t>
      </w:r>
      <w:ins w:id="536" w:author="Georgios KATSAROS" w:date="2016-08-20T16:20:00Z">
        <w:r w:rsidR="005A7B36">
          <w:t xml:space="preserve"> (what do you mean by this?)</w:t>
        </w:r>
      </w:ins>
      <w:r>
        <w:t>. For that reason it needs to be cooled down to</w:t>
      </w:r>
      <w:r w:rsidR="00EC3239">
        <w:t xml:space="preserve"> low temperatures. In this</w:t>
      </w:r>
      <w:r w:rsidR="002B614E">
        <w:t xml:space="preserve"> case it is</w:t>
      </w:r>
      <w:r>
        <w:t xml:space="preserve"> 4 Kelvin</w:t>
      </w:r>
      <w:r w:rsidR="00EF74E8">
        <w:t xml:space="preserve"> (K)</w:t>
      </w:r>
      <w:r>
        <w:t xml:space="preserve"> or below.  For the initial version of measurement system 4 K dewar </w:t>
      </w:r>
      <w:r w:rsidR="00EF74E8">
        <w:t xml:space="preserve">with liquid helium has been used. </w:t>
      </w:r>
    </w:p>
    <w:p w:rsidR="002814DB" w:rsidRDefault="005A7B36" w:rsidP="002814DB">
      <w:ins w:id="537" w:author="Georgios KATSAROS" w:date="2016-08-20T16:21:00Z">
        <w:r>
          <w:t>Why don’t you start with sth like. In order to tune the gate reflectometry system measurements will be initially performed at 4k.</w:t>
        </w:r>
      </w:ins>
      <w:ins w:id="538" w:author="Georgios KATSAROS" w:date="2016-08-20T16:22:00Z">
        <w:r>
          <w:t xml:space="preserve"> Such temperatures are needed for…. During the first year of my PhD I have </w:t>
        </w:r>
        <w:r>
          <w:lastRenderedPageBreak/>
          <w:t xml:space="preserve">already prepared a 4K dip stick for such </w:t>
        </w:r>
        <w:del w:id="539" w:author="Josip KUKUCKA" w:date="2016-08-20T22:28:00Z">
          <w:r w:rsidDel="00B35266">
            <w:delText xml:space="preserve">gate </w:delText>
          </w:r>
        </w:del>
        <w:r>
          <w:t>reflectometry measurements (then you can describe the stick).</w:t>
        </w:r>
      </w:ins>
      <w:ins w:id="540" w:author="Georgios KATSAROS" w:date="2016-08-20T16:23:00Z">
        <w:r>
          <w:t xml:space="preserve"> I would not now go into double quantum dots. When you will characterized the gate reflectometry initially you will start with single quantum dots and then you move towards double quantum dots.</w:t>
        </w:r>
      </w:ins>
      <w:ins w:id="541" w:author="Georgios KATSAROS" w:date="2016-08-20T16:24:00Z">
        <w:r>
          <w:t xml:space="preserve"> </w:t>
        </w:r>
      </w:ins>
      <w:r w:rsidR="00EF74E8">
        <w:t xml:space="preserve"> </w:t>
      </w:r>
    </w:p>
    <w:p w:rsidR="00B87682" w:rsidRDefault="002814DB" w:rsidP="002814DB">
      <w:r>
        <w:t>Double quantum dots samples are grown on silicon wafers and then cutted in 5x5 mm pieces.</w:t>
      </w:r>
      <w:r w:rsidR="00EF74E8">
        <w:t xml:space="preserve"> They need to be dipped into the liquid helium dewar for cooling. For this purpose Plexiglas sticks</w:t>
      </w:r>
      <w:r w:rsidR="00E469D0">
        <w:t xml:space="preserve"> (Figure 5)</w:t>
      </w:r>
      <w:r w:rsidR="00EF74E8">
        <w:t xml:space="preserve">, were used. </w:t>
      </w:r>
      <w:ins w:id="542" w:author="Georgios KATSAROS" w:date="2016-08-20T16:24:00Z">
        <w:r w:rsidR="005A7B36">
          <w:t xml:space="preserve">The </w:t>
        </w:r>
      </w:ins>
      <w:del w:id="543" w:author="Georgios KATSAROS" w:date="2016-08-20T16:24:00Z">
        <w:r w:rsidR="00EF74E8" w:rsidDel="005A7B36">
          <w:delText>S</w:delText>
        </w:r>
      </w:del>
      <w:ins w:id="544" w:author="Georgios KATSAROS" w:date="2016-08-20T16:24:00Z">
        <w:r w:rsidR="005A7B36">
          <w:t>s</w:t>
        </w:r>
      </w:ins>
      <w:r w:rsidR="00EF74E8">
        <w:t xml:space="preserve">ample </w:t>
      </w:r>
      <w:ins w:id="545" w:author="Georgios KATSAROS" w:date="2016-08-20T16:24:00Z">
        <w:r w:rsidR="005A7B36">
          <w:t xml:space="preserve">can be </w:t>
        </w:r>
      </w:ins>
      <w:del w:id="546" w:author="Georgios KATSAROS" w:date="2016-08-20T16:24:00Z">
        <w:r w:rsidR="00EF74E8" w:rsidDel="005A7B36">
          <w:delText xml:space="preserve">was </w:delText>
        </w:r>
      </w:del>
      <w:r w:rsidR="00EF74E8">
        <w:t xml:space="preserve">positioned on the </w:t>
      </w:r>
      <w:r w:rsidR="005028B0">
        <w:t>top</w:t>
      </w:r>
      <w:r w:rsidR="00EF74E8">
        <w:t xml:space="preserve"> of the stick on the so called sample holder. Since, electrical signals needs to be delivered and afterwards measured from the sample, </w:t>
      </w:r>
      <w:ins w:id="547" w:author="Georgios KATSAROS" w:date="2016-08-20T16:24:00Z">
        <w:r w:rsidR="005A7B36">
          <w:t xml:space="preserve">the </w:t>
        </w:r>
      </w:ins>
      <w:r w:rsidR="00EF74E8">
        <w:t xml:space="preserve">sample holder is done as printed circuit board (PCB) which routes all the electrical signals to and from the sample. </w:t>
      </w:r>
      <w:r w:rsidR="001302F9">
        <w:t>From the room temperature instruments</w:t>
      </w:r>
      <w:r w:rsidR="00804CA9">
        <w:t>,</w:t>
      </w:r>
      <w:r w:rsidR="001302F9">
        <w:t xml:space="preserve"> DC electrical signals are sent through the low thermal conductive twisted pair wires finishing in </w:t>
      </w:r>
      <w:ins w:id="548" w:author="Georgios KATSAROS" w:date="2016-08-20T16:25:00Z">
        <w:r w:rsidR="005A7B36">
          <w:t xml:space="preserve">a </w:t>
        </w:r>
      </w:ins>
      <w:r w:rsidR="001302F9">
        <w:t>PCB connector</w:t>
      </w:r>
      <w:r w:rsidR="00215B54">
        <w:t xml:space="preserve"> and radio frequency signals are sent through coaxial cables</w:t>
      </w:r>
      <w:r w:rsidR="00804CA9">
        <w:t>. Going from</w:t>
      </w:r>
      <w:r w:rsidR="00215B54">
        <w:t xml:space="preserve"> </w:t>
      </w:r>
      <w:r w:rsidR="009C4526">
        <w:t>PCB</w:t>
      </w:r>
      <w:r w:rsidR="00784829">
        <w:t xml:space="preserve"> </w:t>
      </w:r>
      <w:r w:rsidR="00215B54">
        <w:t>DC connector</w:t>
      </w:r>
      <w:r w:rsidR="00784829">
        <w:t>,</w:t>
      </w:r>
      <w:r w:rsidR="00215B54">
        <w:t xml:space="preserve"> DC signals </w:t>
      </w:r>
      <w:r w:rsidR="001302F9">
        <w:t xml:space="preserve">are low pass filtered with </w:t>
      </w:r>
      <w:del w:id="549" w:author="Georgios KATSAROS" w:date="2016-08-20T16:25:00Z">
        <w:r w:rsidR="001302F9" w:rsidDel="005A7B36">
          <w:delText>on PCB</w:delText>
        </w:r>
      </w:del>
      <w:ins w:id="550" w:author="Georgios KATSAROS" w:date="2016-08-20T16:25:00Z">
        <w:r w:rsidR="005A7B36">
          <w:t>sourface mounted</w:t>
        </w:r>
      </w:ins>
      <w:r w:rsidR="001302F9">
        <w:t xml:space="preserve"> RC filters</w:t>
      </w:r>
      <w:r w:rsidR="00804CA9">
        <w:t xml:space="preserve"> (Figure 4) to reduce thermal noise from</w:t>
      </w:r>
      <w:r w:rsidR="001302F9">
        <w:t xml:space="preserve"> the wires. After low pass filtering</w:t>
      </w:r>
      <w:r w:rsidR="00804CA9">
        <w:t>,</w:t>
      </w:r>
      <w:r w:rsidR="001302F9">
        <w:t xml:space="preserve"> DC signals are routed to the gold plated bonding pads around area in the middle of the PCB (sample area) on which </w:t>
      </w:r>
      <w:ins w:id="551" w:author="Georgios KATSAROS" w:date="2016-08-20T16:25:00Z">
        <w:r w:rsidR="005A7B36">
          <w:t xml:space="preserve">a typically </w:t>
        </w:r>
      </w:ins>
      <w:r w:rsidR="001302F9">
        <w:t>5x5 mm</w:t>
      </w:r>
      <w:del w:id="552" w:author="Georgios KATSAROS" w:date="2016-08-20T16:25:00Z">
        <w:r w:rsidR="00804CA9" w:rsidDel="005A7B36">
          <w:delText xml:space="preserve"> DQD</w:delText>
        </w:r>
      </w:del>
      <w:r w:rsidR="001302F9">
        <w:t xml:space="preserve"> sample is glued with silver paste</w:t>
      </w:r>
      <w:r w:rsidR="00784829">
        <w:t xml:space="preserve"> (Figure 4)</w:t>
      </w:r>
      <w:r w:rsidR="001302F9">
        <w:t xml:space="preserve">. </w:t>
      </w:r>
      <w:r w:rsidR="00215B54">
        <w:t>Electrical contact</w:t>
      </w:r>
      <w:r w:rsidR="00784829">
        <w:t>s</w:t>
      </w:r>
      <w:r w:rsidR="00011959">
        <w:t xml:space="preserve"> from PCB bonding pads to on the sample bonding pads electrically connected to the DQD gates</w:t>
      </w:r>
      <w:r w:rsidR="00215B54">
        <w:t xml:space="preserve"> </w:t>
      </w:r>
      <w:r w:rsidR="00784829">
        <w:t>are</w:t>
      </w:r>
      <w:r w:rsidR="00215B54">
        <w:t xml:space="preserve"> achieved by wedge wire bonding</w:t>
      </w:r>
      <w:r w:rsidR="00C13C62">
        <w:t xml:space="preserve"> technique</w:t>
      </w:r>
      <w:r w:rsidR="00215B54">
        <w:t>. RF coaxial lines are finishing on the PCB mounted SMP connectors.</w:t>
      </w:r>
      <w:r w:rsidR="00C13C62">
        <w:t xml:space="preserve"> After SMP connector, using bias tee, DC signal is added to the RF signal.  From there signal is</w:t>
      </w:r>
      <w:r w:rsidR="00215B54">
        <w:t xml:space="preserve"> routed to the </w:t>
      </w:r>
      <w:r w:rsidR="00C13C62">
        <w:t xml:space="preserve">PCB </w:t>
      </w:r>
      <w:r w:rsidR="00FF12B9">
        <w:t>bonding pads.</w:t>
      </w:r>
      <w:r w:rsidR="00784829">
        <w:t xml:space="preserve"> SMP connectors and bias tees can be seen on Figure 4.</w:t>
      </w:r>
      <w:r w:rsidR="00FF12B9">
        <w:t xml:space="preserve"> </w:t>
      </w:r>
      <w:r w:rsidR="00C13C62">
        <w:t>Further these signals are connected to DQD gates with the same wedge wire bonding technique.</w:t>
      </w:r>
    </w:p>
    <w:p w:rsidR="00FF12B9" w:rsidRPr="002814DB" w:rsidRDefault="005A7B36" w:rsidP="002814DB">
      <w:r>
        <w:rPr>
          <w:b/>
          <w:noProof/>
        </w:rPr>
        <w:drawing>
          <wp:anchor distT="0" distB="0" distL="114300" distR="114300" simplePos="0" relativeHeight="251664384" behindDoc="0" locked="0" layoutInCell="1" allowOverlap="1" wp14:anchorId="22582FD4" wp14:editId="2C2FAF02">
            <wp:simplePos x="0" y="0"/>
            <wp:positionH relativeFrom="margin">
              <wp:align>center</wp:align>
            </wp:positionH>
            <wp:positionV relativeFrom="page">
              <wp:posOffset>5622214</wp:posOffset>
            </wp:positionV>
            <wp:extent cx="4319905" cy="2426335"/>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905" cy="2426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9B639D" w:rsidRDefault="009B639D" w:rsidP="003562C0">
      <w:pPr>
        <w:rPr>
          <w:b/>
        </w:rPr>
      </w:pPr>
    </w:p>
    <w:p w:rsidR="009B639D" w:rsidRDefault="009B639D" w:rsidP="003562C0">
      <w:pPr>
        <w:rPr>
          <w:b/>
        </w:rPr>
      </w:pPr>
      <w:r>
        <w:rPr>
          <w:b/>
          <w:noProof/>
        </w:rPr>
        <w:lastRenderedPageBreak/>
        <w:drawing>
          <wp:anchor distT="0" distB="0" distL="114300" distR="114300" simplePos="0" relativeHeight="251663360" behindDoc="0" locked="0" layoutInCell="1" allowOverlap="1" wp14:anchorId="38C6C2FC" wp14:editId="3C331716">
            <wp:simplePos x="0" y="0"/>
            <wp:positionH relativeFrom="margin">
              <wp:align>center</wp:align>
            </wp:positionH>
            <wp:positionV relativeFrom="paragraph">
              <wp:posOffset>292100</wp:posOffset>
            </wp:positionV>
            <wp:extent cx="4320000" cy="1515600"/>
            <wp:effectExtent l="0" t="0" r="444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151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9B639D">
      <w:pPr>
        <w:pStyle w:val="Subtitle"/>
        <w:rPr>
          <w:b/>
        </w:rPr>
      </w:pPr>
      <w:r>
        <w:t xml:space="preserve">Figure 4: Initial version of the PCB sample holder. </w:t>
      </w:r>
      <w:ins w:id="553" w:author="Georgios KATSAROS" w:date="2016-08-20T16:26:00Z">
        <w:r w:rsidR="005A7B36">
          <w:t xml:space="preserve">The top figure show the upper view of the PCB board while the lower figure focuses on the back side. </w:t>
        </w:r>
      </w:ins>
      <w:del w:id="554" w:author="Georgios KATSAROS" w:date="2016-08-20T16:26:00Z">
        <w:r w:rsidDel="005A7B36">
          <w:delText xml:space="preserve">Up is top and down is </w:delText>
        </w:r>
        <w:r w:rsidR="009C4526" w:rsidDel="005A7B36">
          <w:delText xml:space="preserve">a </w:delText>
        </w:r>
        <w:r w:rsidDel="005A7B36">
          <w:delText>bottom view of the PCB.</w:delText>
        </w:r>
      </w:del>
    </w:p>
    <w:p w:rsidR="00180D54" w:rsidRDefault="00180D54" w:rsidP="003562C0">
      <w:pPr>
        <w:rPr>
          <w:b/>
        </w:rPr>
      </w:pPr>
    </w:p>
    <w:p w:rsidR="00B87682" w:rsidRDefault="003562C0" w:rsidP="003562C0">
      <w:pPr>
        <w:rPr>
          <w:b/>
        </w:rPr>
      </w:pPr>
      <w:r w:rsidRPr="003562C0">
        <w:rPr>
          <w:b/>
        </w:rPr>
        <w:t>Readout circuit</w:t>
      </w:r>
    </w:p>
    <w:p w:rsidR="00E469D0" w:rsidRDefault="00F663DE" w:rsidP="00F663DE">
      <w:r>
        <w:t xml:space="preserve">To measure the charge </w:t>
      </w:r>
      <w:r w:rsidR="00BA3315">
        <w:t>state of the nanowire single hole</w:t>
      </w:r>
      <w:r>
        <w:t xml:space="preserve"> transistor</w:t>
      </w:r>
      <w:r w:rsidR="00BA3315">
        <w:t xml:space="preserve"> (SHT)</w:t>
      </w:r>
      <w:r>
        <w:t xml:space="preserve">, ohmic reflectometry technique was applied. For that purpose </w:t>
      </w:r>
      <w:ins w:id="555" w:author="Georgios KATSAROS" w:date="2016-08-20T16:27:00Z">
        <w:r w:rsidR="00AF0DE8">
          <w:t xml:space="preserve">the </w:t>
        </w:r>
      </w:ins>
      <w:r w:rsidR="005028B0">
        <w:t>RF signal was</w:t>
      </w:r>
      <w:r>
        <w:t xml:space="preserve"> sent down the coax line (Figure</w:t>
      </w:r>
      <w:r w:rsidR="005028B0">
        <w:t xml:space="preserve"> 5, right</w:t>
      </w:r>
      <w:r>
        <w:t>).</w:t>
      </w:r>
      <w:r w:rsidR="005028B0">
        <w:t xml:space="preserve"> </w:t>
      </w:r>
      <w:ins w:id="556" w:author="Georgios KATSAROS" w:date="2016-08-20T16:27:00Z">
        <w:r w:rsidR="00AF0DE8">
          <w:t xml:space="preserve">The </w:t>
        </w:r>
      </w:ins>
      <w:del w:id="557" w:author="Georgios KATSAROS" w:date="2016-08-20T16:27:00Z">
        <w:r w:rsidR="005028B0" w:rsidDel="00AF0DE8">
          <w:delText>R</w:delText>
        </w:r>
      </w:del>
      <w:ins w:id="558" w:author="Georgios KATSAROS" w:date="2016-08-20T16:27:00Z">
        <w:r w:rsidR="00AF0DE8">
          <w:t>r</w:t>
        </w:r>
      </w:ins>
      <w:r w:rsidR="005028B0">
        <w:t xml:space="preserve">eflected signal was separated in the directional coupler and directed to the Weinreb’s CITLF2 and Minicircuits </w:t>
      </w:r>
      <w:r w:rsidR="005028B0" w:rsidRPr="005028B0">
        <w:t>ZX60-33LN-S+</w:t>
      </w:r>
      <w:r w:rsidR="005028B0">
        <w:t xml:space="preserve">  </w:t>
      </w:r>
      <w:r w:rsidR="00BA3315">
        <w:t xml:space="preserve">amplifiers (Figure 5, right) to make </w:t>
      </w:r>
      <w:ins w:id="559" w:author="Georgios KATSAROS" w:date="2016-08-20T16:27:00Z">
        <w:r w:rsidR="00AF0DE8">
          <w:t xml:space="preserve">the </w:t>
        </w:r>
      </w:ins>
      <w:r w:rsidR="00BA3315">
        <w:t>SNR immune to the next room temperature stages</w:t>
      </w:r>
      <w:ins w:id="560" w:author="Georgios KATSAROS" w:date="2016-08-20T16:28:00Z">
        <w:r w:rsidR="00AF0DE8">
          <w:t xml:space="preserve"> (</w:t>
        </w:r>
        <w:del w:id="561" w:author="Josip KUKUCKA" w:date="2016-08-20T22:36:00Z">
          <w:r w:rsidR="00AF0DE8" w:rsidDel="00B35266">
            <w:delText>what exactly do you want to say?</w:delText>
          </w:r>
        </w:del>
      </w:ins>
      <w:ins w:id="562" w:author="Josip KUKUCKA" w:date="2016-08-20T22:36:00Z">
        <w:r w:rsidR="00B35266">
          <w:t>explain a bit more</w:t>
        </w:r>
      </w:ins>
      <w:ins w:id="563" w:author="Georgios KATSAROS" w:date="2016-08-20T16:28:00Z">
        <w:r w:rsidR="00AF0DE8">
          <w:t>)</w:t>
        </w:r>
      </w:ins>
      <w:r w:rsidR="005028B0">
        <w:t>.</w:t>
      </w:r>
      <w:r w:rsidR="00CD5415">
        <w:t xml:space="preserve"> </w:t>
      </w:r>
      <w:ins w:id="564" w:author="Georgios KATSAROS" w:date="2016-08-20T16:28:00Z">
        <w:r w:rsidR="00AF0DE8">
          <w:t xml:space="preserve">The </w:t>
        </w:r>
      </w:ins>
      <w:del w:id="565" w:author="Georgios KATSAROS" w:date="2016-08-20T16:28:00Z">
        <w:r w:rsidR="00CD5415" w:rsidDel="00AF0DE8">
          <w:delText>A</w:delText>
        </w:r>
      </w:del>
      <w:ins w:id="566" w:author="Georgios KATSAROS" w:date="2016-08-20T16:28:00Z">
        <w:r w:rsidR="00AF0DE8">
          <w:t>a</w:t>
        </w:r>
      </w:ins>
      <w:r w:rsidR="00CD5415">
        <w:t>mplitude of the r</w:t>
      </w:r>
      <w:r>
        <w:t xml:space="preserve">eflected </w:t>
      </w:r>
      <w:r w:rsidR="00CD5415">
        <w:t xml:space="preserve">signal from the </w:t>
      </w:r>
      <w:r>
        <w:t>resonator circui</w:t>
      </w:r>
      <w:r w:rsidR="00741801">
        <w:t>t depends on the SHT charge</w:t>
      </w:r>
      <w:r>
        <w:t xml:space="preserve"> state.</w:t>
      </w:r>
      <w:r w:rsidR="00671BA0">
        <w:t xml:space="preserve"> </w:t>
      </w:r>
      <w:ins w:id="567" w:author="Georgios KATSAROS" w:date="2016-08-20T16:28:00Z">
        <w:r w:rsidR="00AF0DE8">
          <w:t xml:space="preserve">The </w:t>
        </w:r>
      </w:ins>
      <w:del w:id="568" w:author="Georgios KATSAROS" w:date="2016-08-20T16:28:00Z">
        <w:r w:rsidR="00BA3315" w:rsidDel="00AF0DE8">
          <w:delText>E</w:delText>
        </w:r>
      </w:del>
      <w:ins w:id="569" w:author="Georgios KATSAROS" w:date="2016-08-20T16:28:00Z">
        <w:r w:rsidR="00AF0DE8">
          <w:t>e</w:t>
        </w:r>
      </w:ins>
      <w:r w:rsidR="00BA3315">
        <w:t>xplanation of the w</w:t>
      </w:r>
      <w:r w:rsidR="00671BA0">
        <w:t>orking principle of ohmic reflectometry can be found at the end of the “State of the art” chapter.</w:t>
      </w:r>
      <w:r>
        <w:t xml:space="preserve"> </w:t>
      </w:r>
      <w:ins w:id="570" w:author="Georgios KATSAROS" w:date="2016-08-20T16:28:00Z">
        <w:r w:rsidR="00AF0DE8">
          <w:t xml:space="preserve">The used </w:t>
        </w:r>
      </w:ins>
      <w:del w:id="571" w:author="Georgios KATSAROS" w:date="2016-08-20T16:28:00Z">
        <w:r w:rsidR="00671BA0" w:rsidDel="00AF0DE8">
          <w:delText>R</w:delText>
        </w:r>
      </w:del>
      <w:ins w:id="572" w:author="Georgios KATSAROS" w:date="2016-08-20T16:28:00Z">
        <w:r w:rsidR="00AF0DE8">
          <w:t>r</w:t>
        </w:r>
      </w:ins>
      <w:r w:rsidR="00671BA0">
        <w:t xml:space="preserve">esonator circuit </w:t>
      </w:r>
      <w:del w:id="573" w:author="Georgios KATSAROS" w:date="2016-08-20T16:28:00Z">
        <w:r w:rsidR="00671BA0" w:rsidDel="00AF0DE8">
          <w:delText>was</w:delText>
        </w:r>
        <w:r w:rsidDel="00AF0DE8">
          <w:delText xml:space="preserve"> </w:delText>
        </w:r>
      </w:del>
      <w:r>
        <w:t xml:space="preserve">consisted of </w:t>
      </w:r>
      <w:ins w:id="574" w:author="Georgios KATSAROS" w:date="2016-08-20T16:28:00Z">
        <w:r w:rsidR="00AF0DE8">
          <w:t xml:space="preserve">a </w:t>
        </w:r>
      </w:ins>
      <w:r>
        <w:t>matching circuit</w:t>
      </w:r>
      <w:r w:rsidR="00671BA0">
        <w:t xml:space="preserve"> (Figure 4)</w:t>
      </w:r>
      <w:r>
        <w:t xml:space="preserve"> and </w:t>
      </w:r>
      <w:ins w:id="575" w:author="Georgios KATSAROS" w:date="2016-08-20T16:29:00Z">
        <w:r w:rsidR="00AF0DE8">
          <w:t xml:space="preserve">the </w:t>
        </w:r>
      </w:ins>
      <w:r w:rsidR="00BA3315">
        <w:t>SHT</w:t>
      </w:r>
      <w:r w:rsidR="00671BA0">
        <w:t xml:space="preserve"> resistance R</w:t>
      </w:r>
      <w:r w:rsidR="00671BA0">
        <w:rPr>
          <w:vertAlign w:val="subscript"/>
        </w:rPr>
        <w:t>S</w:t>
      </w:r>
      <w:r w:rsidR="00671BA0">
        <w:t xml:space="preserve"> in parallel to </w:t>
      </w:r>
      <w:ins w:id="576" w:author="Georgios KATSAROS" w:date="2016-08-20T16:29:00Z">
        <w:r w:rsidR="00AF0DE8">
          <w:t xml:space="preserve">the </w:t>
        </w:r>
      </w:ins>
      <w:r w:rsidR="00671BA0">
        <w:t>parasitic capacitance C</w:t>
      </w:r>
      <w:r w:rsidR="00671BA0">
        <w:rPr>
          <w:vertAlign w:val="subscript"/>
        </w:rPr>
        <w:t>S</w:t>
      </w:r>
      <w:r w:rsidR="00671BA0">
        <w:t xml:space="preserve">, as can be seen in </w:t>
      </w:r>
      <w:r w:rsidR="00E838E2">
        <w:t xml:space="preserve">a </w:t>
      </w:r>
      <w:r w:rsidR="00671BA0">
        <w:t xml:space="preserve">simple circuit model in Figure 3. </w:t>
      </w:r>
      <w:ins w:id="577" w:author="Georgios KATSAROS" w:date="2016-08-20T16:29:00Z">
        <w:r w:rsidR="00AF0DE8">
          <w:t xml:space="preserve">Finally there exists always a </w:t>
        </w:r>
      </w:ins>
      <w:del w:id="578" w:author="Georgios KATSAROS" w:date="2016-08-20T16:29:00Z">
        <w:r w:rsidR="00671BA0" w:rsidDel="00AF0DE8">
          <w:delText>P</w:delText>
        </w:r>
      </w:del>
      <w:ins w:id="579" w:author="Georgios KATSAROS" w:date="2016-08-20T16:29:00Z">
        <w:r w:rsidR="00AF0DE8">
          <w:t>p</w:t>
        </w:r>
      </w:ins>
      <w:r w:rsidR="00671BA0">
        <w:t>arasitic capacitance</w:t>
      </w:r>
      <w:ins w:id="580" w:author="Georgios KATSAROS" w:date="2016-08-20T16:29:00Z">
        <w:r w:rsidR="00AF0DE8">
          <w:t>, which</w:t>
        </w:r>
      </w:ins>
      <w:r w:rsidR="00671BA0">
        <w:t xml:space="preserve"> is </w:t>
      </w:r>
      <w:ins w:id="581" w:author="Georgios KATSAROS" w:date="2016-08-20T16:29:00Z">
        <w:r w:rsidR="00AF0DE8">
          <w:t xml:space="preserve">a </w:t>
        </w:r>
      </w:ins>
      <w:r w:rsidR="00671BA0">
        <w:t xml:space="preserve">capacitance to the ground that comes from bonding wires, </w:t>
      </w:r>
      <w:ins w:id="582" w:author="Georgios KATSAROS" w:date="2016-08-20T16:29:00Z">
        <w:r w:rsidR="00AF0DE8">
          <w:t xml:space="preserve">the </w:t>
        </w:r>
      </w:ins>
      <w:r w:rsidR="00671BA0">
        <w:t xml:space="preserve">sample itself, </w:t>
      </w:r>
      <w:ins w:id="583" w:author="Georgios KATSAROS" w:date="2016-08-20T16:29:00Z">
        <w:r w:rsidR="00AF0DE8">
          <w:t xml:space="preserve">the </w:t>
        </w:r>
      </w:ins>
      <w:r w:rsidR="00671BA0">
        <w:t xml:space="preserve">RF line and </w:t>
      </w:r>
      <w:ins w:id="584" w:author="Georgios KATSAROS" w:date="2016-08-20T16:29:00Z">
        <w:r w:rsidR="00AF0DE8">
          <w:t xml:space="preserve">the used </w:t>
        </w:r>
      </w:ins>
      <w:r w:rsidR="00671BA0">
        <w:t>inductor.</w:t>
      </w:r>
      <w:r w:rsidR="00652CB2">
        <w:t xml:space="preserve"> </w:t>
      </w:r>
    </w:p>
    <w:p w:rsidR="00E469D0" w:rsidRDefault="00671BA0" w:rsidP="00F663DE">
      <w:r>
        <w:t>(</w:t>
      </w:r>
      <w:r>
        <w:rPr>
          <w:i/>
        </w:rPr>
        <w:t>There is nice circuit schematic in the Natalia paper. Since she is not explicitly telling that lowering parasitic capacitance increases sensitivity, I was thinking, maybe it would be good to take that circuit model with a reference and make a simulation in Qucs showing that with lowering parasitics</w:t>
      </w:r>
      <w:r w:rsidR="00EF15B1">
        <w:rPr>
          <w:i/>
        </w:rPr>
        <w:t>,</w:t>
      </w:r>
      <w:r>
        <w:rPr>
          <w:i/>
        </w:rPr>
        <w:t xml:space="preserve"> change in reflection coef increases. For the purpose of justifying lowering parasitic capacitance by removing grounds in the PCB</w:t>
      </w:r>
      <w:ins w:id="585" w:author="Georgios KATSAROS" w:date="2016-08-20T16:30:00Z">
        <w:r w:rsidR="00AF0DE8">
          <w:rPr>
            <w:i/>
          </w:rPr>
          <w:t>- This seems like a good idea!</w:t>
        </w:r>
      </w:ins>
      <w:r>
        <w:t>)</w:t>
      </w:r>
    </w:p>
    <w:p w:rsidR="004B72FD" w:rsidRDefault="004D52AB" w:rsidP="00652CB2">
      <w:r>
        <w:t xml:space="preserve">For the purpose of minimization of this parasitic capacitance and thus increase sensitivity of the reflectometry, </w:t>
      </w:r>
      <w:ins w:id="586" w:author="Georgios KATSAROS" w:date="2016-08-20T16:30:00Z">
        <w:r w:rsidR="00AF0DE8">
          <w:t xml:space="preserve">the </w:t>
        </w:r>
      </w:ins>
      <w:r>
        <w:t xml:space="preserve">PCB ground plane is removed below </w:t>
      </w:r>
      <w:ins w:id="587" w:author="Georgios KATSAROS" w:date="2016-08-20T16:30:00Z">
        <w:r w:rsidR="00AF0DE8">
          <w:t xml:space="preserve">the </w:t>
        </w:r>
      </w:ins>
      <w:r>
        <w:t xml:space="preserve">RF lines, </w:t>
      </w:r>
      <w:ins w:id="588" w:author="Georgios KATSAROS" w:date="2016-08-20T16:30:00Z">
        <w:r w:rsidR="00AF0DE8">
          <w:t xml:space="preserve">the </w:t>
        </w:r>
      </w:ins>
      <w:r>
        <w:t xml:space="preserve">corresponding PCB bonding pads </w:t>
      </w:r>
      <w:r>
        <w:lastRenderedPageBreak/>
        <w:t xml:space="preserve">and </w:t>
      </w:r>
      <w:del w:id="589" w:author="Georgios KATSAROS" w:date="2016-08-20T16:30:00Z">
        <w:r w:rsidDel="00AF0DE8">
          <w:delText xml:space="preserve">a </w:delText>
        </w:r>
      </w:del>
      <w:ins w:id="590" w:author="Georgios KATSAROS" w:date="2016-08-20T16:30:00Z">
        <w:r w:rsidR="00AF0DE8">
          <w:t xml:space="preserve">the </w:t>
        </w:r>
      </w:ins>
      <w:r>
        <w:t>sample.</w:t>
      </w:r>
      <w:r w:rsidR="00671BA0">
        <w:t xml:space="preserve"> </w:t>
      </w:r>
      <w:r w:rsidR="00652CB2">
        <w:br/>
        <w:t xml:space="preserve">Matching circuit elements used are surface mounted inductor Murata 1,2 </w:t>
      </w:r>
      <w:r w:rsidR="00652CB2" w:rsidRPr="00652CB2">
        <w:t>μH</w:t>
      </w:r>
      <w:r w:rsidR="00B148E8">
        <w:t xml:space="preserve"> </w:t>
      </w:r>
      <w:r w:rsidR="00652CB2">
        <w:t xml:space="preserve">and varactor MACOM </w:t>
      </w:r>
      <w:r w:rsidR="00652CB2" w:rsidRPr="00652CB2">
        <w:t>MA46H070-1056</w:t>
      </w:r>
      <w:r w:rsidR="004B72FD">
        <w:t xml:space="preserve">. </w:t>
      </w:r>
      <w:ins w:id="591" w:author="Georgios KATSAROS" w:date="2016-08-20T16:31:00Z">
        <w:r w:rsidR="00AF0DE8">
          <w:t xml:space="preserve">A </w:t>
        </w:r>
      </w:ins>
      <w:r w:rsidR="004B72FD">
        <w:t>Varactor</w:t>
      </w:r>
      <w:ins w:id="592" w:author="Georgios KATSAROS" w:date="2016-08-20T16:31:00Z">
        <w:r w:rsidR="00AF0DE8">
          <w:t xml:space="preserve"> – a voltage tunable capacitor -</w:t>
        </w:r>
      </w:ins>
      <w:r w:rsidR="004B72FD">
        <w:t xml:space="preserve"> was</w:t>
      </w:r>
      <w:r w:rsidR="00652CB2">
        <w:t xml:space="preserve"> used to be able </w:t>
      </w:r>
      <w:r w:rsidR="004B72FD">
        <w:t xml:space="preserve">to always </w:t>
      </w:r>
      <w:r w:rsidR="00652CB2">
        <w:t>achieve good</w:t>
      </w:r>
      <w:r w:rsidR="004B72FD">
        <w:t xml:space="preserve"> matching condition despite </w:t>
      </w:r>
      <w:ins w:id="593" w:author="Georgios KATSAROS" w:date="2016-08-20T16:30:00Z">
        <w:r w:rsidR="00AF0DE8">
          <w:t xml:space="preserve">the </w:t>
        </w:r>
      </w:ins>
      <w:r w:rsidR="004B72FD">
        <w:t>chang</w:t>
      </w:r>
      <w:ins w:id="594" w:author="Georgios KATSAROS" w:date="2016-08-20T16:31:00Z">
        <w:r w:rsidR="00AF0DE8">
          <w:t>e</w:t>
        </w:r>
      </w:ins>
      <w:del w:id="595" w:author="Georgios KATSAROS" w:date="2016-08-20T16:31:00Z">
        <w:r w:rsidR="004B72FD" w:rsidDel="00AF0DE8">
          <w:delText>ing</w:delText>
        </w:r>
      </w:del>
      <w:r w:rsidR="004B72FD">
        <w:t xml:space="preserve"> </w:t>
      </w:r>
      <w:r w:rsidR="00BA3315">
        <w:t xml:space="preserve">of </w:t>
      </w:r>
      <w:ins w:id="596" w:author="Georgios KATSAROS" w:date="2016-08-20T16:31:00Z">
        <w:r w:rsidR="00AF0DE8">
          <w:t xml:space="preserve">the </w:t>
        </w:r>
      </w:ins>
      <w:r w:rsidR="00BA3315">
        <w:t>SHT</w:t>
      </w:r>
      <w:r w:rsidR="004B72FD">
        <w:t xml:space="preserve"> resistance R</w:t>
      </w:r>
      <w:r w:rsidR="004B72FD">
        <w:rPr>
          <w:vertAlign w:val="subscript"/>
        </w:rPr>
        <w:t>s</w:t>
      </w:r>
      <w:r w:rsidR="004B72FD">
        <w:t xml:space="preserve"> following the approach in [13]</w:t>
      </w:r>
      <w:r w:rsidR="00652CB2">
        <w:t>.</w:t>
      </w:r>
      <w:r w:rsidR="004B72FD">
        <w:t xml:space="preserve"> </w:t>
      </w:r>
      <w:del w:id="597" w:author="Georgios KATSAROS" w:date="2016-08-20T16:31:00Z">
        <w:r w:rsidR="00573BFB" w:rsidDel="00AF0DE8">
          <w:delText xml:space="preserve">Varactor is voltage tunable capacitor. </w:delText>
        </w:r>
      </w:del>
      <w:ins w:id="598" w:author="Josip KUKUCKA" w:date="2016-08-20T22:38:00Z">
        <w:r w:rsidR="007360E2">
          <w:t>(Put this in reflectometry explanation and here just refer to it)</w:t>
        </w:r>
      </w:ins>
      <w:r w:rsidR="004B72FD">
        <w:t>Matching condition is situation in which large resistance (~100 K</w:t>
      </w:r>
      <w:r w:rsidR="004B72FD" w:rsidRPr="004B72FD">
        <w:t>Ω</w:t>
      </w:r>
      <w:r w:rsidR="004B72FD">
        <w:t xml:space="preserve">) of the single hole transistor (SHT) is transformed to near 50 </w:t>
      </w:r>
      <w:r w:rsidR="004B72FD" w:rsidRPr="004B72FD">
        <w:t>Ω</w:t>
      </w:r>
      <w:r w:rsidR="004B72FD">
        <w:t xml:space="preserve"> value what is characteristic impedance of the RF line, thus minimizing reflected signal amplitude (</w:t>
      </w:r>
      <w:r w:rsidR="00573BFB">
        <w:t>as can be seen in the reflectometry explanation at</w:t>
      </w:r>
      <w:r w:rsidR="004B72FD">
        <w:t xml:space="preserve"> the end of the “State of the art” chapter)</w:t>
      </w:r>
      <w:ins w:id="599" w:author="Georgios KATSAROS" w:date="2016-08-20T16:34:00Z">
        <w:r w:rsidR="00AF0DE8">
          <w:t xml:space="preserve"> (do we need to say it again?)</w:t>
        </w:r>
      </w:ins>
      <w:r w:rsidR="004B72FD">
        <w:t xml:space="preserve">. For this case change in </w:t>
      </w:r>
      <w:r w:rsidR="00BA3315">
        <w:t xml:space="preserve">a </w:t>
      </w:r>
      <w:r w:rsidR="004B72FD">
        <w:t>reflected signal amplitude due to SHT charge configuration change is maximized</w:t>
      </w:r>
      <w:r w:rsidR="00760ED5">
        <w:t xml:space="preserve"> and consequently measurement sensitivity</w:t>
      </w:r>
      <w:r w:rsidR="00633EF0">
        <w:t xml:space="preserve"> is maximized</w:t>
      </w:r>
      <w:r w:rsidR="00760ED5">
        <w:t xml:space="preserve"> [13]</w:t>
      </w:r>
      <w:r w:rsidR="004B72FD">
        <w:t>.</w:t>
      </w:r>
      <w:r w:rsidR="00760ED5">
        <w:t xml:space="preserve"> </w:t>
      </w:r>
      <w:r w:rsidR="004B72FD">
        <w:t xml:space="preserve"> </w:t>
      </w:r>
    </w:p>
    <w:p w:rsidR="00E469D0" w:rsidRPr="00671BA0" w:rsidRDefault="005028B0" w:rsidP="00F663DE">
      <w:r w:rsidRPr="005028B0">
        <w:rPr>
          <w:i/>
          <w:noProof/>
        </w:rPr>
        <w:drawing>
          <wp:anchor distT="0" distB="0" distL="114300" distR="114300" simplePos="0" relativeHeight="251667456" behindDoc="0" locked="0" layoutInCell="1" allowOverlap="1" wp14:anchorId="1A25C3E5" wp14:editId="35D8F8AA">
            <wp:simplePos x="0" y="0"/>
            <wp:positionH relativeFrom="column">
              <wp:posOffset>2516505</wp:posOffset>
            </wp:positionH>
            <wp:positionV relativeFrom="paragraph">
              <wp:posOffset>-635</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r w:rsidR="00E469D0" w:rsidRPr="00E469D0">
        <w:rPr>
          <w:noProof/>
        </w:rPr>
        <w:drawing>
          <wp:anchor distT="0" distB="0" distL="114300" distR="114300" simplePos="0" relativeHeight="251666432" behindDoc="0" locked="0" layoutInCell="1" allowOverlap="1" wp14:anchorId="0EBF7FC0" wp14:editId="63949854">
            <wp:simplePos x="0" y="0"/>
            <wp:positionH relativeFrom="column">
              <wp:posOffset>1310640</wp:posOffset>
            </wp:positionH>
            <wp:positionV relativeFrom="paragraph">
              <wp:posOffset>0</wp:posOffset>
            </wp:positionV>
            <wp:extent cx="1206000" cy="5400000"/>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6000" cy="5400000"/>
                    </a:xfrm>
                    <a:prstGeom prst="rect">
                      <a:avLst/>
                    </a:prstGeom>
                    <a:noFill/>
                    <a:ln>
                      <a:noFill/>
                    </a:ln>
                  </pic:spPr>
                </pic:pic>
              </a:graphicData>
            </a:graphic>
          </wp:anchor>
        </w:drawing>
      </w:r>
      <w:r w:rsidR="00E469D0"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E469D0">
      <w:pPr>
        <w:pStyle w:val="Subtitle"/>
        <w:rPr>
          <w:b/>
        </w:rPr>
      </w:pPr>
      <w:r>
        <w:lastRenderedPageBreak/>
        <w:t xml:space="preserve">Figure 5: Plexiglas </w:t>
      </w:r>
      <w:ins w:id="600" w:author="Georgios KATSAROS" w:date="2016-08-20T16:34:00Z">
        <w:r w:rsidR="00AF0DE8">
          <w:t>dip-</w:t>
        </w:r>
      </w:ins>
      <w:r>
        <w:t xml:space="preserve">stick </w:t>
      </w:r>
      <w:del w:id="601" w:author="Georgios KATSAROS" w:date="2016-08-20T16:35:00Z">
        <w:r w:rsidDel="00AF0DE8">
          <w:delText xml:space="preserve">initially </w:delText>
        </w:r>
      </w:del>
      <w:r>
        <w:t xml:space="preserve">used for </w:t>
      </w:r>
      <w:ins w:id="602" w:author="Georgios KATSAROS" w:date="2016-08-20T16:35:00Z">
        <w:r w:rsidR="00AF0DE8">
          <w:t xml:space="preserve">cooling down </w:t>
        </w:r>
      </w:ins>
      <w:del w:id="603" w:author="Georgios KATSAROS" w:date="2016-08-20T16:35:00Z">
        <w:r w:rsidDel="00AF0DE8">
          <w:delText xml:space="preserve">dipping </w:delText>
        </w:r>
      </w:del>
      <w:r>
        <w:t>sample</w:t>
      </w:r>
      <w:ins w:id="604" w:author="Georgios KATSAROS" w:date="2016-08-20T16:35:00Z">
        <w:r w:rsidR="00AF0DE8">
          <w:t>s</w:t>
        </w:r>
      </w:ins>
      <w:r>
        <w:t xml:space="preserve"> mounted on the PCB </w:t>
      </w:r>
      <w:del w:id="605" w:author="Georgios KATSAROS" w:date="2016-08-20T16:35:00Z">
        <w:r w:rsidDel="00AF0DE8">
          <w:delText>into the liquid helium</w:delText>
        </w:r>
      </w:del>
      <w:ins w:id="606" w:author="Georgios KATSAROS" w:date="2016-08-20T16:35:00Z">
        <w:r w:rsidR="00AF0DE8">
          <w:t>to 4K</w:t>
        </w:r>
      </w:ins>
      <w:r>
        <w:t xml:space="preserve">. </w:t>
      </w:r>
      <w:ins w:id="607" w:author="Georgios KATSAROS" w:date="2016-08-20T16:35:00Z">
        <w:r w:rsidR="00AF0DE8">
          <w:t xml:space="preserve">The left picture shows the </w:t>
        </w:r>
      </w:ins>
      <w:del w:id="608" w:author="Georgios KATSAROS" w:date="2016-08-20T16:35:00Z">
        <w:r w:rsidDel="00AF0DE8">
          <w:delText>W</w:delText>
        </w:r>
      </w:del>
      <w:ins w:id="609" w:author="Georgios KATSAROS" w:date="2016-08-20T16:35:00Z">
        <w:r w:rsidR="00AF0DE8">
          <w:t>w</w:t>
        </w:r>
      </w:ins>
      <w:r>
        <w:t>hole</w:t>
      </w:r>
      <w:ins w:id="610" w:author="Georgios KATSAROS" w:date="2016-08-20T16:35:00Z">
        <w:r w:rsidR="00AF0DE8">
          <w:t xml:space="preserve">, </w:t>
        </w:r>
      </w:ins>
      <w:del w:id="611" w:author="Georgios KATSAROS" w:date="2016-08-20T16:35:00Z">
        <w:r w:rsidDel="00AF0DE8">
          <w:delText xml:space="preserve"> stick is show left</w:delText>
        </w:r>
      </w:del>
      <w:r>
        <w:t xml:space="preserve">, while right </w:t>
      </w:r>
      <w:r w:rsidR="005028B0">
        <w:t>is the zoom</w:t>
      </w:r>
      <w:r w:rsidR="00654870">
        <w:t xml:space="preserve"> i</w:t>
      </w:r>
      <w:ins w:id="612" w:author="Georgios KATSAROS" w:date="2016-08-20T16:36:00Z">
        <w:r w:rsidR="00AF0DE8">
          <w:t xml:space="preserve">n, highlighting the </w:t>
        </w:r>
      </w:ins>
      <w:del w:id="613" w:author="Georgios KATSAROS" w:date="2016-08-20T16:36:00Z">
        <w:r w:rsidR="00654870" w:rsidDel="00AF0DE8">
          <w:delText>n</w:delText>
        </w:r>
        <w:r w:rsidR="005028B0" w:rsidDel="00AF0DE8">
          <w:delText xml:space="preserve"> which shows</w:delText>
        </w:r>
        <w:r w:rsidDel="00AF0DE8">
          <w:delText xml:space="preserve"> </w:delText>
        </w:r>
      </w:del>
      <w:r>
        <w:t xml:space="preserve">directional coupler (up) and low noise </w:t>
      </w:r>
      <w:r w:rsidR="005028B0">
        <w:t xml:space="preserve">Minicircuits </w:t>
      </w:r>
      <w:r w:rsidR="005028B0" w:rsidRPr="005028B0">
        <w:t>ZX60-33LN-S+</w:t>
      </w:r>
      <w:r w:rsidR="005028B0">
        <w:t xml:space="preserve"> </w:t>
      </w:r>
      <w:r>
        <w:t xml:space="preserve">RF amplifier (down). </w:t>
      </w:r>
      <w:del w:id="614" w:author="Georgios KATSAROS" w:date="2016-08-20T16:36:00Z">
        <w:r w:rsidDel="00AF0DE8">
          <w:delText>This picture was taken afterwards.</w:delText>
        </w:r>
      </w:del>
      <w:ins w:id="615" w:author="Georgios KATSAROS" w:date="2016-08-20T16:36:00Z">
        <w:r w:rsidR="00AF0DE8">
          <w:t xml:space="preserve">An additional </w:t>
        </w:r>
      </w:ins>
      <w:del w:id="616" w:author="Georgios KATSAROS" w:date="2016-08-20T16:36:00Z">
        <w:r w:rsidDel="00AF0DE8">
          <w:delText xml:space="preserve"> O</w:delText>
        </w:r>
        <w:r w:rsidRPr="00E469D0" w:rsidDel="00AF0DE8">
          <w:delText>riginally</w:delText>
        </w:r>
        <w:r w:rsidDel="00AF0DE8">
          <w:delText xml:space="preserve"> there was </w:delText>
        </w:r>
      </w:del>
      <w:r>
        <w:t>low noise cryogenic RF amplifier</w:t>
      </w:r>
      <w:r w:rsidR="005028B0">
        <w:t xml:space="preserve"> CITLF2</w:t>
      </w:r>
      <w:r>
        <w:t xml:space="preserve"> from Sander Weinreb’s </w:t>
      </w:r>
      <w:r>
        <w:rPr>
          <w:color w:val="575757"/>
        </w:rPr>
        <w:t>Caltech Microwave Research Group</w:t>
      </w:r>
      <w:ins w:id="617" w:author="Georgios KATSAROS" w:date="2016-08-20T16:36:00Z">
        <w:r w:rsidR="00AF0DE8">
          <w:rPr>
            <w:color w:val="575757"/>
          </w:rPr>
          <w:t xml:space="preserve"> </w:t>
        </w:r>
        <w:r w:rsidR="00AF0DE8" w:rsidRPr="00213FA0">
          <w:t>can be added in order</w:t>
        </w:r>
        <w:r w:rsidR="00AF0DE8">
          <w:rPr>
            <w:color w:val="575757"/>
          </w:rPr>
          <w:t xml:space="preserve"> to increase the SNR of the measured signal</w:t>
        </w:r>
      </w:ins>
      <w:r>
        <w:rPr>
          <w:color w:val="575757"/>
        </w:rPr>
        <w:t>.</w:t>
      </w:r>
    </w:p>
    <w:p w:rsidR="00E469D0" w:rsidRDefault="00E469D0" w:rsidP="003562C0">
      <w:pPr>
        <w:rPr>
          <w:i/>
        </w:rPr>
      </w:pPr>
    </w:p>
    <w:p w:rsidR="00E469D0" w:rsidRDefault="00E469D0" w:rsidP="003562C0">
      <w:pPr>
        <w:rPr>
          <w:i/>
        </w:rPr>
      </w:pPr>
    </w:p>
    <w:p w:rsidR="00180D54" w:rsidRDefault="00AF0DE8" w:rsidP="003562C0">
      <w:pPr>
        <w:rPr>
          <w:i/>
        </w:rPr>
      </w:pPr>
      <w:ins w:id="618" w:author="Georgios KATSAROS" w:date="2016-08-20T16:37:00Z">
        <w:r>
          <w:rPr>
            <w:i/>
          </w:rPr>
          <w:t xml:space="preserve">I would add here the picture of your ohmic reflectometry measurement. </w:t>
        </w:r>
      </w:ins>
    </w:p>
    <w:p w:rsidR="00213FA0" w:rsidRDefault="00580D5B" w:rsidP="003562C0">
      <w:pPr>
        <w:rPr>
          <w:i/>
        </w:rPr>
      </w:pPr>
      <w:ins w:id="619" w:author="Georgios KATSAROS" w:date="2016-08-20T16:39:00Z">
        <w:r>
          <w:rPr>
            <w:i/>
          </w:rPr>
          <w:t>I should read up to here, right?</w:t>
        </w:r>
      </w:ins>
    </w:p>
    <w:p w:rsidR="00213FA0" w:rsidRDefault="00213FA0" w:rsidP="003562C0">
      <w:pPr>
        <w:rPr>
          <w:b/>
        </w:rPr>
      </w:pPr>
      <w:r>
        <w:rPr>
          <w:b/>
        </w:rPr>
        <w:t>I</w:t>
      </w:r>
      <w:r w:rsidRPr="00213FA0">
        <w:rPr>
          <w:b/>
        </w:rPr>
        <w:t>nstrumentation setup</w:t>
      </w:r>
      <w:r>
        <w:rPr>
          <w:b/>
        </w:rPr>
        <w:t xml:space="preserve"> </w:t>
      </w:r>
    </w:p>
    <w:p w:rsidR="00213FA0" w:rsidRPr="00213FA0" w:rsidRDefault="0004154C" w:rsidP="003562C0">
      <w:pPr>
        <w:rPr>
          <w:b/>
          <w:i/>
        </w:rPr>
      </w:pPr>
      <w:r w:rsidRPr="00600F2F">
        <w:rPr>
          <w:noProof/>
        </w:rPr>
        <w:drawing>
          <wp:anchor distT="0" distB="0" distL="114300" distR="114300" simplePos="0" relativeHeight="251670528" behindDoc="0" locked="0" layoutInCell="1" allowOverlap="1">
            <wp:simplePos x="0" y="0"/>
            <wp:positionH relativeFrom="margin">
              <wp:align>center</wp:align>
            </wp:positionH>
            <wp:positionV relativeFrom="page">
              <wp:posOffset>4487545</wp:posOffset>
            </wp:positionV>
            <wp:extent cx="2826000" cy="3600000"/>
            <wp:effectExtent l="0" t="0" r="0" b="635"/>
            <wp:wrapSquare wrapText="bothSides"/>
            <wp:docPr id="9" name="Picture 9"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60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213FA0" w:rsidRDefault="00213FA0" w:rsidP="00213FA0"/>
    <w:p w:rsidR="0004154C" w:rsidRDefault="0004154C" w:rsidP="00213FA0">
      <w:pPr>
        <w:pStyle w:val="Subtitle"/>
      </w:pPr>
    </w:p>
    <w:p w:rsidR="00651FC3" w:rsidRDefault="00213FA0" w:rsidP="00213FA0">
      <w:pPr>
        <w:pStyle w:val="Subtitle"/>
      </w:pPr>
      <w:r>
        <w:t>Figure 6: Simplified schematic of the overall measurement circuit</w:t>
      </w:r>
    </w:p>
    <w:p w:rsidR="0004154C" w:rsidRDefault="0004154C" w:rsidP="00651FC3"/>
    <w:p w:rsidR="00213FA0" w:rsidRPr="00651FC3" w:rsidRDefault="00651FC3" w:rsidP="00651FC3">
      <w:r>
        <w:lastRenderedPageBreak/>
        <w:t>For conducting the measurements several instruments has been used. For measuring reflectometry signal (reflection coefficient) vector network analyzer (VNA) from Rohde and Schwarz, model ZNB20, has been used. For DC biasing of the single hole transistor, the auxiliary bias outputs of the Stanford Research SR830 lockin amplifier has been used. For DC current measurements current amplifier from Stanford Research SR570 has been used. For attenuating RF signal sent to</w:t>
      </w:r>
      <w:r w:rsidR="00453777">
        <w:t xml:space="preserve"> the sample Minicircuit’s attenuator has been used</w:t>
      </w:r>
      <w:r>
        <w:t xml:space="preserve"> and </w:t>
      </w:r>
      <w:r w:rsidR="00453777">
        <w:t xml:space="preserve">for </w:t>
      </w:r>
      <w:r>
        <w:t xml:space="preserve">amplifying </w:t>
      </w:r>
      <w:r w:rsidR="00453777">
        <w:t>RF signal reflected from the sample, series of Minicircuit’s and CITLF3 low noise amplifier has been used. Instrument control and data retrieval to the PC has been done using Python application.</w:t>
      </w:r>
    </w:p>
    <w:p w:rsidR="00C13C62" w:rsidRDefault="0053730E" w:rsidP="00AB3B6B">
      <w:pPr>
        <w:pStyle w:val="Heading4"/>
      </w:pPr>
      <w:r>
        <w:t>Germanium n</w:t>
      </w:r>
      <w:r w:rsidR="00C13C62">
        <w:t xml:space="preserve">anowire based, hole spin single </w:t>
      </w:r>
      <w:r>
        <w:t xml:space="preserve">quantum dot tuning and characterization with 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Figure 7: 3D model of silicon germanium nanowire based single quantum dot</w:t>
      </w:r>
      <w:r w:rsidR="007B31E0">
        <w:t xml:space="preserve"> sample,</w:t>
      </w:r>
      <w:r>
        <w:t xml:space="preserve"> designed by H. Watzinger. Hole spin single quantum dot is formed in the nanowire beneath the gate (green). </w:t>
      </w:r>
    </w:p>
    <w:p w:rsidR="00D13F7A" w:rsidRDefault="00D13F7A" w:rsidP="00D13F7A">
      <w:r>
        <w:t xml:space="preserve">The single hole transistor (SHT) sample was fabricated by H. Watzinger and nanofabrication description can be found in [10]. </w:t>
      </w:r>
    </w:p>
    <w:p w:rsidR="00600F2F" w:rsidRDefault="005E2F77" w:rsidP="005E2F77">
      <w:r>
        <w:t xml:space="preserve">Using setup described in previous chapter, </w:t>
      </w:r>
      <w:r w:rsidR="00D13F7A">
        <w:t>the SHT</w:t>
      </w:r>
      <w:r>
        <w:t xml:space="preserve"> formed as a single quantum dot in germanium nanowire</w:t>
      </w:r>
      <w:r w:rsidR="00D13F7A">
        <w:t xml:space="preserve"> (Figure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Coulomb blockade regime showing Coulomb diamond pattern, as in [10]. Comparison of DC current and ohmic reflectometry measurement has been done.</w:t>
      </w:r>
      <w:r w:rsidR="003958A8">
        <w:t xml:space="preserve"> DC current was measured applying bias on source and reading current from drain contact (Figure 6), while reflectometry LC matching circuit was connected to the SHT source contact (Figure 6).</w:t>
      </w:r>
    </w:p>
    <w:p w:rsidR="00D13F7A" w:rsidRPr="005E2F77" w:rsidRDefault="003958A8" w:rsidP="005E2F77">
      <w:r w:rsidRPr="003958A8">
        <w:rPr>
          <w:noProof/>
        </w:rPr>
        <w:lastRenderedPageBreak/>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t xml:space="preserve">Figure 8: Comparison of the DC current transport (left) and the ohmic reflectometry (right) mesurements of the SHT charge stability measurement. </w:t>
      </w:r>
    </w:p>
    <w:p w:rsidR="00064BA8" w:rsidRDefault="00363628" w:rsidP="00064BA8">
      <w:r>
        <w:t xml:space="preserve">Putting </w:t>
      </w:r>
      <w:r w:rsidR="009434A8">
        <w:t xml:space="preserve">the </w:t>
      </w:r>
      <w:r>
        <w:t>i</w:t>
      </w:r>
      <w:r>
        <w:t xml:space="preserve">ntegration time similar </w:t>
      </w:r>
      <w:r>
        <w:t>for both measurements, Figure 8</w:t>
      </w:r>
      <w:r w:rsidR="00064BA8">
        <w:t xml:space="preserve"> reveals </w:t>
      </w:r>
      <w:r w:rsidR="00B738BF">
        <w:t xml:space="preserve">that </w:t>
      </w:r>
      <w:r w:rsidR="00064BA8">
        <w:t xml:space="preserve">reflectometry technique </w:t>
      </w:r>
      <w:r w:rsidR="00B738BF">
        <w:t>enable</w:t>
      </w:r>
      <w:r w:rsidR="00B734B6">
        <w:t>s</w:t>
      </w:r>
      <w:r>
        <w:t xml:space="preserve"> us to see</w:t>
      </w:r>
      <w:r w:rsidR="00B738BF">
        <w:t xml:space="preserve"> more features like</w:t>
      </w:r>
      <w:r>
        <w:t xml:space="preserve"> </w:t>
      </w:r>
      <w:r w:rsidR="009434A8">
        <w:t xml:space="preserve">the </w:t>
      </w:r>
      <w:r>
        <w:t>excited orbital energy states</w:t>
      </w:r>
      <w:r w:rsidR="009434A8">
        <w:t xml:space="preserve"> of </w:t>
      </w:r>
      <w:r w:rsidR="00E800DB">
        <w:t xml:space="preserve">the </w:t>
      </w:r>
      <w:r w:rsidR="009434A8">
        <w:t>SHT</w:t>
      </w:r>
      <w:r>
        <w:t xml:space="preserve">. </w:t>
      </w:r>
    </w:p>
    <w:p w:rsidR="009434A8" w:rsidRPr="00064BA8" w:rsidRDefault="009434A8" w:rsidP="00064BA8"/>
    <w:p w:rsidR="007B31E0" w:rsidRDefault="003562C0" w:rsidP="00AB3B6B">
      <w:pPr>
        <w:pStyle w:val="Heading4"/>
      </w:pPr>
      <w:r>
        <w:t>Second generati</w:t>
      </w:r>
      <w:r w:rsidR="00B00503">
        <w:t xml:space="preserve">on of the reflectometry setup </w:t>
      </w:r>
    </w:p>
    <w:p w:rsidR="00BA1C89" w:rsidRDefault="00741801" w:rsidP="00741801">
      <w:r>
        <w:t>The initial measurements have been done in a liquid helium at the 4 K temperature. Going lower in temperature</w:t>
      </w:r>
      <w:r w:rsidR="00BA1C89">
        <w:t>,</w:t>
      </w:r>
      <w:r>
        <w:t xml:space="preserve"> </w:t>
      </w:r>
      <w:r w:rsidR="00BA1C89">
        <w:t xml:space="preserve">further </w:t>
      </w:r>
      <w:r>
        <w:t>decreases</w:t>
      </w:r>
      <w:r w:rsidR="00BA1C89">
        <w:t xml:space="preserve"> an</w:t>
      </w:r>
      <w:r>
        <w:t xml:space="preserve"> electron eff</w:t>
      </w:r>
      <w:r w:rsidR="00BA1C89">
        <w:t>ective temperature needed to resolve</w:t>
      </w:r>
      <w:r>
        <w:t xml:space="preserve"> the </w:t>
      </w:r>
      <w:r w:rsidR="00BA1C89">
        <w:t xml:space="preserve">physical effects in the next experiments. </w:t>
      </w:r>
    </w:p>
    <w:p w:rsidR="00BA1C89" w:rsidRDefault="00BA1C89" w:rsidP="00741801">
      <w:r>
        <w:t xml:space="preserve">Our group has changed the laboratory environment which is now placed at IST Austria. New lab is equipped with dilution fridges allowing us to achieve temperatures down to 10 mK. </w:t>
      </w:r>
    </w:p>
    <w:p w:rsidR="00BA1C89" w:rsidRDefault="00BA1C89" w:rsidP="00741801">
      <w:r>
        <w:t xml:space="preserve">For the purpose of measuring several samples and necessity for the higher number of RF lines dictated by next experiments of spin manipulation, </w:t>
      </w:r>
      <w:r w:rsidR="00DA6C9B">
        <w:t>the new PCB</w:t>
      </w:r>
      <w:r w:rsidR="00BC095B">
        <w:t xml:space="preserve"> was designed</w:t>
      </w:r>
      <w:r w:rsidR="009031E2">
        <w:t xml:space="preserve"> (Figure 9)</w:t>
      </w:r>
      <w:r w:rsidR="00BC095B">
        <w:t>.</w:t>
      </w:r>
      <w:r w:rsidR="00DA6C9B">
        <w:t xml:space="preserve"> </w:t>
      </w:r>
      <w:r w:rsidR="009031E2">
        <w:t xml:space="preserve">New design </w:t>
      </w:r>
      <w:r w:rsidR="00DA6C9B">
        <w:t>a</w:t>
      </w:r>
      <w:r w:rsidR="009031E2">
        <w:t>llows</w:t>
      </w:r>
      <w:r w:rsidR="00DA6C9B">
        <w:t xml:space="preserve"> frequency multiplexing of four different reflectometry resonant circuits enabling measurement of four samples at once. </w:t>
      </w:r>
      <w:r w:rsidR="00BC095B">
        <w:t xml:space="preserve"> Also, new type of</w:t>
      </w:r>
      <w:r w:rsidR="00DA6C9B">
        <w:t xml:space="preserve"> the</w:t>
      </w:r>
      <w:r w:rsidR="00BC095B">
        <w:t xml:space="preserve"> PCB holder</w:t>
      </w:r>
      <w:r w:rsidR="00DA6C9B">
        <w:t xml:space="preserve"> (dilution fridge insert)</w:t>
      </w:r>
      <w:r w:rsidR="00BC095B">
        <w:t xml:space="preserve">, replacement for the previously used Plexiglas stick was manufactured by dilution fridge company and equipped with coax cables, attenuators, </w:t>
      </w:r>
      <w:r w:rsidR="007A4BFA">
        <w:t xml:space="preserve">cryogenic amplifier, </w:t>
      </w:r>
      <w:r w:rsidR="00BC095B">
        <w:t xml:space="preserve">directional coupler by our electronic </w:t>
      </w:r>
      <w:r w:rsidR="00DA6C9B">
        <w:t>technician Thomas Adletzberger</w:t>
      </w:r>
      <w:r w:rsidR="007A4BFA">
        <w:t xml:space="preserve"> to reproduce the reflectometry system mounted on the Plexiglas stick and upgrade. Upgrade is done is terms of using lower thermal conducting stainless steel and superconducting niobium titanium coaxial cables</w:t>
      </w:r>
      <w:r w:rsidR="002A6168">
        <w:t xml:space="preserve">, attenuators, additional DC filtering of all DC wires. Niobium titanium cables are used between the input </w:t>
      </w:r>
      <w:r w:rsidR="002A6168">
        <w:lastRenderedPageBreak/>
        <w:t xml:space="preserve">of the cryogenic amplifier and sample stage because of their very low thermal conduction, to avoid heating of the sample stage of the fridge which has cooling power in tens of uW.  </w:t>
      </w:r>
      <w:r w:rsidR="00DA6C9B">
        <w:t xml:space="preserve"> </w:t>
      </w:r>
      <w:r w:rsidR="002A6168">
        <w:t xml:space="preserve"> </w:t>
      </w:r>
    </w:p>
    <w:p w:rsidR="007B31E0" w:rsidRPr="00741801" w:rsidRDefault="00BA1C89" w:rsidP="00741801">
      <w:r>
        <w:t xml:space="preserve"> </w:t>
      </w:r>
    </w:p>
    <w:p w:rsidR="00DA6C9B" w:rsidRDefault="00DA6C9B" w:rsidP="00AB3B6B">
      <w:pPr>
        <w:pStyle w:val="Heading4"/>
      </w:pPr>
      <w:r w:rsidRPr="00FC46D0">
        <w:rPr>
          <w:noProof/>
        </w:rPr>
        <w:drawing>
          <wp:anchor distT="0" distB="0" distL="114300" distR="114300" simplePos="0" relativeHeight="251672576" behindDoc="0" locked="0" layoutInCell="1" allowOverlap="1" wp14:anchorId="6C7C3055" wp14:editId="73572A3B">
            <wp:simplePos x="0" y="0"/>
            <wp:positionH relativeFrom="column">
              <wp:align>center</wp:align>
            </wp:positionH>
            <wp:positionV relativeFrom="paragraph">
              <wp:posOffset>4445</wp:posOffset>
            </wp:positionV>
            <wp:extent cx="3600000" cy="2030400"/>
            <wp:effectExtent l="0" t="0" r="635" b="8255"/>
            <wp:wrapSquare wrapText="bothSides"/>
            <wp:docPr id="13" name="Picture 13"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203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9031E2" w:rsidRPr="009031E2" w:rsidRDefault="009031E2" w:rsidP="009031E2"/>
    <w:p w:rsidR="00DA6C9B" w:rsidRDefault="00DA6C9B" w:rsidP="00DA6C9B">
      <w:pPr>
        <w:pStyle w:val="Subtitle"/>
      </w:pPr>
      <w:r>
        <w:t>Figure 9:</w:t>
      </w:r>
      <w:r>
        <w:t xml:space="preserve"> </w:t>
      </w:r>
      <w:r>
        <w:t>Newer version of the PCB</w:t>
      </w:r>
      <w:r>
        <w:t xml:space="preserve"> (green) with </w:t>
      </w:r>
      <w:r>
        <w:t xml:space="preserve">the </w:t>
      </w:r>
      <w:r>
        <w:t>mounted sample (middle, grey) fabricated in our group by Lada Vuku</w:t>
      </w:r>
      <w:r w:rsidRPr="00FC46D0">
        <w:t>š</w:t>
      </w:r>
      <w:r>
        <w:t>i</w:t>
      </w:r>
      <w:r w:rsidRPr="00FC46D0">
        <w:t>ć</w:t>
      </w:r>
      <w:r>
        <w:t xml:space="preserve">. Altogether mounted on </w:t>
      </w:r>
      <w:r>
        <w:t xml:space="preserve">the </w:t>
      </w:r>
      <w:r>
        <w:t xml:space="preserve">golden plated copper fork on the dilution fridge insert. </w:t>
      </w:r>
      <w:r>
        <w:t>The c</w:t>
      </w:r>
      <w:r>
        <w:t>opper</w:t>
      </w:r>
      <w:r>
        <w:t xml:space="preserve"> colored</w:t>
      </w:r>
      <w:r>
        <w:t xml:space="preserve"> wires are </w:t>
      </w:r>
      <w:r>
        <w:t xml:space="preserve">the </w:t>
      </w:r>
      <w:r>
        <w:t xml:space="preserve">coaxial cables providing </w:t>
      </w:r>
      <w:r>
        <w:t xml:space="preserve">the </w:t>
      </w:r>
      <w:r>
        <w:t xml:space="preserve">high frequency connection for </w:t>
      </w:r>
      <w:r>
        <w:t xml:space="preserve">a </w:t>
      </w:r>
      <w:r>
        <w:t xml:space="preserve">spin manipulation and readout. </w:t>
      </w:r>
    </w:p>
    <w:p w:rsidR="007A4BFA" w:rsidRDefault="009031E2" w:rsidP="007A4BFA">
      <w:pPr>
        <w:pStyle w:val="Subtitle"/>
        <w:rPr>
          <w:i/>
        </w:rPr>
      </w:pPr>
      <w:r>
        <w:rPr>
          <w:i/>
        </w:rPr>
        <w:t>Maybe I can put some nicer picture of PCB + PCB holder, we have some pretty, artistic like ones.</w:t>
      </w:r>
      <w:r w:rsidR="007A4BFA">
        <w:rPr>
          <w:i/>
        </w:rPr>
        <w:br/>
        <w:t>Maybe put the some picture of the probe (currently I don’t have the nice one)</w:t>
      </w:r>
    </w:p>
    <w:p w:rsidR="0065656C" w:rsidRDefault="0065656C" w:rsidP="0065656C"/>
    <w:p w:rsidR="0065656C" w:rsidRPr="0065656C" w:rsidRDefault="0065656C" w:rsidP="0065656C">
      <w:r>
        <w:t>Vector network analyzer used so far for the measurements is replaced with Zurich Instruments UHF lock</w:t>
      </w:r>
      <w:r w:rsidR="004A00C1">
        <w:t xml:space="preserve"> </w:t>
      </w:r>
      <w:r>
        <w:t xml:space="preserve">in amplifier which enables faster and longer data acquisition, more inputs and generally more measurement flexibility. For the spin relaxation time and spin manipulation measurement arbitrary waveform microsecond pulses with </w:t>
      </w:r>
      <w:r w:rsidR="004A00C1">
        <w:t xml:space="preserve">a </w:t>
      </w:r>
      <w:r>
        <w:t xml:space="preserve">nanosecond rise time are needed. Those are generated using </w:t>
      </w:r>
      <w:r w:rsidR="004A00C1">
        <w:t xml:space="preserve">the </w:t>
      </w:r>
      <w:r w:rsidR="00F018F4">
        <w:t xml:space="preserve">Tektronix AWG5014C. Measurement is conducted using </w:t>
      </w:r>
      <w:r w:rsidR="004A00C1">
        <w:t xml:space="preserve">the </w:t>
      </w:r>
      <w:r w:rsidR="00F018F4">
        <w:t>QTLab measurement application developed in Python initially by Delft Quantum Transport (QT)</w:t>
      </w:r>
      <w:r w:rsidR="004A00C1">
        <w:t xml:space="preserve"> laboratory</w:t>
      </w:r>
      <w:r w:rsidR="00F018F4">
        <w:t xml:space="preserve">. We modified it according to our need. All the codes can be found on the GitHub. </w:t>
      </w:r>
    </w:p>
    <w:p w:rsidR="00B00503" w:rsidRDefault="00B00503" w:rsidP="00B00503">
      <w:pPr>
        <w:pStyle w:val="ListParagraph"/>
        <w:ind w:left="1440"/>
        <w:rPr>
          <w:b/>
          <w:i/>
        </w:rPr>
      </w:pPr>
    </w:p>
    <w:p w:rsidR="00B00503" w:rsidRDefault="00B00503" w:rsidP="009136E6">
      <w:pPr>
        <w:rPr>
          <w:b/>
          <w:i/>
        </w:rPr>
      </w:pPr>
    </w:p>
    <w:p w:rsidR="009136E6" w:rsidRPr="009136E6" w:rsidRDefault="009136E6" w:rsidP="009136E6">
      <w:pPr>
        <w:rPr>
          <w:b/>
          <w:i/>
        </w:rPr>
      </w:pPr>
    </w:p>
    <w:p w:rsidR="00025028" w:rsidRPr="00B00503" w:rsidRDefault="00025028" w:rsidP="00B00503">
      <w:pPr>
        <w:rPr>
          <w:b/>
        </w:rPr>
      </w:pPr>
      <w:r w:rsidRPr="00B00503">
        <w:rPr>
          <w:b/>
          <w:i/>
        </w:rPr>
        <w:lastRenderedPageBreak/>
        <w:t>TO DO:</w:t>
      </w:r>
    </w:p>
    <w:p w:rsidR="003562C0" w:rsidRDefault="00025028" w:rsidP="00AB3B6B">
      <w:pPr>
        <w:pStyle w:val="Heading4"/>
      </w:pPr>
      <w:r w:rsidRPr="00025028">
        <w:t xml:space="preserve">Moving to </w:t>
      </w:r>
      <w:r w:rsidR="001061D6">
        <w:t xml:space="preserve">the </w:t>
      </w:r>
      <w:r w:rsidRPr="00025028">
        <w:t xml:space="preserve">gate reflectometry </w:t>
      </w:r>
    </w:p>
    <w:p w:rsidR="004917E7" w:rsidRDefault="00255505" w:rsidP="00CE4A72">
      <w:r>
        <w:t>G</w:t>
      </w:r>
      <w:r w:rsidR="00260340">
        <w:t>ate reflectometry</w:t>
      </w:r>
      <w:r>
        <w:t xml:space="preserve"> r</w:t>
      </w:r>
      <w:r>
        <w:t>eadout parameter</w:t>
      </w:r>
      <w:r>
        <w:t>s are</w:t>
      </w:r>
      <w:r w:rsidR="00260340">
        <w:t xml:space="preserve"> phase shift</w:t>
      </w:r>
      <w:r>
        <w:t xml:space="preserve"> ∆</w:t>
      </w:r>
      <w:r>
        <w:rPr>
          <w:rFonts w:ascii="Gulim" w:eastAsia="Gulim" w:hAnsi="Gulim" w:hint="eastAsia"/>
        </w:rPr>
        <w:t>φ</w:t>
      </w:r>
      <w:r>
        <w:t xml:space="preserve"> and amplitude</w:t>
      </w:r>
      <w:r w:rsidR="009136E6">
        <w:t xml:space="preserve"> change</w:t>
      </w:r>
      <w:r w:rsidR="004917E7">
        <w:t xml:space="preserve"> ∆γ</w:t>
      </w:r>
      <w:r w:rsidR="00260340">
        <w:t xml:space="preserve"> of the reflected signal</w:t>
      </w:r>
      <w:r w:rsidR="008867C7">
        <w:t xml:space="preserve"> due</w:t>
      </w:r>
      <w:r w:rsidR="00260340">
        <w:t xml:space="preserve"> to charge configuration change</w:t>
      </w:r>
      <w:r w:rsidR="009136E6">
        <w:t xml:space="preserve"> in the quantum dot or double quantum dot system</w:t>
      </w:r>
      <w:r w:rsidR="004917E7">
        <w:t>.</w:t>
      </w:r>
      <w:r w:rsidR="009136E6">
        <w:t xml:space="preserve">                 </w:t>
      </w:r>
      <w:r w:rsidR="004917E7">
        <w:t xml:space="preserve"> </w:t>
      </w:r>
      <w:r w:rsidR="009136E6">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r w:rsidR="00386FF5">
        <w:t xml:space="preserve"> </w:t>
      </w:r>
      <w:r w:rsidR="008867C7">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α</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C</w:t>
      </w:r>
      <w:r w:rsidR="00386FF5">
        <w:rPr>
          <w:rFonts w:eastAsiaTheme="minorEastAsia"/>
          <w:vertAlign w:val="subscript"/>
        </w:rPr>
        <w:t>p</w:t>
      </w:r>
      <w:r w:rsidR="00386FF5">
        <w:rPr>
          <w:rFonts w:eastAsiaTheme="minorEastAsia"/>
        </w:rPr>
        <w:t xml:space="preserve"> is parasitic capacitance, </w:t>
      </w:r>
      <w:r w:rsidR="00CE4A72">
        <w:rPr>
          <w:rFonts w:eastAsiaTheme="minorEastAsia"/>
        </w:rPr>
        <w:t>C</w:t>
      </w:r>
      <w:r w:rsidR="00286930">
        <w:rPr>
          <w:rFonts w:eastAsiaTheme="minorEastAsia"/>
          <w:vertAlign w:val="subscript"/>
        </w:rPr>
        <w:t>g</w:t>
      </w:r>
      <w:r w:rsidR="00386FF5">
        <w:rPr>
          <w:rFonts w:eastAsiaTheme="minorEastAsia"/>
          <w:vertAlign w:val="subscript"/>
        </w:rPr>
        <w:t xml:space="preserve"> </w:t>
      </w:r>
      <w:r w:rsidR="00386FF5">
        <w:rPr>
          <w:rFonts w:eastAsiaTheme="minorEastAsia"/>
        </w:rPr>
        <w:t>is 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quantum dot overall capacitance </w:t>
      </w:r>
      <w:r w:rsidR="00386FF5">
        <w:t>[12]</w:t>
      </w:r>
      <w:r w:rsidR="00386FF5">
        <w:rPr>
          <w:rFonts w:eastAsiaTheme="minorEastAsia"/>
        </w:rPr>
        <w:t>. From the above expressions it can be seen that higher dot to gate coupling C</w:t>
      </w:r>
      <w:r w:rsidR="00386FF5">
        <w:rPr>
          <w:rFonts w:eastAsiaTheme="minorEastAsia"/>
          <w:vertAlign w:val="subscript"/>
        </w:rPr>
        <w:t>g</w:t>
      </w:r>
      <w:r w:rsidR="00386FF5">
        <w:rPr>
          <w:rFonts w:eastAsiaTheme="minorEastAsia"/>
        </w:rPr>
        <w:t xml:space="preserve"> leads to higher sensitivity of both </w:t>
      </w:r>
      <w:r w:rsidR="00386FF5">
        <w:t>∆</w:t>
      </w:r>
      <w:r w:rsidR="00386FF5">
        <w:rPr>
          <w:rFonts w:ascii="Gulim" w:eastAsia="Gulim" w:hAnsi="Gulim" w:hint="eastAsia"/>
        </w:rPr>
        <w:t>φ</w:t>
      </w:r>
      <w:r w:rsidR="00386FF5">
        <w:rPr>
          <w:rFonts w:ascii="Gulim" w:eastAsia="Gulim" w:hAnsi="Gulim" w:hint="eastAsia"/>
        </w:rPr>
        <w:t xml:space="preserve"> </w:t>
      </w:r>
      <w:r w:rsidR="00386FF5">
        <w:t xml:space="preserve">and </w:t>
      </w:r>
      <w:r w:rsidR="00386FF5">
        <w:t>∆γ</w:t>
      </w:r>
      <w:r w:rsidR="00386FF5">
        <w:t xml:space="preserve">. </w:t>
      </w:r>
      <w:r w:rsidR="00CE4A72">
        <w:t>Since gate electrode and nanowire, with dielectric layer in between, forming approximately parallel plate capacitor stru</w:t>
      </w:r>
      <w:r w:rsidR="008D5CDA">
        <w:t>c</w:t>
      </w:r>
      <w:r w:rsidR="00CE4A72">
        <w:t>ture</w:t>
      </w:r>
      <m:oMath>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CE4A72">
        <w:rPr>
          <w:rFonts w:eastAsiaTheme="minorEastAsia"/>
          <w:color w:val="252525"/>
          <w:shd w:val="clear" w:color="auto" w:fill="F9F9F9"/>
        </w:rPr>
        <w:t xml:space="preserve"> </w:t>
      </w:r>
      <w:r w:rsidR="00CE4A72" w:rsidRPr="008D5CDA">
        <w:t xml:space="preserve">. </w:t>
      </w:r>
      <w:r w:rsidR="008D5CDA" w:rsidRPr="008D5CDA">
        <w:t>Using gate reflectometry in gate defined DQD in GaAs J.I. Colless et</w:t>
      </w:r>
      <w:r w:rsidR="00AC4D90">
        <w:t xml:space="preserve"> al</w:t>
      </w:r>
      <w:r w:rsidR="008D5CDA" w:rsidRPr="008D5CDA">
        <w:t xml:space="preserve"> achieved charge sensitivity of 6.3 meHz</w:t>
      </w:r>
      <w:r w:rsidR="008D5CDA" w:rsidRPr="008D5CDA">
        <w:rPr>
          <w:vertAlign w:val="superscript"/>
        </w:rPr>
        <w:t>-1/2</w:t>
      </w:r>
      <w:r w:rsidR="008D5CDA">
        <w:rPr>
          <w:rFonts w:eastAsiaTheme="minorEastAsia"/>
          <w:color w:val="252525"/>
          <w:shd w:val="clear" w:color="auto" w:fill="F9F9F9"/>
        </w:rPr>
        <w:t xml:space="preserve">, </w:t>
      </w:r>
      <w:r w:rsidR="008D5CDA" w:rsidRPr="008D5CDA">
        <w:t>having C</w:t>
      </w:r>
      <w:r w:rsidR="008D5CDA" w:rsidRPr="008D5CDA">
        <w:rPr>
          <w:vertAlign w:val="subscript"/>
        </w:rPr>
        <w:t>g</w:t>
      </w:r>
      <w:r w:rsidR="008D5CDA" w:rsidRPr="008D5CDA">
        <w:t>/C</w:t>
      </w:r>
      <w:r w:rsidR="008D5CDA" w:rsidRPr="008D5CDA">
        <w:rPr>
          <w:vertAlign w:val="subscript"/>
        </w:rPr>
        <w:t>Σ</w:t>
      </w:r>
      <w:r w:rsidR="008D5CDA" w:rsidRPr="008D5CDA">
        <w:t xml:space="preserve"> ≈ 0.05</w:t>
      </w:r>
      <w:r w:rsidR="00AC4D90">
        <w:t xml:space="preserve"> [14]</w:t>
      </w:r>
      <w:r w:rsidR="008D5CDA" w:rsidRPr="008D5CDA">
        <w:t xml:space="preserve">. </w:t>
      </w:r>
      <w:r w:rsidR="002A4E48" w:rsidRPr="008D5CDA">
        <w:t>Using 1.9 nm HfSiON oxide as dielectric</w:t>
      </w:r>
      <w:r w:rsidR="002A4E48">
        <w:t xml:space="preserve"> in </w:t>
      </w:r>
      <w:r w:rsidR="00286930">
        <w:t xml:space="preserve">a </w:t>
      </w:r>
      <w:r w:rsidR="002A4E48">
        <w:t>silicon nanowire field effect transistor</w:t>
      </w:r>
      <w:r w:rsidR="00286930">
        <w:t>,</w:t>
      </w:r>
      <w:r w:rsidR="002A4E48">
        <w:t xml:space="preserve"> M.F. Gonzalez – Zalba et al. achieved </w:t>
      </w:r>
      <w:r w:rsidR="00286930">
        <w:t xml:space="preserve">the </w:t>
      </w:r>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0.92 [12]. In our system using</w:t>
      </w:r>
      <w:r w:rsidR="00286930">
        <w:t xml:space="preserve"> the</w:t>
      </w:r>
      <w:r w:rsidR="00AC4D90">
        <w:t xml:space="preserve"> </w:t>
      </w:r>
      <w:r w:rsidR="00AC4D90" w:rsidRPr="00AC4D90">
        <w:t>HfO</w:t>
      </w:r>
      <w:r w:rsidR="00AC4D90">
        <w:rPr>
          <w:vertAlign w:val="subscript"/>
        </w:rPr>
        <w:t xml:space="preserve">2 </w:t>
      </w:r>
      <w:r w:rsidR="00AC4D90">
        <w:t xml:space="preserve">as </w:t>
      </w:r>
      <w:r w:rsidR="00286930">
        <w:t xml:space="preserve">a </w:t>
      </w:r>
      <w:r w:rsidR="00AC4D90">
        <w:t>dielectric which has ε</w:t>
      </w:r>
      <w:r w:rsidR="00AC4D90">
        <w:rPr>
          <w:vertAlign w:val="subscript"/>
        </w:rPr>
        <w:t>roxide</w:t>
      </w:r>
      <w:r w:rsidR="00AC4D90">
        <w:t xml:space="preserve"> = 24 we can go down to 4 nm in thickness, so we expect to have </w:t>
      </w:r>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r w:rsidR="00F3057B">
        <w:t>[12].</w:t>
      </w:r>
      <w:r w:rsidR="00024D67">
        <w:t xml:space="preserve"> </w:t>
      </w:r>
    </w:p>
    <w:p w:rsidR="00024D67" w:rsidRDefault="00024D67" w:rsidP="00CE4A72">
      <w:pPr>
        <w:rPr>
          <w:i/>
        </w:rPr>
      </w:pPr>
      <w:r w:rsidRPr="00024D67">
        <w:rPr>
          <w:i/>
        </w:rPr>
        <w:t xml:space="preserve">(Here it is maybe possible to put in Qucs simulation using circuit model similar to Natalia but adopted for gate reflectometry, to see how the quality factor of reflection parameter is changing with L and C.) </w:t>
      </w:r>
    </w:p>
    <w:p w:rsidR="00425DF3" w:rsidRDefault="00425DF3" w:rsidP="00CE4A72">
      <w:r>
        <w:t xml:space="preserve">From the equation for </w:t>
      </w:r>
      <w:r>
        <w:t>∆</w:t>
      </w:r>
      <w:r>
        <w:rPr>
          <w:rFonts w:ascii="Gulim" w:eastAsia="Gulim" w:hAnsi="Gulim" w:hint="eastAsia"/>
        </w:rPr>
        <w:t>φ</w:t>
      </w:r>
      <w:r>
        <w:t>, i</w:t>
      </w:r>
      <w:r w:rsidR="00024D67">
        <w:t>t seems that the roadmap for getting sensitive gate reflectometry</w:t>
      </w:r>
      <w:r>
        <w:t>,</w:t>
      </w:r>
      <w:r w:rsidR="00024D67">
        <w:t xml:space="preserve"> firstly is to reduce </w:t>
      </w:r>
      <w:r>
        <w:t xml:space="preserve">the </w:t>
      </w:r>
      <w:r w:rsidR="00024D67">
        <w:t>parasitic capacitance as much as possib</w:t>
      </w:r>
      <w:r>
        <w:t>le by engineering the sample holder, as described in the “Readout circuit” chapter. Secondly, to tune to the good matching condition by changing the inductor values in the resonant circuit.</w:t>
      </w:r>
    </w:p>
    <w:p w:rsidR="00024D67" w:rsidRPr="00024D67" w:rsidRDefault="00024D67" w:rsidP="00CE4A72">
      <w:pPr>
        <w:rPr>
          <w:rFonts w:eastAsiaTheme="minorEastAsia"/>
        </w:rPr>
      </w:pPr>
      <w:r w:rsidRPr="009136E6">
        <w:rPr>
          <w:b/>
        </w:rPr>
        <w:t>S</w:t>
      </w:r>
      <w:r w:rsidRPr="009136E6">
        <w:rPr>
          <w:b/>
        </w:rPr>
        <w:t xml:space="preserve">econd generation of </w:t>
      </w:r>
      <w:r w:rsidRPr="009136E6">
        <w:rPr>
          <w:b/>
        </w:rPr>
        <w:t xml:space="preserve">the ohmic </w:t>
      </w:r>
      <w:r w:rsidRPr="009136E6">
        <w:rPr>
          <w:b/>
        </w:rPr>
        <w:t>reflectometry</w:t>
      </w:r>
      <w:r>
        <w:t xml:space="preserve"> setup would</w:t>
      </w:r>
      <w:r>
        <w:t xml:space="preserve"> be</w:t>
      </w:r>
      <w:r w:rsidR="00425DF3">
        <w:t xml:space="preserve"> than</w:t>
      </w:r>
      <w:r>
        <w:t xml:space="preserve"> adopted</w:t>
      </w:r>
      <w:r>
        <w:t xml:space="preserve"> </w:t>
      </w:r>
      <w:r>
        <w:t xml:space="preserve">to the </w:t>
      </w:r>
      <w:r w:rsidRPr="009136E6">
        <w:rPr>
          <w:b/>
        </w:rPr>
        <w:t>first generation of the gate reflectometry setup</w:t>
      </w:r>
      <w:r>
        <w:t xml:space="preserve"> by </w:t>
      </w:r>
      <w:r w:rsidRPr="009136E6">
        <w:rPr>
          <w:b/>
        </w:rPr>
        <w:t>changing inductor value</w:t>
      </w:r>
      <w:r w:rsidR="00425DF3" w:rsidRPr="009136E6">
        <w:rPr>
          <w:b/>
        </w:rPr>
        <w:t>s</w:t>
      </w:r>
      <w:r w:rsidR="00425DF3">
        <w:t xml:space="preserve">, and by trying different inductors by means of core material and size in order to reduce inductor losses.  </w:t>
      </w:r>
    </w:p>
    <w:p w:rsidR="004917E7" w:rsidRDefault="004917E7" w:rsidP="008867C7">
      <w:pPr>
        <w:rPr>
          <w:rFonts w:eastAsiaTheme="minorEastAsia"/>
        </w:rPr>
      </w:pPr>
    </w:p>
    <w:p w:rsidR="004917E7" w:rsidRDefault="004917E7" w:rsidP="008867C7">
      <w:pPr>
        <w:rPr>
          <w:rFonts w:eastAsiaTheme="minorEastAsia"/>
        </w:rPr>
      </w:pPr>
    </w:p>
    <w:p w:rsidR="008867C7" w:rsidRDefault="008867C7" w:rsidP="008867C7">
      <w:pPr>
        <w:rPr>
          <w:rFonts w:eastAsiaTheme="minorEastAsia"/>
        </w:rPr>
      </w:pPr>
    </w:p>
    <w:p w:rsidR="004A2491" w:rsidRPr="008867C7" w:rsidRDefault="004A2491" w:rsidP="008867C7"/>
    <w:p w:rsidR="00AB3B6B" w:rsidRPr="00AB3B6B" w:rsidRDefault="00AB3B6B" w:rsidP="00AB3B6B"/>
    <w:p w:rsidR="00B80CDB" w:rsidRDefault="00B80CDB" w:rsidP="00AB3B6B">
      <w:pPr>
        <w:pStyle w:val="Heading4"/>
      </w:pPr>
      <w:r>
        <w:lastRenderedPageBreak/>
        <w:t xml:space="preserve">Optimizing </w:t>
      </w:r>
      <w:r w:rsidR="0037501E">
        <w:t>gate reflectometry:</w:t>
      </w:r>
    </w:p>
    <w:p w:rsidR="00AB5B68" w:rsidRDefault="00AB5B68" w:rsidP="008E2449">
      <w:r>
        <w:t xml:space="preserve">There are several sources of the signal loss in the gate reflectometry system: inductor losses, PCB dielectric losses, losses in PCB RF transmission lines, losses caused by the </w:t>
      </w:r>
      <w:r w:rsidR="00315E2B">
        <w:t xml:space="preserve">geometric </w:t>
      </w:r>
      <w:r>
        <w:t>parasitic capacitance [12]</w:t>
      </w:r>
      <w:r w:rsidR="0037501E">
        <w:t>.</w:t>
      </w:r>
    </w:p>
    <w:p w:rsidR="00AB5B68" w:rsidRDefault="00315E2B" w:rsidP="008E2449">
      <w:r>
        <w:t xml:space="preserve">For </w:t>
      </w:r>
      <w:r w:rsidRPr="00E05506">
        <w:rPr>
          <w:b/>
        </w:rPr>
        <w:t>minimization of the geometric parasitic capacitance</w:t>
      </w:r>
      <w:r>
        <w:t xml:space="preserve"> coming from the coupling of the PCB RF lines and bonding pads to the ground plane</w:t>
      </w:r>
      <w:r w:rsidR="00E05506">
        <w:t>s</w:t>
      </w:r>
      <w:r>
        <w:t xml:space="preserve">, Sonnet software can be used. </w:t>
      </w:r>
      <w:r w:rsidRPr="00315E2B">
        <w:rPr>
          <w:i/>
        </w:rPr>
        <w:t>(Maybe to put here – optimization based on Sonnet – Matlab (Octave) communication)</w:t>
      </w:r>
    </w:p>
    <w:p w:rsidR="00315E2B" w:rsidRDefault="00315E2B" w:rsidP="008E2449">
      <w:r>
        <w:t>The RF lines transm</w:t>
      </w:r>
      <w:r w:rsidR="00E05506">
        <w:t>ission losses come probably</w:t>
      </w:r>
      <w:r>
        <w:t xml:space="preserve"> mainly from the unwanted reflections due to </w:t>
      </w:r>
      <w:r w:rsidR="00E05506">
        <w:t xml:space="preserve">the </w:t>
      </w:r>
      <w:r>
        <w:t xml:space="preserve">transmission line routing and splitting </w:t>
      </w:r>
      <w:r w:rsidR="00E05506">
        <w:t>needed to connect</w:t>
      </w:r>
      <w:r>
        <w:t xml:space="preserve"> more reflectometry readout circuit</w:t>
      </w:r>
      <w:r w:rsidR="00E05506">
        <w:t>s</w:t>
      </w:r>
      <w:r>
        <w:t xml:space="preserve"> – frequency multiplexing. This assumption should be tested and </w:t>
      </w:r>
      <w:r w:rsidR="00E05506" w:rsidRPr="00E05506">
        <w:rPr>
          <w:b/>
        </w:rPr>
        <w:t>optimum configuration of the PCB RF lines</w:t>
      </w:r>
      <w:r w:rsidR="00E05506">
        <w:t xml:space="preserve"> could be achieved using </w:t>
      </w:r>
      <w:r w:rsidR="00E05506">
        <w:t>Sonnet software</w:t>
      </w:r>
      <w:r w:rsidR="00E05506">
        <w:t xml:space="preserve"> for simulating RF line scattering parameters.</w:t>
      </w:r>
    </w:p>
    <w:p w:rsidR="00E05506" w:rsidRDefault="00911251" w:rsidP="008E2449">
      <w:r>
        <w:t>Inductor losses are dissipation on</w:t>
      </w:r>
      <w:r w:rsidR="00E05506">
        <w:t xml:space="preserve"> the o</w:t>
      </w:r>
      <w:r>
        <w:t>hmic resistance of the wire wound and core losses due to hysteresis and eddy currents. Overall loss can be represented as the inductor equivalent series resistance</w:t>
      </w:r>
      <w:r w:rsidR="005A23A8">
        <w:t xml:space="preserve">. Inductors with air core have smaller core losses but for achieving high inductor values they need to have more wounds and they are bigger, lowering their self – resonant frequency and increasing wire resistance. As a part of this work, </w:t>
      </w:r>
      <w:r w:rsidR="005A23A8" w:rsidRPr="0074069F">
        <w:rPr>
          <w:b/>
        </w:rPr>
        <w:t xml:space="preserve">examination of the inductor influence </w:t>
      </w:r>
      <w:r w:rsidR="005A23A8" w:rsidRPr="0074069F">
        <w:t>on the gate reflectometry sensitivity</w:t>
      </w:r>
      <w:r w:rsidR="005A23A8">
        <w:t xml:space="preserve"> regarding the core material and the inductance value could be conducted.  </w:t>
      </w:r>
      <w:r>
        <w:t xml:space="preserve"> </w:t>
      </w:r>
    </w:p>
    <w:p w:rsidR="0074069F" w:rsidRPr="00315E2B" w:rsidRDefault="0074069F" w:rsidP="008E2449">
      <w:r>
        <w:t>Losses in the PCB dielectric could be addressed by using dielectric with lower dielectric loss then currently used FR4, e.g. some of the Rogers Corporation laminates.</w:t>
      </w:r>
    </w:p>
    <w:p w:rsidR="0046709D" w:rsidRDefault="00C93FF1" w:rsidP="00AB3B6B">
      <w:pPr>
        <w:pStyle w:val="Heading4"/>
      </w:pPr>
      <w:r>
        <w:t>S</w:t>
      </w:r>
      <w:r w:rsidR="00D30B87">
        <w:t>pin manipulation measurement</w:t>
      </w:r>
      <w:r w:rsidR="0018270F">
        <w:t>s</w:t>
      </w:r>
      <w:bookmarkStart w:id="620" w:name="_GoBack"/>
      <w:bookmarkEnd w:id="620"/>
    </w:p>
    <w:p w:rsidR="00FF0ABE" w:rsidRPr="00FF0ABE" w:rsidRDefault="00FF0ABE" w:rsidP="00FF0ABE">
      <w:r>
        <w:t xml:space="preserve">Quantum gate operation in a spin qubit </w:t>
      </w:r>
      <w:r w:rsidR="001B1922">
        <w:t>assumes spin manipulation. Basically those manipulation are spin rotations in the spin representation sphere, called Bloch sphere.</w:t>
      </w:r>
    </w:p>
    <w:p w:rsidR="00FF0ABE" w:rsidRPr="00FF0ABE" w:rsidRDefault="001B1922" w:rsidP="00FF0ABE">
      <w:r>
        <w:t>Basis</w:t>
      </w:r>
      <w:r w:rsidR="00FF0ABE">
        <w:t xml:space="preserve"> spin states </w:t>
      </w:r>
      <w:r>
        <w:t xml:space="preserve">in a hole </w:t>
      </w:r>
      <w:r w:rsidR="00FF0ABE">
        <w:t>spin qubit are spin up and spin down. Their energy splitting E</w:t>
      </w:r>
      <w:r w:rsidR="00FF0ABE">
        <w:rPr>
          <w:vertAlign w:val="subscript"/>
        </w:rPr>
        <w:t>Z</w:t>
      </w:r>
      <w:r w:rsidR="00FF0ABE">
        <w:t xml:space="preserve"> is determined by the hole g factor g, the Bohr magneton </w:t>
      </w:r>
      <w:r w:rsidR="00FF0ABE" w:rsidRPr="00FF0ABE">
        <w:t>μ</w:t>
      </w:r>
      <w:r w:rsidR="00FF0ABE">
        <w:rPr>
          <w:vertAlign w:val="subscript"/>
        </w:rPr>
        <w:t xml:space="preserve">B </w:t>
      </w:r>
      <w:r w:rsidR="00FF0ABE">
        <w:t xml:space="preserve">and </w:t>
      </w:r>
      <w:r w:rsidR="003763F4">
        <w:t>a</w:t>
      </w:r>
      <w:r w:rsidR="00FF0ABE">
        <w:t xml:space="preserve"> </w:t>
      </w:r>
      <w:r>
        <w:t xml:space="preserve">static </w:t>
      </w:r>
      <w:r w:rsidR="00FF0ABE">
        <w:t xml:space="preserve">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rsidR="00FF0ABE" w:rsidRPr="00FF0ABE">
        <w:t xml:space="preserve"> </w:t>
      </w:r>
      <w:r w:rsidR="00FF0ABE">
        <w:t>. Spin vector prec</w:t>
      </w:r>
      <w:r>
        <w:t>esses in the Bloch sphere around the axes of the</w:t>
      </w:r>
      <w:r w:rsidR="00FF0ABE">
        <w:t xml:space="preserve"> applied </w:t>
      </w:r>
      <w:r>
        <w:t xml:space="preserve">static </w:t>
      </w:r>
      <w:r w:rsidR="00FF0ABE">
        <w:t>magnetic field</w:t>
      </w:r>
      <w:r>
        <w:t xml:space="preserve"> </w:t>
      </w:r>
      <w:r>
        <w:t>(basis</w:t>
      </w:r>
      <w:r>
        <w:t xml:space="preserve"> states axes</w:t>
      </w:r>
      <w:r>
        <w:t>)</w:t>
      </w:r>
      <w:r w:rsidR="00FF0ABE">
        <w:t xml:space="preserve"> with so 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sidR="00FF0ABE">
        <w:rPr>
          <w:rFonts w:eastAsiaTheme="minorEastAsia"/>
        </w:rPr>
        <w:t xml:space="preserve">, where h is the Planck constant. </w:t>
      </w:r>
      <w:r w:rsidR="00FF0ABE">
        <w:rPr>
          <w:rFonts w:eastAsiaTheme="minorEastAsia"/>
        </w:rPr>
        <w:t>For</w:t>
      </w:r>
      <w:r>
        <w:rPr>
          <w:rFonts w:eastAsiaTheme="minorEastAsia"/>
        </w:rPr>
        <w:t xml:space="preserve"> </w:t>
      </w:r>
      <w:r w:rsidR="003763F4">
        <w:rPr>
          <w:rFonts w:eastAsiaTheme="minorEastAsia"/>
        </w:rPr>
        <w:t>flipping</w:t>
      </w:r>
      <w:r>
        <w:rPr>
          <w:rFonts w:eastAsiaTheme="minorEastAsia"/>
        </w:rPr>
        <w:t xml:space="preserve"> the spin external oscillatory magnetic field B</w:t>
      </w:r>
      <w:r>
        <w:rPr>
          <w:rFonts w:eastAsiaTheme="minorEastAsia"/>
          <w:vertAlign w:val="subscript"/>
        </w:rPr>
        <w:t>AC</w:t>
      </w:r>
      <w:r>
        <w:rPr>
          <w:rFonts w:eastAsiaTheme="minorEastAsia"/>
        </w:rPr>
        <w:t xml:space="preserve"> need to be apply perpendicular to the static one and its frequency need to match Larmor frequency. Reason for necessity to match the Larmour frequenc</w:t>
      </w:r>
      <w:r w:rsidR="003763F4">
        <w:rPr>
          <w:rFonts w:eastAsiaTheme="minorEastAsia"/>
        </w:rPr>
        <w:t>y can be explain using the</w:t>
      </w:r>
      <w:r>
        <w:rPr>
          <w:rFonts w:eastAsiaTheme="minorEastAsia"/>
        </w:rPr>
        <w:t xml:space="preserve"> kid swing</w:t>
      </w:r>
      <w:r w:rsidR="003763F4">
        <w:rPr>
          <w:rFonts w:eastAsiaTheme="minorEastAsia"/>
        </w:rPr>
        <w:t xml:space="preserve"> example</w:t>
      </w:r>
      <w:r>
        <w:rPr>
          <w:rFonts w:eastAsiaTheme="minorEastAsia"/>
        </w:rPr>
        <w:t xml:space="preserve">. </w:t>
      </w:r>
      <w:r w:rsidR="003763F4">
        <w:rPr>
          <w:rFonts w:eastAsiaTheme="minorEastAsia"/>
        </w:rPr>
        <w:t>Kid swing oscillates with its natural frequency of oscillation. If the swing is pushed with an appropriate period of pushing pulses, amplitude of the oscillation will increase and at some point swing will flip. In this comparison a natural frequency of a kid swing correspond to a Larmor frequency and a frequency of pushing pulses to the frequency of the applied oscillatory magnetic field.</w:t>
      </w:r>
    </w:p>
    <w:p w:rsidR="00FF0ABE" w:rsidRPr="00FF0ABE" w:rsidRDefault="00625A0B" w:rsidP="00FF0ABE">
      <w:r>
        <w:lastRenderedPageBreak/>
        <w:t>O</w:t>
      </w:r>
      <w:r w:rsidR="00BC63AF">
        <w:t>scillatory magn</w:t>
      </w:r>
      <w:r w:rsidR="000726DD">
        <w:t>etic field is hard to implement,</w:t>
      </w:r>
      <w:r w:rsidR="00BC63AF">
        <w:t xml:space="preserve"> </w:t>
      </w:r>
      <w:r w:rsidR="000726DD">
        <w:t>from the fabrication standpoint</w:t>
      </w:r>
      <w:r>
        <w:t>.</w:t>
      </w:r>
      <w:r w:rsidR="000726DD">
        <w:t xml:space="preserve"> </w:t>
      </w:r>
      <w:r w:rsidR="00F812BB">
        <w:t xml:space="preserve">One way to avoid this problem is to apply static instead of oscillatory magnetic field and to apply </w:t>
      </w:r>
      <w:r w:rsidR="000726DD">
        <w:t>a</w:t>
      </w:r>
      <w:r>
        <w:t>n</w:t>
      </w:r>
      <w:r w:rsidR="000726DD">
        <w:t xml:space="preserve"> oscillatory voltage to the</w:t>
      </w:r>
      <w:r>
        <w:t xml:space="preserve"> quantum dot</w:t>
      </w:r>
      <w:r w:rsidR="000726DD">
        <w:t xml:space="preserve"> gate</w:t>
      </w:r>
      <w:r w:rsidR="00F812BB">
        <w:t xml:space="preserve">. </w:t>
      </w:r>
      <w:r w:rsidR="003C3873">
        <w:t>Oscillatory electric field than</w:t>
      </w:r>
      <w:r w:rsidR="000726DD">
        <w:t xml:space="preserve"> </w:t>
      </w:r>
      <w:r w:rsidR="00F812BB">
        <w:t xml:space="preserve">modulates </w:t>
      </w:r>
      <w:r w:rsidR="003C3873">
        <w:t>the hole g factor giving equivalent</w:t>
      </w:r>
      <w:r w:rsidR="000726DD">
        <w:t xml:space="preserve"> oscillatory magnetic field</w:t>
      </w:r>
      <w:r w:rsidR="003C3873">
        <w:t xml:space="preserve"> from the first case</w:t>
      </w:r>
      <w:r w:rsidR="000726DD">
        <w:t xml:space="preserve">. </w:t>
      </w:r>
    </w:p>
    <w:p w:rsidR="005A3F64" w:rsidRDefault="00B740CF" w:rsidP="001374AA">
      <w:r>
        <w:t xml:space="preserve">For generating </w:t>
      </w:r>
      <w:r w:rsidR="001374AA">
        <w:t xml:space="preserve">high frequency microwave sources </w:t>
      </w:r>
      <w:r w:rsidR="00241783">
        <w:t xml:space="preserve">are needed because of high Larmor frequencies </w:t>
      </w:r>
      <w:r w:rsidR="00241783">
        <w:t>(tens of gigahertz)</w:t>
      </w:r>
      <w:r w:rsidR="001374AA">
        <w:t>. For this purpose signal generator SMF100A from Rohde and Schwarz will be used.</w:t>
      </w:r>
      <w:r w:rsidR="005A3F64">
        <w:t xml:space="preserve"> </w:t>
      </w:r>
    </w:p>
    <w:p w:rsidR="00747652" w:rsidRDefault="00747652" w:rsidP="00AB3B6B">
      <w:pPr>
        <w:pStyle w:val="Heading4"/>
      </w:pPr>
      <w:r>
        <w:t xml:space="preserve">Measuring relaxation time </w:t>
      </w:r>
    </w:p>
    <w:p w:rsidR="00747652" w:rsidRDefault="00747652" w:rsidP="00AB3B6B">
      <w:pPr>
        <w:pStyle w:val="Heading4"/>
      </w:pPr>
      <w:r>
        <w:t>Spin dephasing time experiment</w:t>
      </w:r>
    </w:p>
    <w:p w:rsidR="00747652" w:rsidRDefault="00747652" w:rsidP="00AB3B6B">
      <w:pPr>
        <w:pStyle w:val="Heading4"/>
      </w:pPr>
      <w:r>
        <w:t xml:space="preserve">Spin coherence time experiment: </w:t>
      </w:r>
    </w:p>
    <w:p w:rsidR="00747652" w:rsidRDefault="00747652" w:rsidP="0087593F">
      <w:pPr>
        <w:pStyle w:val="ListParagraph"/>
        <w:numPr>
          <w:ilvl w:val="3"/>
          <w:numId w:val="17"/>
        </w:numPr>
      </w:pPr>
      <w:r>
        <w:t>Hahn echo</w:t>
      </w:r>
    </w:p>
    <w:p w:rsidR="00B80CDB" w:rsidRPr="00B80CDB" w:rsidRDefault="00747652" w:rsidP="0087593F">
      <w:pPr>
        <w:pStyle w:val="ListParagraph"/>
        <w:numPr>
          <w:ilvl w:val="3"/>
          <w:numId w:val="17"/>
        </w:numPr>
      </w:pPr>
      <w:r>
        <w:t>CPMG pulse sequence</w:t>
      </w:r>
    </w:p>
    <w:p w:rsidR="00EF15B1" w:rsidRDefault="00EF15B1" w:rsidP="00614BB9">
      <w:pPr>
        <w:pStyle w:val="Heading3"/>
      </w:pPr>
    </w:p>
    <w:p w:rsidR="00AB3B6B" w:rsidRPr="00AB3B6B" w:rsidRDefault="00AB3B6B" w:rsidP="00AB3B6B"/>
    <w:p w:rsidR="00614BB9" w:rsidRPr="00614BB9" w:rsidRDefault="00D119AB" w:rsidP="00614BB9">
      <w:pPr>
        <w:pStyle w:val="Heading3"/>
      </w:pPr>
      <w:r>
        <w:t>Innovative aspects</w:t>
      </w:r>
      <w:r w:rsidR="00204BEF">
        <w:t>:</w:t>
      </w:r>
    </w:p>
    <w:p w:rsidR="000E1B4D" w:rsidRDefault="00204BEF" w:rsidP="009D17AE">
      <w:r>
        <w:t>In our</w:t>
      </w:r>
      <w:r w:rsidR="00B27864">
        <w:t xml:space="preserve"> group we are worki</w:t>
      </w:r>
      <w:r w:rsidR="00614BB9">
        <w:t xml:space="preserve">ng with a </w:t>
      </w:r>
      <w:r w:rsidR="00614BB9" w:rsidRPr="001F6E03">
        <w:rPr>
          <w:b/>
        </w:rPr>
        <w:t>germanium nanowire based hole spin</w:t>
      </w:r>
      <w:r w:rsidR="00614BB9">
        <w:t xml:space="preserve"> double quantum dot</w:t>
      </w:r>
      <w:r>
        <w:t xml:space="preserve">. </w:t>
      </w:r>
      <w:r w:rsidR="001F6E03">
        <w:t>While other groups work with structures based on electron spin in gallium arsenide, electron spin</w:t>
      </w:r>
      <w:r w:rsidR="00CB119C">
        <w:t xml:space="preserve"> in</w:t>
      </w:r>
      <w:r w:rsidR="001F6E03">
        <w:t xml:space="preserve"> silicon and Si:P and hole spin in silicon, this particular approach is not yet investigated. </w:t>
      </w:r>
      <w:r w:rsidR="00397B1E">
        <w:t xml:space="preserve">It </w:t>
      </w:r>
      <w:r>
        <w:t xml:space="preserve">has </w:t>
      </w:r>
      <w:r w:rsidR="000E1B4D">
        <w:t xml:space="preserve">promising theoretical proposals </w:t>
      </w:r>
      <w:r w:rsidR="000E1B4D" w:rsidRPr="000E1B4D">
        <w:rPr>
          <w:i/>
        </w:rPr>
        <w:t>(put in which proposals and some numbers maybe)</w:t>
      </w:r>
      <w:r>
        <w:t xml:space="preserve"> </w:t>
      </w:r>
      <w:r w:rsidR="000E1B4D">
        <w:t xml:space="preserve">in terms of qubit </w:t>
      </w:r>
      <w:r w:rsidR="00614BB9" w:rsidRPr="00614BB9">
        <w:t xml:space="preserve">spin </w:t>
      </w:r>
      <w:r w:rsidR="000E1B4D" w:rsidRPr="00614BB9">
        <w:t>state manipulation</w:t>
      </w:r>
      <w:r w:rsidR="000E1B4D">
        <w:t xml:space="preserve"> and </w:t>
      </w:r>
      <w:r w:rsidR="000E1B4D" w:rsidRPr="00614BB9">
        <w:t>coherence time</w:t>
      </w:r>
      <w:r w:rsidR="000E1B4D">
        <w:t>. Easy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heavy holes in </w:t>
      </w:r>
      <w:r w:rsidR="00A51B2E">
        <w:t>Ge</w:t>
      </w:r>
      <w:r w:rsidR="000E1B4D">
        <w:t xml:space="preserve"> which enable</w:t>
      </w:r>
      <w:r w:rsidR="00614BB9">
        <w:t xml:space="preserve"> </w:t>
      </w:r>
      <w:r w:rsidR="00614BB9" w:rsidRPr="00614BB9">
        <w:rPr>
          <w:b/>
        </w:rPr>
        <w:t>fast</w:t>
      </w:r>
      <w:r w:rsidR="000E1B4D" w:rsidRPr="00614BB9">
        <w:rPr>
          <w:b/>
        </w:rPr>
        <w:t xml:space="preserve"> spin manipulation</w:t>
      </w:r>
      <w:r w:rsidR="000E1B4D">
        <w:t xml:space="preserve"> by applying oscillatory electric field to particular qubit gates</w:t>
      </w:r>
      <w:r w:rsidR="00614BB9">
        <w:t xml:space="preserve"> (Figure 2)</w:t>
      </w:r>
      <w:r w:rsidR="000E1B4D">
        <w:t xml:space="preserve"> eliminating necessity fo</w:t>
      </w:r>
      <w:r w:rsidR="00007E8F">
        <w:t xml:space="preserve">r oscillatory magnetic field. This means </w:t>
      </w:r>
      <w:r w:rsidR="000E1B4D">
        <w:t>reducing fabrication complexity</w:t>
      </w:r>
      <w:r w:rsidR="00614BB9">
        <w:t xml:space="preserve"> because nothing else is required except of already defined gates</w:t>
      </w:r>
      <w:r w:rsidR="000E1B4D">
        <w:t>.</w:t>
      </w:r>
      <w:r w:rsidR="00BD2F3A">
        <w:t xml:space="preserve"> Together with all the fabrication reduction complexity brought by gate reflectometry (as explained in </w:t>
      </w:r>
      <w:r w:rsidR="00BD2F3A" w:rsidRPr="00BD2F3A">
        <w:rPr>
          <w:i/>
        </w:rPr>
        <w:t>Definition of the problem</w:t>
      </w:r>
      <w:r w:rsidR="00CB119C">
        <w:t>) this</w:t>
      </w:r>
      <w:r w:rsidR="00BD2F3A">
        <w:t xml:space="preserve"> approach has high chances of </w:t>
      </w:r>
      <w:r w:rsidR="00BD2F3A" w:rsidRPr="00614BB9">
        <w:rPr>
          <w:b/>
        </w:rPr>
        <w:t>addressing scalability issue</w:t>
      </w:r>
      <w:r w:rsidR="00BD2F3A">
        <w:t>.</w:t>
      </w:r>
    </w:p>
    <w:p w:rsidR="000E1B4D" w:rsidRDefault="006F1623" w:rsidP="009D17AE">
      <w:r>
        <w:rPr>
          <w:b/>
        </w:rPr>
        <w:t xml:space="preserve">Relatively </w:t>
      </w:r>
      <w:r w:rsidR="00CB119C">
        <w:rPr>
          <w:b/>
        </w:rPr>
        <w:t>l</w:t>
      </w:r>
      <w:r w:rsidR="000E1B4D" w:rsidRPr="006F1623">
        <w:rPr>
          <w:b/>
        </w:rPr>
        <w:t>ong coherence time</w:t>
      </w:r>
      <w:r w:rsidR="000E1B4D">
        <w:t xml:space="preserve"> is expected because of</w:t>
      </w:r>
      <w:r w:rsidR="00632E07">
        <w:t>,</w:t>
      </w:r>
      <w:r w:rsidR="000E1B4D">
        <w:t xml:space="preserve"> </w:t>
      </w:r>
      <w:r w:rsidR="003E6BC9">
        <w:t>before mentioned</w:t>
      </w:r>
      <w:r w:rsidR="00632E07">
        <w:t xml:space="preserve">, low qubit </w:t>
      </w:r>
      <w:r w:rsidR="003E6BC9">
        <w:t>charge spin</w:t>
      </w:r>
      <w:r>
        <w:t xml:space="preserve"> coupling to the surrounding Ge and Si nuclei spin (</w:t>
      </w:r>
      <w:r w:rsidRPr="006F1623">
        <w:rPr>
          <w:b/>
        </w:rPr>
        <w:t>low hyperfine interaction</w:t>
      </w:r>
      <w:r>
        <w:t>)</w:t>
      </w:r>
      <w:r w:rsidR="003E6BC9">
        <w:t xml:space="preserve">. </w:t>
      </w:r>
    </w:p>
    <w:p w:rsidR="00D119AB" w:rsidRDefault="00CB119C" w:rsidP="009D17AE">
      <w:r>
        <w:t>Gates in</w:t>
      </w:r>
      <w:r w:rsidR="00AE45B0">
        <w:t xml:space="preserve"> our DQD system</w:t>
      </w:r>
      <w:r w:rsidR="00B27864">
        <w:t xml:space="preserve"> </w:t>
      </w:r>
      <w:r w:rsidR="006F1623">
        <w:t xml:space="preserve">(Figure 2) </w:t>
      </w:r>
      <w:r w:rsidR="00AE45B0">
        <w:t>are position</w:t>
      </w:r>
      <w:r w:rsidR="00D119AB">
        <w:t>ed</w:t>
      </w:r>
      <w:r w:rsidR="00AE45B0">
        <w:t xml:space="preserve"> </w:t>
      </w:r>
      <w:r w:rsidR="00D119AB">
        <w:t>directly</w:t>
      </w:r>
      <w:r w:rsidR="00AE45B0">
        <w:t xml:space="preserve"> on the top of the nanowire</w:t>
      </w:r>
      <w:r w:rsidR="00D119AB">
        <w:t xml:space="preserve"> in which quantum dots are formed. This implies</w:t>
      </w:r>
      <w:r w:rsidR="00AE45B0">
        <w:t xml:space="preserve"> </w:t>
      </w:r>
      <w:r w:rsidR="00AE45B0" w:rsidRPr="006F1623">
        <w:rPr>
          <w:b/>
        </w:rPr>
        <w:t xml:space="preserve">high capacitive coupling between gate and </w:t>
      </w:r>
      <w:r w:rsidR="00D119AB" w:rsidRPr="006F1623">
        <w:rPr>
          <w:b/>
        </w:rPr>
        <w:t>quantum dots</w:t>
      </w:r>
      <w:r w:rsidR="00D119AB">
        <w:t xml:space="preserve">. This further implies </w:t>
      </w:r>
      <w:r w:rsidR="00D119AB" w:rsidRPr="006F1623">
        <w:rPr>
          <w:b/>
        </w:rPr>
        <w:t>high sensitivity thus speed of gate reflectometry</w:t>
      </w:r>
      <w:r w:rsidR="00D119AB">
        <w:t xml:space="preserve">, as explained in </w:t>
      </w:r>
      <w:r w:rsidR="00045DC6">
        <w:rPr>
          <w:i/>
        </w:rPr>
        <w:t>Research methods</w:t>
      </w:r>
      <w:r>
        <w:rPr>
          <w:i/>
        </w:rPr>
        <w:t xml:space="preserve"> (or work schedule)</w:t>
      </w:r>
      <w:r w:rsidR="00D119AB">
        <w:t xml:space="preserve">. </w:t>
      </w:r>
      <w:r w:rsidR="00AE45B0">
        <w:t xml:space="preserve"> </w:t>
      </w:r>
    </w:p>
    <w:p w:rsidR="00FE7FD5" w:rsidRDefault="00FE7FD5" w:rsidP="009D17AE"/>
    <w:p w:rsidR="00FE7FD5" w:rsidRDefault="00FE7FD5" w:rsidP="00FE7FD5">
      <w:pPr>
        <w:pStyle w:val="Heading3"/>
      </w:pPr>
      <w:r>
        <w:t>International collaboration:</w:t>
      </w:r>
    </w:p>
    <w:p w:rsidR="003E2388" w:rsidRDefault="00FE7FD5" w:rsidP="00FE7FD5">
      <w:r>
        <w:t xml:space="preserve">We are collaborating with spin qubit team in </w:t>
      </w:r>
      <w:r w:rsidRPr="00465F0E">
        <w:rPr>
          <w:b/>
        </w:rPr>
        <w:t>Charles M. Marcus</w:t>
      </w:r>
      <w:r>
        <w:t xml:space="preserve"> laboratory in Copenhagen, lead by </w:t>
      </w:r>
      <w:r w:rsidRPr="003E2388">
        <w:rPr>
          <w:b/>
        </w:rPr>
        <w:t>Ferdinand Kuemmeth</w:t>
      </w:r>
      <w:r>
        <w:t xml:space="preserve">. Since they are mature group with a big knowledge in instrumentation and spin qubits in overall, this collaboration helps us a lot in setting up our measurement setup. It would be helpful to visit them several times throughout the year. Here I would like to ask for the finances to cover the trip and accommodation costs for that purpose. The other significant collaboration is with </w:t>
      </w:r>
      <w:r w:rsidRPr="003E2388">
        <w:rPr>
          <w:b/>
        </w:rPr>
        <w:t>J.J. Zhang</w:t>
      </w:r>
      <w:r>
        <w:t xml:space="preserve"> in Beijing, China. </w:t>
      </w:r>
      <w:r w:rsidR="005A3FDC">
        <w:t xml:space="preserve">He is material scientist providing us with silicon germanium nanowire samples. </w:t>
      </w:r>
    </w:p>
    <w:p w:rsidR="0053730E" w:rsidRDefault="0053730E" w:rsidP="0053730E"/>
    <w:p w:rsidR="00FF7A41" w:rsidRDefault="00FF7A41" w:rsidP="00BB6DB1">
      <w:pPr>
        <w:pStyle w:val="Heading3"/>
      </w:pPr>
      <w:r>
        <w:t>Contingency plan:</w:t>
      </w:r>
    </w:p>
    <w:p w:rsidR="00FF7A41" w:rsidRPr="00B37647" w:rsidRDefault="00FF7A41" w:rsidP="00FF7A41">
      <w:pPr>
        <w:rPr>
          <w:i/>
        </w:rPr>
      </w:pPr>
      <w:r>
        <w:t>In case it will be found out that the gate reflectometry technique does not work we are going to</w:t>
      </w:r>
      <w:r w:rsidR="00BA5BF5">
        <w:t xml:space="preserve"> try to</w:t>
      </w:r>
      <w:r>
        <w:t xml:space="preserve"> use </w:t>
      </w:r>
      <w:r w:rsidR="00BA5BF5">
        <w:t xml:space="preserve">a </w:t>
      </w:r>
      <w:r>
        <w:t>charge sensor ohmic reflectomet</w:t>
      </w:r>
      <w:r w:rsidR="00BA5BF5">
        <w:t>ry. (</w:t>
      </w:r>
      <w:r w:rsidR="00BA5BF5" w:rsidRPr="00BA5BF5">
        <w:rPr>
          <w:i/>
        </w:rPr>
        <w:t>maybe put some reasons why gate reflectometry should not work, but I don’t know what those can be</w:t>
      </w:r>
      <w:r w:rsidR="00BA5BF5">
        <w:t xml:space="preserve">) </w:t>
      </w:r>
      <w:r w:rsidR="00BB6DB1">
        <w:t xml:space="preserve">For that reason </w:t>
      </w:r>
      <w:r w:rsidR="00BA5BF5">
        <w:t xml:space="preserve">a </w:t>
      </w:r>
      <w:r w:rsidR="00BB6DB1">
        <w:t xml:space="preserve">charge sensor proximate to the double quantum dot should be added to the nanofabrication process </w:t>
      </w:r>
      <w:r w:rsidR="00BA5BF5">
        <w:t>of our samples, similar to the approach used in [8], but replacing electrons with holes in our case. For the charge sensor a single hole transistor would be used  in a form of a single quantum dot very close to the initial double quantum dot</w:t>
      </w:r>
      <w:r w:rsidR="00491539">
        <w:t>, thus capacitively</w:t>
      </w:r>
      <w:r w:rsidR="00BA5BF5">
        <w:t xml:space="preserve"> coupled to it.  </w:t>
      </w:r>
      <w:r w:rsidR="00491539">
        <w:t>Whenever charge configuration changes in the DQD, impedance of the charge sensor will change and thus reflected signal amplit</w:t>
      </w:r>
      <w:r w:rsidR="00B37647">
        <w:t xml:space="preserve">ude. </w:t>
      </w:r>
      <w:r w:rsidR="00B37647" w:rsidRPr="00B37647">
        <w:rPr>
          <w:i/>
        </w:rPr>
        <w:t>For the reflectometry on the single quantum dot, look the relfecotmetry principle description</w:t>
      </w:r>
      <w:r w:rsidR="00491539" w:rsidRPr="00B37647">
        <w:rPr>
          <w:i/>
        </w:rPr>
        <w:t xml:space="preserve"> in the reflectometry explanation at the end of the “State of the art chapter”. </w:t>
      </w:r>
    </w:p>
    <w:p w:rsidR="00B37647" w:rsidRPr="00B37647" w:rsidRDefault="00B37647" w:rsidP="00FF7A41">
      <w:pPr>
        <w:rPr>
          <w:i/>
        </w:rPr>
      </w:pPr>
      <w:r>
        <w:rPr>
          <w:i/>
        </w:rPr>
        <w:t>Such an</w:t>
      </w:r>
      <w:r w:rsidRPr="00B37647">
        <w:rPr>
          <w:i/>
        </w:rPr>
        <w:t xml:space="preserve"> approach is more mature in the community and thus it has bigger chances for success.</w:t>
      </w:r>
    </w:p>
    <w:p w:rsidR="005671CD" w:rsidRDefault="005671CD" w:rsidP="009D17AE">
      <w:pPr>
        <w:pStyle w:val="Heading3"/>
      </w:pPr>
    </w:p>
    <w:p w:rsidR="00213FA0" w:rsidRPr="00213FA0" w:rsidRDefault="00213FA0" w:rsidP="00213FA0"/>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Pr="00FF7A41" w:rsidRDefault="00FF7A41" w:rsidP="00FF7A41"/>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lastRenderedPageBreak/>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Altogether mounted on golden plated copper 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lastRenderedPageBreak/>
        <w:t xml:space="preserve">Pulses are generated by arbitrary waveform generator (Tektronix AWG5014C) and microwave signals by microwave signal source (Rohde &amp; Schwarz SMF100A). </w:t>
      </w:r>
    </w:p>
    <w:p w:rsidR="00D96C2A" w:rsidRDefault="00F27A03" w:rsidP="009D17AE">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quantum capacitance due to 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lastRenderedPageBreak/>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ntegration of two qubit Loss and DiVince</w:t>
      </w:r>
      <w:r w:rsidR="00FE7FD5">
        <w:t>n</w:t>
      </w:r>
      <w:r w:rsidR="00770A77">
        <w:t xml:space="preserv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lastRenderedPageBreak/>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lastRenderedPageBreak/>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xml:space="preserve">. Here is an example for nanowire, double quantum dot based qubit.  Gates LP (left plunger) and RP (right plunger) are capacitively coupled </w:t>
      </w:r>
      <w:r w:rsidR="003B702D">
        <w:lastRenderedPageBreak/>
        <w:t>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22" w:history="1">
        <w:r w:rsidRPr="00EB408F">
          <w:rPr>
            <w:rStyle w:val="Hyperlink"/>
          </w:rPr>
          <w:t>http://www.physics.udel.edu/~msafrono/650/Lecture19.pdf</w:t>
        </w:r>
      </w:hyperlink>
    </w:p>
    <w:p w:rsidR="0074069F" w:rsidRDefault="0074069F" w:rsidP="009D17AE">
      <w:r w:rsidRPr="0074069F">
        <w:t xml:space="preserve">About inductors: </w:t>
      </w:r>
      <w:hyperlink r:id="rId23" w:history="1">
        <w:r w:rsidRPr="0074069F">
          <w:t>http://info.ee.surrey.ac.uk/Workshop/advice/coils/air_coils.html</w:t>
        </w:r>
      </w:hyperlink>
      <w:r w:rsidRPr="0074069F">
        <w:t xml:space="preserve">, </w:t>
      </w:r>
    </w:p>
    <w:p w:rsidR="0074069F" w:rsidRPr="0074069F" w:rsidRDefault="0074069F" w:rsidP="0074069F">
      <w:pPr>
        <w:ind w:left="720" w:firstLine="720"/>
      </w:pPr>
      <w:r w:rsidRPr="0074069F">
        <w:t>http://e-collection.library.ethz.ch/eserv/eth:5129/eth-5129-02.pdf</w:t>
      </w:r>
    </w:p>
    <w:p w:rsidR="007167DF" w:rsidRDefault="007167DF" w:rsidP="007167D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Jarryd J. Pla</w:t>
      </w:r>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6065D9" w:rsidRDefault="007C7459" w:rsidP="00F16AB5">
      <w:pPr>
        <w:pStyle w:val="ListParagraph"/>
        <w:numPr>
          <w:ilvl w:val="0"/>
          <w:numId w:val="8"/>
        </w:numPr>
        <w:rPr>
          <w:i/>
          <w:lang w:val="de-AT"/>
          <w:rPrChange w:id="621" w:author="Georgios KATSAROS" w:date="2016-08-20T13:33:00Z">
            <w:rPr>
              <w:i/>
            </w:rPr>
          </w:rPrChange>
        </w:rPr>
      </w:pPr>
      <w:r w:rsidRPr="006065D9">
        <w:rPr>
          <w:lang w:val="de-AT"/>
          <w:rPrChange w:id="622" w:author="Georgios KATSAROS" w:date="2016-08-20T13:33:00Z">
            <w:rPr/>
          </w:rPrChange>
        </w:rPr>
        <w:t xml:space="preserve">Xiaobo Zhu1 el al., </w:t>
      </w:r>
      <w:r w:rsidRPr="006065D9">
        <w:rPr>
          <w:i/>
          <w:lang w:val="de-AT"/>
          <w:rPrChange w:id="623" w:author="Georgios KATSAROS" w:date="2016-08-20T13:33:00Z">
            <w:rPr>
              <w:i/>
            </w:rPr>
          </w:rPrChange>
        </w:rPr>
        <w:t>Nature</w:t>
      </w:r>
      <w:r w:rsidRPr="006065D9">
        <w:rPr>
          <w:lang w:val="de-AT"/>
          <w:rPrChange w:id="624" w:author="Georgios KATSAROS" w:date="2016-08-20T13:33:00Z">
            <w:rPr/>
          </w:rPrChange>
        </w:rPr>
        <w:t xml:space="preserve"> </w:t>
      </w:r>
      <w:r w:rsidRPr="006065D9">
        <w:rPr>
          <w:b/>
          <w:lang w:val="de-AT"/>
          <w:rPrChange w:id="625" w:author="Georgios KATSAROS" w:date="2016-08-20T13:33:00Z">
            <w:rPr>
              <w:b/>
            </w:rPr>
          </w:rPrChange>
        </w:rPr>
        <w:t>2011</w:t>
      </w:r>
      <w:r w:rsidRPr="006065D9">
        <w:rPr>
          <w:rFonts w:ascii="Arial" w:hAnsi="Arial" w:cs="Arial"/>
          <w:color w:val="333333"/>
          <w:shd w:val="clear" w:color="auto" w:fill="FFFFFF"/>
          <w:lang w:val="de-AT"/>
          <w:rPrChange w:id="626" w:author="Georgios KATSAROS" w:date="2016-08-20T13:33:00Z">
            <w:rPr>
              <w:rFonts w:ascii="Arial" w:hAnsi="Arial" w:cs="Arial"/>
              <w:color w:val="333333"/>
              <w:shd w:val="clear" w:color="auto" w:fill="FFFFFF"/>
            </w:rPr>
          </w:rPrChange>
        </w:rPr>
        <w:t xml:space="preserve"> </w:t>
      </w:r>
      <w:r w:rsidRPr="006065D9">
        <w:rPr>
          <w:lang w:val="de-AT"/>
          <w:rPrChange w:id="627" w:author="Georgios KATSAROS" w:date="2016-08-20T13:33:00Z">
            <w:rPr/>
          </w:rPrChange>
        </w:rPr>
        <w:t>478, 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DiVincenzo, </w:t>
      </w:r>
      <w:r w:rsidR="00FA1753">
        <w:t xml:space="preserve"> </w:t>
      </w:r>
      <w:hyperlink r:id="rId24" w:history="1">
        <w:r w:rsidRPr="00FA1753">
          <w:rPr>
            <w:i/>
          </w:rPr>
          <w:t>arXiv:quant-ph/0002077v3</w:t>
        </w:r>
      </w:hyperlink>
    </w:p>
    <w:p w:rsidR="007D24E4" w:rsidRPr="007D24E4" w:rsidRDefault="00064BA8" w:rsidP="007D24E4">
      <w:pPr>
        <w:pStyle w:val="ListParagraph"/>
        <w:numPr>
          <w:ilvl w:val="0"/>
          <w:numId w:val="8"/>
        </w:numPr>
        <w:rPr>
          <w:rStyle w:val="apple-converted-space"/>
          <w:i/>
        </w:rPr>
      </w:pPr>
      <w:hyperlink r:id="rId25"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6"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7" w:history="1">
        <w:r w:rsidR="00FA1753" w:rsidRPr="00FA1753">
          <w:rPr>
            <w:rStyle w:val="Hyperlink"/>
            <w:rFonts w:cs="Helvetica"/>
            <w:color w:val="000000" w:themeColor="text1"/>
            <w:u w:val="none"/>
            <w:shd w:val="clear" w:color="auto" w:fill="FFFFFF"/>
          </w:rPr>
          <w:t>P. D. Nissen</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8"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9" w:history="1">
        <w:r w:rsidR="00FA1753" w:rsidRPr="00FA1753">
          <w:rPr>
            <w:rStyle w:val="Hyperlink"/>
            <w:rFonts w:cs="Helvetica"/>
            <w:color w:val="000000" w:themeColor="text1"/>
            <w:u w:val="none"/>
            <w:shd w:val="clear" w:color="auto" w:fill="FFFFFF"/>
          </w:rPr>
          <w:t>Ł. Cywiński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0"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1" w:history="1">
        <w:r w:rsidR="00FA1753" w:rsidRPr="00FA1753">
          <w:rPr>
            <w:rStyle w:val="Hyperlink"/>
            <w:rFonts w:cs="Helvetica"/>
            <w:color w:val="000000" w:themeColor="text1"/>
            <w:u w:val="none"/>
            <w:shd w:val="clear" w:color="auto" w:fill="FFFFFF"/>
          </w:rPr>
          <w:t>S. Fallahi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2"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3" w:history="1">
        <w:r w:rsidR="00FA1753" w:rsidRPr="00FA1753">
          <w:rPr>
            <w:rStyle w:val="Hyperlink"/>
            <w:rFonts w:cs="Helvetica"/>
            <w:color w:val="000000" w:themeColor="text1"/>
            <w:u w:val="none"/>
            <w:shd w:val="clear" w:color="auto" w:fill="FFFFFF"/>
          </w:rPr>
          <w:t>M. J. Manfra</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4"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5"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36"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7" w:history="1">
        <w:r w:rsidRPr="007D24E4">
          <w:rPr>
            <w:i/>
          </w:rPr>
          <w:t>Science</w:t>
        </w:r>
        <w:r>
          <w:rPr>
            <w:i/>
          </w:rPr>
          <w:t xml:space="preserve"> </w:t>
        </w:r>
        <w:r w:rsidRPr="007D24E4">
          <w:rPr>
            <w:b/>
          </w:rPr>
          <w:t>2005 </w:t>
        </w:r>
        <w:r w:rsidRPr="007D24E4">
          <w:t>309, 2180</w:t>
        </w:r>
      </w:hyperlink>
    </w:p>
    <w:p w:rsidR="00D5323A" w:rsidRPr="006065D9" w:rsidRDefault="00360E81" w:rsidP="00D5323A">
      <w:pPr>
        <w:pStyle w:val="ListParagraph"/>
        <w:numPr>
          <w:ilvl w:val="0"/>
          <w:numId w:val="8"/>
        </w:numPr>
        <w:rPr>
          <w:i/>
          <w:lang w:val="de-AT"/>
          <w:rPrChange w:id="628" w:author="Georgios KATSAROS" w:date="2016-08-20T13:33:00Z">
            <w:rPr>
              <w:i/>
            </w:rPr>
          </w:rPrChange>
        </w:rPr>
      </w:pPr>
      <w:r>
        <w:rPr>
          <w:shd w:val="clear" w:color="auto" w:fill="FFFFFF"/>
        </w:rPr>
        <w:t xml:space="preserve"> </w:t>
      </w:r>
      <w:r w:rsidR="00C75AF7" w:rsidRPr="006065D9">
        <w:rPr>
          <w:shd w:val="clear" w:color="auto" w:fill="FFFFFF"/>
          <w:lang w:val="de-AT"/>
          <w:rPrChange w:id="629" w:author="Georgios KATSAROS" w:date="2016-08-20T13:33:00Z">
            <w:rPr>
              <w:shd w:val="clear" w:color="auto" w:fill="FFFFFF"/>
            </w:rPr>
          </w:rPrChange>
        </w:rPr>
        <w:t>H. Watzinger et al.,</w:t>
      </w:r>
      <w:r w:rsidR="00C75AF7" w:rsidRPr="006065D9">
        <w:rPr>
          <w:lang w:val="de-AT"/>
          <w:rPrChange w:id="630" w:author="Georgios KATSAROS" w:date="2016-08-20T13:33:00Z">
            <w:rPr/>
          </w:rPrChange>
        </w:rPr>
        <w:t xml:space="preserve"> </w:t>
      </w:r>
      <w:r w:rsidR="00837E71">
        <w:fldChar w:fldCharType="begin"/>
      </w:r>
      <w:r w:rsidR="00837E71" w:rsidRPr="006065D9">
        <w:rPr>
          <w:lang w:val="de-AT"/>
          <w:rPrChange w:id="631" w:author="Georgios KATSAROS" w:date="2016-08-20T13:33:00Z">
            <w:rPr/>
          </w:rPrChange>
        </w:rPr>
        <w:instrText xml:space="preserve"> HYPERLINK "https://arxiv.org/abs/1607.02977" </w:instrText>
      </w:r>
      <w:r w:rsidR="00837E71">
        <w:fldChar w:fldCharType="separate"/>
      </w:r>
      <w:r w:rsidR="00C75AF7" w:rsidRPr="006065D9">
        <w:rPr>
          <w:i/>
          <w:lang w:val="de-AT"/>
          <w:rPrChange w:id="632" w:author="Georgios KATSAROS" w:date="2016-08-20T13:33:00Z">
            <w:rPr>
              <w:i/>
            </w:rPr>
          </w:rPrChange>
        </w:rPr>
        <w:t>arXiv:1607.02977</w:t>
      </w:r>
      <w:r w:rsidR="00837E71">
        <w:rPr>
          <w:i/>
        </w:rPr>
        <w:fldChar w:fldCharType="end"/>
      </w:r>
      <w:r w:rsidR="00D5323A" w:rsidRPr="006065D9">
        <w:rPr>
          <w:i/>
          <w:lang w:val="de-AT"/>
          <w:rPrChange w:id="633" w:author="Georgios KATSAROS" w:date="2016-08-20T13:33:00Z">
            <w:rPr>
              <w:i/>
            </w:rPr>
          </w:rPrChange>
        </w:rPr>
        <w:t xml:space="preserve"> </w:t>
      </w:r>
    </w:p>
    <w:p w:rsidR="009A4E1A" w:rsidRPr="009A4E1A" w:rsidRDefault="00D5323A" w:rsidP="009A4E1A">
      <w:pPr>
        <w:pStyle w:val="ListParagraph"/>
        <w:numPr>
          <w:ilvl w:val="0"/>
          <w:numId w:val="8"/>
        </w:numPr>
        <w:rPr>
          <w:i/>
        </w:rPr>
      </w:pPr>
      <w:r w:rsidRPr="006065D9">
        <w:rPr>
          <w:shd w:val="clear" w:color="auto" w:fill="FFFFFF"/>
          <w:lang w:val="de-AT"/>
          <w:rPrChange w:id="634" w:author="Georgios KATSAROS" w:date="2016-08-20T13:33:00Z">
            <w:rPr>
              <w:shd w:val="clear" w:color="auto" w:fill="FFFFFF"/>
            </w:rPr>
          </w:rPrChange>
        </w:rPr>
        <w:t xml:space="preserve"> </w:t>
      </w:r>
      <w:r w:rsidRPr="00D5323A">
        <w:rPr>
          <w:shd w:val="clear" w:color="auto" w:fill="FFFFFF"/>
        </w:rPr>
        <w:t xml:space="preserve">R. Maurand et al.,  </w:t>
      </w:r>
      <w:hyperlink r:id="rId38" w:history="1">
        <w:r w:rsidRPr="00D5323A">
          <w:rPr>
            <w:i/>
          </w:rPr>
          <w:t>arXiv:1605.07599</w:t>
        </w:r>
      </w:hyperlink>
    </w:p>
    <w:p w:rsidR="003D4446" w:rsidRPr="003D4446" w:rsidRDefault="009A4E1A" w:rsidP="003D4446">
      <w:pPr>
        <w:pStyle w:val="ListParagraph"/>
        <w:numPr>
          <w:ilvl w:val="0"/>
          <w:numId w:val="8"/>
        </w:numPr>
        <w:rPr>
          <w:i/>
        </w:rPr>
      </w:pPr>
      <w:r w:rsidRPr="006065D9">
        <w:rPr>
          <w:shd w:val="clear" w:color="auto" w:fill="FFFFFF"/>
          <w:lang w:val="de-AT"/>
          <w:rPrChange w:id="635" w:author="Georgios KATSAROS" w:date="2016-08-20T13:33:00Z">
            <w:rPr>
              <w:shd w:val="clear" w:color="auto" w:fill="FFFFFF"/>
            </w:rPr>
          </w:rPrChange>
        </w:rPr>
        <w:t xml:space="preserve"> </w:t>
      </w:r>
      <w:r w:rsidRPr="006065D9">
        <w:rPr>
          <w:lang w:val="de-AT"/>
          <w:rPrChange w:id="636" w:author="Georgios KATSAROS" w:date="2016-08-20T13:33:00Z">
            <w:rPr/>
          </w:rPrChange>
        </w:rPr>
        <w:t xml:space="preserve">Gonzalez-Zalba, M. F. et al., </w:t>
      </w:r>
      <w:r w:rsidRPr="006065D9">
        <w:rPr>
          <w:i/>
          <w:lang w:val="de-AT"/>
          <w:rPrChange w:id="637"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8D5CDA" w:rsidRPr="008D5CDA" w:rsidRDefault="003D4446" w:rsidP="008D5CDA">
      <w:pPr>
        <w:pStyle w:val="ListParagraph"/>
        <w:numPr>
          <w:ilvl w:val="0"/>
          <w:numId w:val="8"/>
        </w:numPr>
        <w:rPr>
          <w:i/>
        </w:rPr>
      </w:pPr>
      <w:r>
        <w:t xml:space="preserve"> </w:t>
      </w:r>
      <w:r w:rsidR="001D6031">
        <w:t xml:space="preserve">N. Ares et al., </w:t>
      </w:r>
      <w:r>
        <w:t xml:space="preserve">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8D5CDA" w:rsidRPr="008D5CDA" w:rsidRDefault="008D5CDA" w:rsidP="008D5CDA">
      <w:pPr>
        <w:pStyle w:val="ListParagraph"/>
        <w:numPr>
          <w:ilvl w:val="0"/>
          <w:numId w:val="8"/>
        </w:numPr>
        <w:rPr>
          <w:i/>
        </w:rPr>
      </w:pPr>
      <w:r>
        <w:t xml:space="preserve"> </w:t>
      </w:r>
      <w:r>
        <w:t>J. I. Colless</w:t>
      </w:r>
      <w:r>
        <w:t xml:space="preserve">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8D5CDA" w:rsidRDefault="008D5CDA" w:rsidP="008D5CDA">
      <w:pPr>
        <w:pStyle w:val="Heading5"/>
        <w:shd w:val="clear" w:color="auto" w:fill="FFFFFF"/>
        <w:rPr>
          <w:rFonts w:ascii="Helvetica" w:hAnsi="Helvetica" w:cs="Helvetica"/>
          <w:color w:val="555555"/>
        </w:rPr>
      </w:pPr>
    </w:p>
    <w:p w:rsidR="008D5CDA" w:rsidRDefault="008D5CDA" w:rsidP="008D5CDA">
      <w:pPr>
        <w:pStyle w:val="Heading5"/>
        <w:shd w:val="clear" w:color="auto" w:fill="FFFFFF"/>
        <w:rPr>
          <w:rFonts w:ascii="Helvetica" w:hAnsi="Helvetica" w:cs="Helvetica"/>
          <w:color w:val="555555"/>
        </w:rPr>
      </w:pPr>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  Marie Curie proposal</w:t>
      </w:r>
    </w:p>
    <w:sectPr w:rsidR="00373DD6" w:rsidRPr="00C27B10" w:rsidSect="00B57594">
      <w:pgSz w:w="12240" w:h="15840"/>
      <w:pgMar w:top="1276" w:right="1440" w:bottom="1134"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312B" w:rsidRDefault="00BD312B" w:rsidP="007436F6">
      <w:pPr>
        <w:spacing w:after="0" w:line="240" w:lineRule="auto"/>
      </w:pPr>
      <w:r>
        <w:separator/>
      </w:r>
    </w:p>
  </w:endnote>
  <w:endnote w:type="continuationSeparator" w:id="0">
    <w:p w:rsidR="00BD312B" w:rsidRDefault="00BD312B"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312B" w:rsidRDefault="00BD312B" w:rsidP="007436F6">
      <w:pPr>
        <w:spacing w:after="0" w:line="240" w:lineRule="auto"/>
      </w:pPr>
      <w:r>
        <w:separator/>
      </w:r>
    </w:p>
  </w:footnote>
  <w:footnote w:type="continuationSeparator" w:id="0">
    <w:p w:rsidR="00BD312B" w:rsidRDefault="00BD312B"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8"/>
  </w:num>
  <w:num w:numId="3">
    <w:abstractNumId w:val="2"/>
  </w:num>
  <w:num w:numId="4">
    <w:abstractNumId w:val="1"/>
  </w:num>
  <w:num w:numId="5">
    <w:abstractNumId w:val="14"/>
  </w:num>
  <w:num w:numId="6">
    <w:abstractNumId w:val="0"/>
  </w:num>
  <w:num w:numId="7">
    <w:abstractNumId w:val="6"/>
  </w:num>
  <w:num w:numId="8">
    <w:abstractNumId w:val="17"/>
  </w:num>
  <w:num w:numId="9">
    <w:abstractNumId w:val="11"/>
  </w:num>
  <w:num w:numId="10">
    <w:abstractNumId w:val="15"/>
  </w:num>
  <w:num w:numId="11">
    <w:abstractNumId w:val="9"/>
  </w:num>
  <w:num w:numId="12">
    <w:abstractNumId w:val="3"/>
  </w:num>
  <w:num w:numId="13">
    <w:abstractNumId w:val="12"/>
  </w:num>
  <w:num w:numId="14">
    <w:abstractNumId w:val="7"/>
  </w:num>
  <w:num w:numId="15">
    <w:abstractNumId w:val="4"/>
  </w:num>
  <w:num w:numId="16">
    <w:abstractNumId w:val="13"/>
  </w:num>
  <w:num w:numId="17">
    <w:abstractNumId w:val="5"/>
  </w:num>
  <w:num w:numId="18">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24D67"/>
    <w:rsid w:val="00025028"/>
    <w:rsid w:val="0003295A"/>
    <w:rsid w:val="00035244"/>
    <w:rsid w:val="0004154C"/>
    <w:rsid w:val="00045DC6"/>
    <w:rsid w:val="00046077"/>
    <w:rsid w:val="000473C6"/>
    <w:rsid w:val="0005015D"/>
    <w:rsid w:val="00051423"/>
    <w:rsid w:val="00064BA8"/>
    <w:rsid w:val="00065FB6"/>
    <w:rsid w:val="00067E06"/>
    <w:rsid w:val="000726DD"/>
    <w:rsid w:val="00073A9B"/>
    <w:rsid w:val="0007448F"/>
    <w:rsid w:val="0009103D"/>
    <w:rsid w:val="000A4559"/>
    <w:rsid w:val="000B669C"/>
    <w:rsid w:val="000B7841"/>
    <w:rsid w:val="000E1B4D"/>
    <w:rsid w:val="000E3043"/>
    <w:rsid w:val="000F44F9"/>
    <w:rsid w:val="001061D6"/>
    <w:rsid w:val="00113566"/>
    <w:rsid w:val="00117FED"/>
    <w:rsid w:val="001302F9"/>
    <w:rsid w:val="00130575"/>
    <w:rsid w:val="001331AA"/>
    <w:rsid w:val="00133981"/>
    <w:rsid w:val="001374AA"/>
    <w:rsid w:val="00141D13"/>
    <w:rsid w:val="00146C1E"/>
    <w:rsid w:val="001528A0"/>
    <w:rsid w:val="00164403"/>
    <w:rsid w:val="001775B9"/>
    <w:rsid w:val="00177C29"/>
    <w:rsid w:val="00177C9D"/>
    <w:rsid w:val="00180D54"/>
    <w:rsid w:val="001823D0"/>
    <w:rsid w:val="0018270F"/>
    <w:rsid w:val="001860D4"/>
    <w:rsid w:val="001A1E15"/>
    <w:rsid w:val="001A3413"/>
    <w:rsid w:val="001A521D"/>
    <w:rsid w:val="001B1922"/>
    <w:rsid w:val="001B5F57"/>
    <w:rsid w:val="001C0BA2"/>
    <w:rsid w:val="001C24CF"/>
    <w:rsid w:val="001C26DD"/>
    <w:rsid w:val="001D54F4"/>
    <w:rsid w:val="001D6031"/>
    <w:rsid w:val="001E79EC"/>
    <w:rsid w:val="001E7BBA"/>
    <w:rsid w:val="001F6E03"/>
    <w:rsid w:val="0020343A"/>
    <w:rsid w:val="00204BEF"/>
    <w:rsid w:val="00207CC3"/>
    <w:rsid w:val="00213FA0"/>
    <w:rsid w:val="00215B54"/>
    <w:rsid w:val="00224C13"/>
    <w:rsid w:val="00230C88"/>
    <w:rsid w:val="00236249"/>
    <w:rsid w:val="00241783"/>
    <w:rsid w:val="00255505"/>
    <w:rsid w:val="00256EF2"/>
    <w:rsid w:val="00260340"/>
    <w:rsid w:val="002617CB"/>
    <w:rsid w:val="00262D48"/>
    <w:rsid w:val="00272FE7"/>
    <w:rsid w:val="002814DB"/>
    <w:rsid w:val="00286930"/>
    <w:rsid w:val="0029588B"/>
    <w:rsid w:val="002A4E48"/>
    <w:rsid w:val="002A6168"/>
    <w:rsid w:val="002B614E"/>
    <w:rsid w:val="002C5A46"/>
    <w:rsid w:val="002C7A51"/>
    <w:rsid w:val="002E05D3"/>
    <w:rsid w:val="002E1DFA"/>
    <w:rsid w:val="002E3C90"/>
    <w:rsid w:val="002F4FF1"/>
    <w:rsid w:val="002F7BCB"/>
    <w:rsid w:val="00315E2B"/>
    <w:rsid w:val="00334797"/>
    <w:rsid w:val="00337E3C"/>
    <w:rsid w:val="00340C1D"/>
    <w:rsid w:val="00351A14"/>
    <w:rsid w:val="0035532A"/>
    <w:rsid w:val="00355A27"/>
    <w:rsid w:val="003562C0"/>
    <w:rsid w:val="00360E81"/>
    <w:rsid w:val="00363628"/>
    <w:rsid w:val="00367501"/>
    <w:rsid w:val="00373956"/>
    <w:rsid w:val="00373DD6"/>
    <w:rsid w:val="0037501E"/>
    <w:rsid w:val="00375811"/>
    <w:rsid w:val="003763F4"/>
    <w:rsid w:val="00377FC9"/>
    <w:rsid w:val="00382E21"/>
    <w:rsid w:val="00386FF5"/>
    <w:rsid w:val="003958A8"/>
    <w:rsid w:val="00397B1E"/>
    <w:rsid w:val="003A0C1E"/>
    <w:rsid w:val="003B702D"/>
    <w:rsid w:val="003C0C66"/>
    <w:rsid w:val="003C3873"/>
    <w:rsid w:val="003D4446"/>
    <w:rsid w:val="003E2347"/>
    <w:rsid w:val="003E2388"/>
    <w:rsid w:val="003E6BC9"/>
    <w:rsid w:val="00405B2C"/>
    <w:rsid w:val="00406363"/>
    <w:rsid w:val="0041250F"/>
    <w:rsid w:val="00421ECE"/>
    <w:rsid w:val="00425DF3"/>
    <w:rsid w:val="004451EC"/>
    <w:rsid w:val="00451C71"/>
    <w:rsid w:val="00453777"/>
    <w:rsid w:val="00456D15"/>
    <w:rsid w:val="00457011"/>
    <w:rsid w:val="004610C8"/>
    <w:rsid w:val="0046208B"/>
    <w:rsid w:val="00464463"/>
    <w:rsid w:val="00465F0E"/>
    <w:rsid w:val="0046709D"/>
    <w:rsid w:val="0047570B"/>
    <w:rsid w:val="00475744"/>
    <w:rsid w:val="00483B72"/>
    <w:rsid w:val="00491539"/>
    <w:rsid w:val="004917E7"/>
    <w:rsid w:val="00491E10"/>
    <w:rsid w:val="00496C5A"/>
    <w:rsid w:val="004A00C1"/>
    <w:rsid w:val="004A0A4B"/>
    <w:rsid w:val="004A2491"/>
    <w:rsid w:val="004A3B7F"/>
    <w:rsid w:val="004A4B7F"/>
    <w:rsid w:val="004A6D69"/>
    <w:rsid w:val="004B3405"/>
    <w:rsid w:val="004B48ED"/>
    <w:rsid w:val="004B713A"/>
    <w:rsid w:val="004B72FD"/>
    <w:rsid w:val="004C4869"/>
    <w:rsid w:val="004C5B53"/>
    <w:rsid w:val="004C7864"/>
    <w:rsid w:val="004D1C95"/>
    <w:rsid w:val="004D4908"/>
    <w:rsid w:val="004D52AB"/>
    <w:rsid w:val="004D7FE8"/>
    <w:rsid w:val="004F3DAD"/>
    <w:rsid w:val="005028B0"/>
    <w:rsid w:val="00510622"/>
    <w:rsid w:val="00512FD8"/>
    <w:rsid w:val="00515C88"/>
    <w:rsid w:val="0052422F"/>
    <w:rsid w:val="00525A02"/>
    <w:rsid w:val="00530490"/>
    <w:rsid w:val="00533A2B"/>
    <w:rsid w:val="00534ED8"/>
    <w:rsid w:val="0053730E"/>
    <w:rsid w:val="00553EBF"/>
    <w:rsid w:val="005648E2"/>
    <w:rsid w:val="005671CD"/>
    <w:rsid w:val="00573BFB"/>
    <w:rsid w:val="00580D5B"/>
    <w:rsid w:val="005A23A8"/>
    <w:rsid w:val="005A3F64"/>
    <w:rsid w:val="005A3FDC"/>
    <w:rsid w:val="005A6C04"/>
    <w:rsid w:val="005A7B36"/>
    <w:rsid w:val="005B6B72"/>
    <w:rsid w:val="005C16AB"/>
    <w:rsid w:val="005C2ED5"/>
    <w:rsid w:val="005C72D2"/>
    <w:rsid w:val="005D44F9"/>
    <w:rsid w:val="005D6464"/>
    <w:rsid w:val="005E2F77"/>
    <w:rsid w:val="00600F2F"/>
    <w:rsid w:val="00602137"/>
    <w:rsid w:val="00605679"/>
    <w:rsid w:val="006058CE"/>
    <w:rsid w:val="006065D9"/>
    <w:rsid w:val="00610755"/>
    <w:rsid w:val="00614BB9"/>
    <w:rsid w:val="00625327"/>
    <w:rsid w:val="00625A0B"/>
    <w:rsid w:val="00626652"/>
    <w:rsid w:val="00626F0C"/>
    <w:rsid w:val="00627C54"/>
    <w:rsid w:val="00630F1C"/>
    <w:rsid w:val="00632E07"/>
    <w:rsid w:val="00633EF0"/>
    <w:rsid w:val="00635827"/>
    <w:rsid w:val="00635909"/>
    <w:rsid w:val="00642867"/>
    <w:rsid w:val="00651FC3"/>
    <w:rsid w:val="00652C53"/>
    <w:rsid w:val="00652CB2"/>
    <w:rsid w:val="00654870"/>
    <w:rsid w:val="0065656C"/>
    <w:rsid w:val="00662B77"/>
    <w:rsid w:val="00671BA0"/>
    <w:rsid w:val="006768CC"/>
    <w:rsid w:val="00690A9C"/>
    <w:rsid w:val="006932B5"/>
    <w:rsid w:val="006B4BDC"/>
    <w:rsid w:val="006B5390"/>
    <w:rsid w:val="006D225E"/>
    <w:rsid w:val="006D44E9"/>
    <w:rsid w:val="006E1AD6"/>
    <w:rsid w:val="006E5852"/>
    <w:rsid w:val="006E79C9"/>
    <w:rsid w:val="006F1623"/>
    <w:rsid w:val="006F38B3"/>
    <w:rsid w:val="006F65FC"/>
    <w:rsid w:val="006F7697"/>
    <w:rsid w:val="00700736"/>
    <w:rsid w:val="00700B39"/>
    <w:rsid w:val="007167DF"/>
    <w:rsid w:val="007326AD"/>
    <w:rsid w:val="007360E2"/>
    <w:rsid w:val="0074069F"/>
    <w:rsid w:val="00741801"/>
    <w:rsid w:val="0074260B"/>
    <w:rsid w:val="007436F6"/>
    <w:rsid w:val="00747652"/>
    <w:rsid w:val="007536FB"/>
    <w:rsid w:val="007566BF"/>
    <w:rsid w:val="00760ED5"/>
    <w:rsid w:val="007649FD"/>
    <w:rsid w:val="00770A77"/>
    <w:rsid w:val="00770F04"/>
    <w:rsid w:val="00772BBF"/>
    <w:rsid w:val="00775845"/>
    <w:rsid w:val="00776062"/>
    <w:rsid w:val="00776A92"/>
    <w:rsid w:val="00784829"/>
    <w:rsid w:val="007900B4"/>
    <w:rsid w:val="00792A40"/>
    <w:rsid w:val="0079533E"/>
    <w:rsid w:val="007A4BFA"/>
    <w:rsid w:val="007B31E0"/>
    <w:rsid w:val="007B4243"/>
    <w:rsid w:val="007B7DD1"/>
    <w:rsid w:val="007C2475"/>
    <w:rsid w:val="007C7459"/>
    <w:rsid w:val="007D24E4"/>
    <w:rsid w:val="007D3D0E"/>
    <w:rsid w:val="007E48A5"/>
    <w:rsid w:val="007F2BBB"/>
    <w:rsid w:val="007F36EB"/>
    <w:rsid w:val="00803996"/>
    <w:rsid w:val="00804B7C"/>
    <w:rsid w:val="00804CA9"/>
    <w:rsid w:val="008109AB"/>
    <w:rsid w:val="008114B1"/>
    <w:rsid w:val="008363C5"/>
    <w:rsid w:val="00837E71"/>
    <w:rsid w:val="00841043"/>
    <w:rsid w:val="008435CA"/>
    <w:rsid w:val="00852331"/>
    <w:rsid w:val="0085272A"/>
    <w:rsid w:val="00855CF5"/>
    <w:rsid w:val="008600A8"/>
    <w:rsid w:val="0086755F"/>
    <w:rsid w:val="00873914"/>
    <w:rsid w:val="0087593F"/>
    <w:rsid w:val="00886416"/>
    <w:rsid w:val="008867C7"/>
    <w:rsid w:val="008921CA"/>
    <w:rsid w:val="00895A14"/>
    <w:rsid w:val="00896017"/>
    <w:rsid w:val="008B50BB"/>
    <w:rsid w:val="008B58B5"/>
    <w:rsid w:val="008C2BB5"/>
    <w:rsid w:val="008D2C1E"/>
    <w:rsid w:val="008D5CDA"/>
    <w:rsid w:val="008E2449"/>
    <w:rsid w:val="008E561B"/>
    <w:rsid w:val="008F207B"/>
    <w:rsid w:val="009031E2"/>
    <w:rsid w:val="0090395E"/>
    <w:rsid w:val="009047D1"/>
    <w:rsid w:val="00911251"/>
    <w:rsid w:val="009136E6"/>
    <w:rsid w:val="00913F64"/>
    <w:rsid w:val="00920460"/>
    <w:rsid w:val="009221DD"/>
    <w:rsid w:val="009258A8"/>
    <w:rsid w:val="009434A8"/>
    <w:rsid w:val="009548B4"/>
    <w:rsid w:val="00962F2E"/>
    <w:rsid w:val="00963E43"/>
    <w:rsid w:val="00984292"/>
    <w:rsid w:val="009938E2"/>
    <w:rsid w:val="00995B83"/>
    <w:rsid w:val="0099768B"/>
    <w:rsid w:val="009A0E9B"/>
    <w:rsid w:val="009A4E1A"/>
    <w:rsid w:val="009B33CE"/>
    <w:rsid w:val="009B639D"/>
    <w:rsid w:val="009C0FA8"/>
    <w:rsid w:val="009C4526"/>
    <w:rsid w:val="009C6ADE"/>
    <w:rsid w:val="009D17AE"/>
    <w:rsid w:val="009E00FA"/>
    <w:rsid w:val="009E7BE2"/>
    <w:rsid w:val="00A11815"/>
    <w:rsid w:val="00A25502"/>
    <w:rsid w:val="00A263F9"/>
    <w:rsid w:val="00A317FB"/>
    <w:rsid w:val="00A51B2E"/>
    <w:rsid w:val="00A561AD"/>
    <w:rsid w:val="00A57EA4"/>
    <w:rsid w:val="00A6610D"/>
    <w:rsid w:val="00A71E8A"/>
    <w:rsid w:val="00A74988"/>
    <w:rsid w:val="00A827AF"/>
    <w:rsid w:val="00A87AD4"/>
    <w:rsid w:val="00A91CE1"/>
    <w:rsid w:val="00A96C26"/>
    <w:rsid w:val="00AA1619"/>
    <w:rsid w:val="00AA46FA"/>
    <w:rsid w:val="00AB1A5C"/>
    <w:rsid w:val="00AB3B6B"/>
    <w:rsid w:val="00AB5B68"/>
    <w:rsid w:val="00AC4D90"/>
    <w:rsid w:val="00AC4E94"/>
    <w:rsid w:val="00AD5C8A"/>
    <w:rsid w:val="00AE2C8B"/>
    <w:rsid w:val="00AE45B0"/>
    <w:rsid w:val="00AF0DE8"/>
    <w:rsid w:val="00AF534A"/>
    <w:rsid w:val="00B00503"/>
    <w:rsid w:val="00B035E6"/>
    <w:rsid w:val="00B11CFC"/>
    <w:rsid w:val="00B148E8"/>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2CC7"/>
    <w:rsid w:val="00B734B6"/>
    <w:rsid w:val="00B738BF"/>
    <w:rsid w:val="00B740CF"/>
    <w:rsid w:val="00B74216"/>
    <w:rsid w:val="00B80CDB"/>
    <w:rsid w:val="00B85245"/>
    <w:rsid w:val="00B8645C"/>
    <w:rsid w:val="00B8756A"/>
    <w:rsid w:val="00B87682"/>
    <w:rsid w:val="00BA1C89"/>
    <w:rsid w:val="00BA3315"/>
    <w:rsid w:val="00BA4158"/>
    <w:rsid w:val="00BA5BF5"/>
    <w:rsid w:val="00BB6371"/>
    <w:rsid w:val="00BB6DB1"/>
    <w:rsid w:val="00BC095B"/>
    <w:rsid w:val="00BC0EAE"/>
    <w:rsid w:val="00BC27FD"/>
    <w:rsid w:val="00BC63AF"/>
    <w:rsid w:val="00BC7B32"/>
    <w:rsid w:val="00BC7B34"/>
    <w:rsid w:val="00BD173B"/>
    <w:rsid w:val="00BD2F3A"/>
    <w:rsid w:val="00BD312B"/>
    <w:rsid w:val="00BD416D"/>
    <w:rsid w:val="00BD73FF"/>
    <w:rsid w:val="00BE0369"/>
    <w:rsid w:val="00BE1763"/>
    <w:rsid w:val="00BF2AD9"/>
    <w:rsid w:val="00BF3183"/>
    <w:rsid w:val="00BF4020"/>
    <w:rsid w:val="00C07A12"/>
    <w:rsid w:val="00C109C4"/>
    <w:rsid w:val="00C10D1F"/>
    <w:rsid w:val="00C123D8"/>
    <w:rsid w:val="00C13C62"/>
    <w:rsid w:val="00C249EC"/>
    <w:rsid w:val="00C27B10"/>
    <w:rsid w:val="00C3155E"/>
    <w:rsid w:val="00C45E2C"/>
    <w:rsid w:val="00C50CB8"/>
    <w:rsid w:val="00C52FD1"/>
    <w:rsid w:val="00C544EA"/>
    <w:rsid w:val="00C5562C"/>
    <w:rsid w:val="00C62C44"/>
    <w:rsid w:val="00C74E8E"/>
    <w:rsid w:val="00C75AF7"/>
    <w:rsid w:val="00C90BC5"/>
    <w:rsid w:val="00C93FF1"/>
    <w:rsid w:val="00CB119C"/>
    <w:rsid w:val="00CB6E74"/>
    <w:rsid w:val="00CB7A4C"/>
    <w:rsid w:val="00CC2675"/>
    <w:rsid w:val="00CD1D6E"/>
    <w:rsid w:val="00CD5415"/>
    <w:rsid w:val="00CD7288"/>
    <w:rsid w:val="00CE4A72"/>
    <w:rsid w:val="00CF0FE1"/>
    <w:rsid w:val="00CF4C1F"/>
    <w:rsid w:val="00D018F1"/>
    <w:rsid w:val="00D119AB"/>
    <w:rsid w:val="00D11F93"/>
    <w:rsid w:val="00D13F7A"/>
    <w:rsid w:val="00D22D63"/>
    <w:rsid w:val="00D24D70"/>
    <w:rsid w:val="00D30B87"/>
    <w:rsid w:val="00D45339"/>
    <w:rsid w:val="00D47F9B"/>
    <w:rsid w:val="00D5323A"/>
    <w:rsid w:val="00D539E8"/>
    <w:rsid w:val="00D653A3"/>
    <w:rsid w:val="00D676E2"/>
    <w:rsid w:val="00D76EC4"/>
    <w:rsid w:val="00D81947"/>
    <w:rsid w:val="00D82BA6"/>
    <w:rsid w:val="00D82BEF"/>
    <w:rsid w:val="00D85E21"/>
    <w:rsid w:val="00D92403"/>
    <w:rsid w:val="00D937C0"/>
    <w:rsid w:val="00D96C2A"/>
    <w:rsid w:val="00D97ECE"/>
    <w:rsid w:val="00DA0775"/>
    <w:rsid w:val="00DA0C15"/>
    <w:rsid w:val="00DA6C9B"/>
    <w:rsid w:val="00DB0406"/>
    <w:rsid w:val="00DC050A"/>
    <w:rsid w:val="00DC2744"/>
    <w:rsid w:val="00DD1BB1"/>
    <w:rsid w:val="00DD253D"/>
    <w:rsid w:val="00DD74DE"/>
    <w:rsid w:val="00DE07B5"/>
    <w:rsid w:val="00DF1F42"/>
    <w:rsid w:val="00DF4316"/>
    <w:rsid w:val="00E05506"/>
    <w:rsid w:val="00E1029A"/>
    <w:rsid w:val="00E14CBF"/>
    <w:rsid w:val="00E15B1F"/>
    <w:rsid w:val="00E1733A"/>
    <w:rsid w:val="00E301AF"/>
    <w:rsid w:val="00E469D0"/>
    <w:rsid w:val="00E50E18"/>
    <w:rsid w:val="00E543B1"/>
    <w:rsid w:val="00E74997"/>
    <w:rsid w:val="00E800DB"/>
    <w:rsid w:val="00E81006"/>
    <w:rsid w:val="00E83011"/>
    <w:rsid w:val="00E838E2"/>
    <w:rsid w:val="00E918ED"/>
    <w:rsid w:val="00E95417"/>
    <w:rsid w:val="00E958CA"/>
    <w:rsid w:val="00E97AC9"/>
    <w:rsid w:val="00EA56F3"/>
    <w:rsid w:val="00EB3520"/>
    <w:rsid w:val="00EB4622"/>
    <w:rsid w:val="00EB5BF7"/>
    <w:rsid w:val="00EC3239"/>
    <w:rsid w:val="00EC4B67"/>
    <w:rsid w:val="00ED3D43"/>
    <w:rsid w:val="00ED47A8"/>
    <w:rsid w:val="00ED56D2"/>
    <w:rsid w:val="00EF0693"/>
    <w:rsid w:val="00EF15B1"/>
    <w:rsid w:val="00EF66DB"/>
    <w:rsid w:val="00EF74E8"/>
    <w:rsid w:val="00F018F4"/>
    <w:rsid w:val="00F02425"/>
    <w:rsid w:val="00F02685"/>
    <w:rsid w:val="00F16AB5"/>
    <w:rsid w:val="00F17DAC"/>
    <w:rsid w:val="00F21C13"/>
    <w:rsid w:val="00F27A03"/>
    <w:rsid w:val="00F3057B"/>
    <w:rsid w:val="00F32C52"/>
    <w:rsid w:val="00F33280"/>
    <w:rsid w:val="00F33A4D"/>
    <w:rsid w:val="00F450BE"/>
    <w:rsid w:val="00F46A7D"/>
    <w:rsid w:val="00F61DA7"/>
    <w:rsid w:val="00F663DE"/>
    <w:rsid w:val="00F73FFA"/>
    <w:rsid w:val="00F744FA"/>
    <w:rsid w:val="00F74543"/>
    <w:rsid w:val="00F77324"/>
    <w:rsid w:val="00F812BB"/>
    <w:rsid w:val="00F83497"/>
    <w:rsid w:val="00F943B0"/>
    <w:rsid w:val="00F95CE3"/>
    <w:rsid w:val="00FA1753"/>
    <w:rsid w:val="00FB661C"/>
    <w:rsid w:val="00FC46D0"/>
    <w:rsid w:val="00FD0465"/>
    <w:rsid w:val="00FD41A0"/>
    <w:rsid w:val="00FD4915"/>
    <w:rsid w:val="00FE7FD5"/>
    <w:rsid w:val="00FF0ABE"/>
    <w:rsid w:val="00FF12B9"/>
    <w:rsid w:val="00FF7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arxiv.org/find/cond-mat/1/au:+Martins_F/0/1/0/all/0/1"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arxiv.org/find/cond-mat/1/au:+Marcus_C/0/1/0/all/0/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rxiv.org/find/cond-mat/1/au:+Malinowski_F/0/1/0/all/0/1" TargetMode="External"/><Relationship Id="rId33" Type="http://schemas.openxmlformats.org/officeDocument/2006/relationships/hyperlink" Target="https://arxiv.org/find/cond-mat/1/au:+Manfra_M/0/1/0/all/0/1" TargetMode="External"/><Relationship Id="rId38" Type="http://schemas.openxmlformats.org/officeDocument/2006/relationships/hyperlink" Target="https://arxiv.org/abs/1605.0759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iff"/><Relationship Id="rId29" Type="http://schemas.openxmlformats.org/officeDocument/2006/relationships/hyperlink" Target="https://arxiv.org/find/cond-mat/1/au:+Cywinski_L/0/1/0/all/0/1"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arxiv.org/abs/quant-ph/0002077v3" TargetMode="External"/><Relationship Id="rId32" Type="http://schemas.openxmlformats.org/officeDocument/2006/relationships/hyperlink" Target="https://arxiv.org/find/cond-mat/1/au:+Gardner_G/0/1/0/all/0/1" TargetMode="External"/><Relationship Id="rId37" Type="http://schemas.openxmlformats.org/officeDocument/2006/relationships/hyperlink" Target="http://pettagroup.princeton.edu/publications/2005/Science_309_2180_2005.pdf" TargetMode="Externa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info.ee.surrey.ac.uk/Workshop/advice/coils/air_coils.html" TargetMode="External"/><Relationship Id="rId28" Type="http://schemas.openxmlformats.org/officeDocument/2006/relationships/hyperlink" Target="https://arxiv.org/find/cond-mat/1/au:+Barnes_E/0/1/0/all/0/1" TargetMode="External"/><Relationship Id="rId36" Type="http://schemas.openxmlformats.org/officeDocument/2006/relationships/hyperlink" Target="https://arxiv.org/abs/1601.06677" TargetMode="External"/><Relationship Id="rId10" Type="http://schemas.openxmlformats.org/officeDocument/2006/relationships/image" Target="media/image3.tiff"/><Relationship Id="rId19" Type="http://schemas.openxmlformats.org/officeDocument/2006/relationships/image" Target="media/image12.jpeg"/><Relationship Id="rId31" Type="http://schemas.openxmlformats.org/officeDocument/2006/relationships/hyperlink" Target="https://arxiv.org/find/cond-mat/1/au:+Fallahi_S/0/1/0/all/0/1"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jpeg"/><Relationship Id="rId22" Type="http://schemas.openxmlformats.org/officeDocument/2006/relationships/hyperlink" Target="http://www.physics.udel.edu/~msafrono/650/Lecture19.pdf" TargetMode="External"/><Relationship Id="rId27" Type="http://schemas.openxmlformats.org/officeDocument/2006/relationships/hyperlink" Target="https://arxiv.org/find/cond-mat/1/au:+Nissen_P/0/1/0/all/0/1" TargetMode="External"/><Relationship Id="rId30" Type="http://schemas.openxmlformats.org/officeDocument/2006/relationships/hyperlink" Target="https://arxiv.org/find/cond-mat/1/au:+Rudner_M/0/1/0/all/0/1" TargetMode="External"/><Relationship Id="rId35" Type="http://schemas.openxmlformats.org/officeDocument/2006/relationships/hyperlink" Target="https://arxiv.org/find/cond-mat/1/au:+Kuemmeth_F/0/1/0/all/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9F9570-F539-4F95-B2B9-4E146D543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1680</TotalTime>
  <Pages>30</Pages>
  <Words>7951</Words>
  <Characters>45322</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53167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41</cp:revision>
  <dcterms:created xsi:type="dcterms:W3CDTF">2016-08-21T10:24:00Z</dcterms:created>
  <dcterms:modified xsi:type="dcterms:W3CDTF">2016-08-22T14:24:00Z</dcterms:modified>
</cp:coreProperties>
</file>