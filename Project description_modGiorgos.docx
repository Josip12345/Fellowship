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place in a </w:t>
        </w:r>
      </w:ins>
      <w:ins w:id="84" w:author="Georgios KATSAROS" w:date="2016-08-20T14:27:00Z">
        <w:r w:rsidR="006B4BDC">
          <w:t xml:space="preserve">so-called a quantum dot (QD). QDs are very small structures (their diameters can reach tens of </w:t>
        </w:r>
        <w:r w:rsidR="006B4BDC">
          <w:lastRenderedPageBreak/>
          <w:t>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w:delText>
          </w:r>
          <w:r w:rsidR="006B4BDC" w:rsidDel="006B4BDC">
            <w:lastRenderedPageBreak/>
            <w:delText xml:space="preserve">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Second generation of the ohmic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(many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w:t>
      </w:r>
      <w:r w:rsidR="0073362E">
        <w:t xml:space="preserve">spin </w:t>
      </w:r>
      <w:r w:rsidR="0073362E">
        <w:t>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r w:rsidR="00655F7C">
        <w:t>t</w:t>
      </w:r>
      <w:r w:rsidR="00655F7C">
        <w:rPr>
          <w:vertAlign w:val="subscript"/>
        </w:rPr>
        <w:t>L</w:t>
      </w:r>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bookmarkStart w:id="620" w:name="_GoBack"/>
      <w:bookmarkEnd w:id="620"/>
      <w:r w:rsidR="00655F7C">
        <w:t xml:space="preserve">reflectometry readout. </w:t>
      </w:r>
      <w:r w:rsidR="00655F7C">
        <w:t>The probability of finding the electron in the excited spin-down state will decay</w:t>
      </w:r>
      <w:r w:rsidR="00655F7C">
        <w:t xml:space="preserve"> </w:t>
      </w:r>
      <w:r w:rsidR="00655F7C">
        <w:t>exponentially with the duration of the</w:t>
      </w:r>
      <w:r w:rsidR="00655F7C">
        <w:t xml:space="preserve"> waiting time </w:t>
      </w:r>
      <w:r w:rsidR="00655F7C">
        <w:t>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r w:rsidR="00655F7C">
        <w:t xml:space="preserve">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hole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Spin vector prec</w:t>
      </w:r>
      <w:r>
        <w:t>esses in the Bloch sphere around the axes of the</w:t>
      </w:r>
      <w:r w:rsidR="00FF0ABE">
        <w:t xml:space="preserve"> applied </w:t>
      </w:r>
      <w:r>
        <w:t xml:space="preserve">static </w:t>
      </w:r>
      <w:r w:rsidR="00FF0ABE">
        <w:t>magnetic field</w:t>
      </w:r>
      <w:r>
        <w:t xml:space="preserve"> (basis states axes)</w:t>
      </w:r>
      <w:r w:rsidR="00FF0ABE">
        <w:t xml:space="preserve"> with 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Larmor frequency. Reason for necessity to match the Larmour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Kid swing oscillates with its natural frequency of oscillation. If the swing is pushed with an appropriate period of pushing pulses, amplitude of the oscillation will increase and at some point swing will flip. In this comparison a natural frequency of a kid swing correspond to a Larmor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the hole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are needed because of high Larmor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 xml:space="preserve">Linear increase of the </w:t>
      </w:r>
      <w:r w:rsidR="00DE5558">
        <w:t>∆</w:t>
      </w:r>
      <w:r w:rsidR="00DE5558">
        <w:rPr>
          <w:rFonts w:ascii="Gulim" w:eastAsia="Gulim" w:hAnsi="Gulim" w:hint="eastAsia"/>
        </w:rPr>
        <w:t>Φ</w:t>
      </w:r>
      <w:r w:rsidR="00DE5558">
        <w:rPr>
          <w:rFonts w:ascii="Gulim" w:eastAsia="Gulim" w:hAnsi="Gulim" w:hint="eastAsia"/>
        </w:rPr>
        <w:t xml:space="preserve">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To exctract the instrinsic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w:t>
      </w:r>
      <w:r w:rsidR="007D670C">
        <w:t>pulse around x axes spin vector lays in the xy plane. Because of the dephasing sources spin dephase</w:t>
      </w:r>
      <w:r w:rsidR="002E0869">
        <w:t>s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dephase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a</w:t>
      </w:r>
      <w:r w:rsidR="007D670C">
        <w:t xml:space="preserve"> some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Φ</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w:t>
      </w:r>
      <w:r w:rsidR="00A13125">
        <w:t xml:space="preserve"> in this case coherence time </w:t>
      </w:r>
      <w:r w:rsidR="00A13125">
        <w:t>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323823" w:rsidRPr="00B80CDB" w:rsidRDefault="002E0D24" w:rsidP="00323823">
      <w:r>
        <w:t>The s</w:t>
      </w:r>
      <w:r>
        <w:t xml:space="preserve">equence of </w:t>
      </w:r>
      <w:r>
        <w:t xml:space="preserve">the </w:t>
      </w:r>
      <w:r w:rsidRPr="002D43A4">
        <w:rPr>
          <w:sz w:val="18"/>
        </w:rPr>
        <w:t>∏</w:t>
      </w:r>
      <w:r>
        <w:rPr>
          <w:sz w:val="18"/>
        </w:rPr>
        <w:t xml:space="preserve"> </w:t>
      </w:r>
      <w:r>
        <w:t xml:space="preserve">pulses </w:t>
      </w:r>
      <w:r>
        <w:t xml:space="preserve">called the </w:t>
      </w:r>
      <w:r w:rsidR="00323823">
        <w:t>Carr-Purcell-Meiboom-Gil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3</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5</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C</w:t>
      </w:r>
      <w:r w:rsidR="006F2409">
        <w:rPr>
          <w:rFonts w:ascii="Calibri" w:hAnsi="Calibri" w:cs="Arial"/>
          <w:color w:val="252525"/>
          <w:sz w:val="21"/>
          <w:szCs w:val="21"/>
          <w:shd w:val="clear" w:color="auto" w:fill="FFFFFF"/>
        </w:rPr>
        <w:t>oherence time</w:t>
      </w:r>
      <w:r w:rsidR="006F2409">
        <w:rPr>
          <w:rFonts w:ascii="Calibri" w:hAnsi="Calibri" w:cs="Arial"/>
          <w:color w:val="252525"/>
          <w:sz w:val="21"/>
          <w:szCs w:val="21"/>
          <w:shd w:val="clear" w:color="auto" w:fill="FFFFFF"/>
        </w:rPr>
        <w:t xml:space="preserv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exponentially decaying envelope</w:t>
      </w:r>
      <w:r w:rsidR="00BC41AA">
        <w:t xml:space="preserve"> of </w:t>
      </w:r>
      <w:r w:rsidR="00BC41AA">
        <w:t xml:space="preserve">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pulse</w:t>
      </w:r>
      <w:r>
        <w:t xml:space="preserve"> errors, extending </w:t>
      </w:r>
      <w:r>
        <w:t>coherence time</w:t>
      </w:r>
      <w:r>
        <w:t xml:space="preserve"> and </w:t>
      </w:r>
      <w:r w:rsidR="00633EEC">
        <w:t xml:space="preserve">it </w:t>
      </w:r>
      <w:r>
        <w:t>act</w:t>
      </w:r>
      <w:r w:rsidR="00633EEC">
        <w:t>s</w:t>
      </w:r>
      <w:r>
        <w:t xml:space="preserve"> as a band pass filter</w:t>
      </w:r>
      <w:r w:rsidR="00633EEC">
        <w:t xml:space="preserve">, with the center frequency </w:t>
      </w:r>
      <w:r w:rsidRPr="002E0D24">
        <w:t>ω</w:t>
      </w:r>
      <w:r w:rsidRPr="002E0D24">
        <w:rPr>
          <w:vertAlign w:val="subscript"/>
        </w:rPr>
        <w:t xml:space="preserve">p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pulse</w:t>
      </w:r>
      <w:r>
        <w:t xml:space="preserv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r w:rsidRPr="002E0D24">
        <w:t>ω</w:t>
      </w:r>
      <w:r w:rsidRPr="002E0D24">
        <w:rPr>
          <w:vertAlign w:val="subscript"/>
        </w:rPr>
        <w:t>p</w:t>
      </w:r>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lastRenderedPageBreak/>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3"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4"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5"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8"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9"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323823" w:rsidRPr="00323823" w:rsidRDefault="00323823" w:rsidP="00323823">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6C4" w:rsidRDefault="00D146C4" w:rsidP="007436F6">
      <w:pPr>
        <w:spacing w:after="0" w:line="240" w:lineRule="auto"/>
      </w:pPr>
      <w:r>
        <w:separator/>
      </w:r>
    </w:p>
  </w:endnote>
  <w:endnote w:type="continuationSeparator" w:id="0">
    <w:p w:rsidR="00D146C4" w:rsidRDefault="00D146C4"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6C4" w:rsidRDefault="00D146C4" w:rsidP="007436F6">
      <w:pPr>
        <w:spacing w:after="0" w:line="240" w:lineRule="auto"/>
      </w:pPr>
      <w:r>
        <w:separator/>
      </w:r>
    </w:p>
  </w:footnote>
  <w:footnote w:type="continuationSeparator" w:id="0">
    <w:p w:rsidR="00D146C4" w:rsidRDefault="00D146C4"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2"/>
  </w:num>
  <w:num w:numId="4">
    <w:abstractNumId w:val="1"/>
  </w:num>
  <w:num w:numId="5">
    <w:abstractNumId w:val="15"/>
  </w:num>
  <w:num w:numId="6">
    <w:abstractNumId w:val="0"/>
  </w:num>
  <w:num w:numId="7">
    <w:abstractNumId w:val="6"/>
  </w:num>
  <w:num w:numId="8">
    <w:abstractNumId w:val="18"/>
  </w:num>
  <w:num w:numId="9">
    <w:abstractNumId w:val="12"/>
  </w:num>
  <w:num w:numId="10">
    <w:abstractNumId w:val="16"/>
  </w:num>
  <w:num w:numId="11">
    <w:abstractNumId w:val="9"/>
  </w:num>
  <w:num w:numId="12">
    <w:abstractNumId w:val="3"/>
  </w:num>
  <w:num w:numId="13">
    <w:abstractNumId w:val="13"/>
  </w:num>
  <w:num w:numId="14">
    <w:abstractNumId w:val="7"/>
  </w:num>
  <w:num w:numId="15">
    <w:abstractNumId w:val="4"/>
  </w:num>
  <w:num w:numId="16">
    <w:abstractNumId w:val="14"/>
  </w:num>
  <w:num w:numId="17">
    <w:abstractNumId w:val="5"/>
  </w:num>
  <w:num w:numId="18">
    <w:abstractNumId w:val="10"/>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A20"/>
    <w:rsid w:val="00067E06"/>
    <w:rsid w:val="000726DD"/>
    <w:rsid w:val="00073A9B"/>
    <w:rsid w:val="0007448F"/>
    <w:rsid w:val="0009103D"/>
    <w:rsid w:val="00096EBE"/>
    <w:rsid w:val="000A4559"/>
    <w:rsid w:val="000B669C"/>
    <w:rsid w:val="000B7841"/>
    <w:rsid w:val="000E1B4D"/>
    <w:rsid w:val="000E3043"/>
    <w:rsid w:val="000F44F9"/>
    <w:rsid w:val="001061D6"/>
    <w:rsid w:val="00113566"/>
    <w:rsid w:val="00117FED"/>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588B"/>
    <w:rsid w:val="002A4E48"/>
    <w:rsid w:val="002A6168"/>
    <w:rsid w:val="002B614E"/>
    <w:rsid w:val="002C5A46"/>
    <w:rsid w:val="002C7A51"/>
    <w:rsid w:val="002D43A4"/>
    <w:rsid w:val="002E05D3"/>
    <w:rsid w:val="002E0869"/>
    <w:rsid w:val="002E0D24"/>
    <w:rsid w:val="002E1DFA"/>
    <w:rsid w:val="002E3C90"/>
    <w:rsid w:val="002F4FF1"/>
    <w:rsid w:val="002F7BCB"/>
    <w:rsid w:val="00303DF3"/>
    <w:rsid w:val="00315E2B"/>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B1E"/>
    <w:rsid w:val="003A0C1E"/>
    <w:rsid w:val="003B702D"/>
    <w:rsid w:val="003C0C66"/>
    <w:rsid w:val="003C3873"/>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6765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77FEC"/>
    <w:rsid w:val="00580D5B"/>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51FC3"/>
    <w:rsid w:val="00652C53"/>
    <w:rsid w:val="00652CB2"/>
    <w:rsid w:val="00654870"/>
    <w:rsid w:val="00655F7C"/>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2409"/>
    <w:rsid w:val="006F38B3"/>
    <w:rsid w:val="006F65FC"/>
    <w:rsid w:val="006F7697"/>
    <w:rsid w:val="00700736"/>
    <w:rsid w:val="00700B39"/>
    <w:rsid w:val="007167DF"/>
    <w:rsid w:val="007326AD"/>
    <w:rsid w:val="0073362E"/>
    <w:rsid w:val="007360E2"/>
    <w:rsid w:val="0074069F"/>
    <w:rsid w:val="007416F8"/>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52331"/>
    <w:rsid w:val="0085272A"/>
    <w:rsid w:val="00855CF5"/>
    <w:rsid w:val="00856250"/>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33CE"/>
    <w:rsid w:val="009B639D"/>
    <w:rsid w:val="009C0FA8"/>
    <w:rsid w:val="009C4526"/>
    <w:rsid w:val="009C6ADE"/>
    <w:rsid w:val="009D17AE"/>
    <w:rsid w:val="009E00FA"/>
    <w:rsid w:val="009E7BE2"/>
    <w:rsid w:val="00A11815"/>
    <w:rsid w:val="00A13125"/>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146C4"/>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43B1"/>
    <w:rsid w:val="00E74997"/>
    <w:rsid w:val="00E76EE8"/>
    <w:rsid w:val="00E800DB"/>
    <w:rsid w:val="00E81006"/>
    <w:rsid w:val="00E83011"/>
    <w:rsid w:val="00E838E2"/>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D0465"/>
    <w:rsid w:val="00FD41A0"/>
    <w:rsid w:val="00FD4915"/>
    <w:rsid w:val="00FD6886"/>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Malinowski_F/0/1/0/all/0/1" TargetMode="External"/><Relationship Id="rId39" Type="http://schemas.openxmlformats.org/officeDocument/2006/relationships/hyperlink" Target="https://arxiv.org/abs/1605.07599" TargetMode="External"/><Relationship Id="rId3" Type="http://schemas.openxmlformats.org/officeDocument/2006/relationships/styles" Target="styles.xml"/><Relationship Id="rId21" Type="http://schemas.openxmlformats.org/officeDocument/2006/relationships/image" Target="media/image14.tiff"/><Relationship Id="rId34" Type="http://schemas.openxmlformats.org/officeDocument/2006/relationships/hyperlink" Target="https://arxiv.org/find/cond-mat/1/au:+Manfra_M/0/1/0/all/0/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rxiv.org/abs/quant-ph/0002077v3" TargetMode="External"/><Relationship Id="rId33" Type="http://schemas.openxmlformats.org/officeDocument/2006/relationships/hyperlink" Target="https://arxiv.org/find/cond-mat/1/au:+Gardner_G/0/1/0/all/0/1" TargetMode="External"/><Relationship Id="rId38" Type="http://schemas.openxmlformats.org/officeDocument/2006/relationships/hyperlink" Target="http://pettagroup.princeton.edu/publications/2005/Science_309_2180_200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arxiv.org/find/cond-mat/1/au:+Barnes_E/0/1/0/all/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nfo.ee.surrey.ac.uk/Workshop/advice/coils/air_coils.html" TargetMode="External"/><Relationship Id="rId32" Type="http://schemas.openxmlformats.org/officeDocument/2006/relationships/hyperlink" Target="https://arxiv.org/find/cond-mat/1/au:+Fallahi_S/0/1/0/all/0/1" TargetMode="External"/><Relationship Id="rId37" Type="http://schemas.openxmlformats.org/officeDocument/2006/relationships/hyperlink" Target="https://arxiv.org/abs/1601.0667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hysics.udel.edu/~msafrono/650/Lecture19.pdf" TargetMode="External"/><Relationship Id="rId28" Type="http://schemas.openxmlformats.org/officeDocument/2006/relationships/hyperlink" Target="https://arxiv.org/find/cond-mat/1/au:+Nissen_P/0/1/0/all/0/1" TargetMode="External"/><Relationship Id="rId36" Type="http://schemas.openxmlformats.org/officeDocument/2006/relationships/hyperlink" Target="https://arxiv.org/find/cond-mat/1/au:+Kuemmeth_F/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Rudner_M/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arxiv.org/find/cond-mat/1/au:+Martins_F/0/1/0/all/0/1" TargetMode="External"/><Relationship Id="rId30" Type="http://schemas.openxmlformats.org/officeDocument/2006/relationships/hyperlink" Target="https://arxiv.org/find/cond-mat/1/au:+Cywinski_L/0/1/0/all/0/1" TargetMode="External"/><Relationship Id="rId35" Type="http://schemas.openxmlformats.org/officeDocument/2006/relationships/hyperlink" Target="https://arxiv.org/find/cond-mat/1/au:+Marcus_C/0/1/0/all/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2238C-9311-4FA7-9B02-821E9DB7F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4391</TotalTime>
  <Pages>31</Pages>
  <Words>8559</Words>
  <Characters>48787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57232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69</cp:revision>
  <dcterms:created xsi:type="dcterms:W3CDTF">2016-08-21T10:24:00Z</dcterms:created>
  <dcterms:modified xsi:type="dcterms:W3CDTF">2016-08-24T11:35:00Z</dcterms:modified>
</cp:coreProperties>
</file>