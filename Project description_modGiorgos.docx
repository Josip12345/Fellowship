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w:t>
        </w:r>
        <w:r w:rsidR="006B4BDC">
          <w:lastRenderedPageBreak/>
          <w:t xml:space="preserve">place in a </w:t>
        </w:r>
      </w:ins>
      <w:ins w:id="84" w:author="Georgios KATSAROS" w:date="2016-08-20T14:27:00Z">
        <w:r w:rsidR="006B4BDC">
          <w:t>so-called a quantum dot (QD). QDs are very small structures (their diameters can reach tens of 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lastRenderedPageBreak/>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w:t>
      </w:r>
      <w:r>
        <w:t xml:space="preserve">ntegration time similar </w:t>
      </w:r>
      <w:r>
        <w:t>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bookmarkStart w:id="620" w:name="_GoBack"/>
      <w:bookmarkEnd w:id="620"/>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w:t>
      </w:r>
      <w:r>
        <w:t xml:space="preserve"> </w:t>
      </w:r>
      <w:r>
        <w:t>Newer version of the PCB</w:t>
      </w:r>
      <w:r>
        <w:t xml:space="preserve"> (green) with </w:t>
      </w:r>
      <w:r>
        <w:t xml:space="preserve">the </w:t>
      </w:r>
      <w:r>
        <w:t>mounted sample (middle, grey) fabricated in our group by Lada Vuku</w:t>
      </w:r>
      <w:r w:rsidRPr="00FC46D0">
        <w:t>š</w:t>
      </w:r>
      <w:r>
        <w:t>i</w:t>
      </w:r>
      <w:r w:rsidRPr="00FC46D0">
        <w:t>ć</w:t>
      </w:r>
      <w:r>
        <w:t xml:space="preserve">. Altogether mounted on </w:t>
      </w:r>
      <w:r>
        <w:t xml:space="preserve">the </w:t>
      </w:r>
      <w:r>
        <w:t xml:space="preserve">golden plated copper fork on the dilution fridge insert. </w:t>
      </w:r>
      <w:r>
        <w:t>The c</w:t>
      </w:r>
      <w:r>
        <w:t>opper</w:t>
      </w:r>
      <w:r>
        <w:t xml:space="preserve"> colored</w:t>
      </w:r>
      <w:r>
        <w:t xml:space="preserve"> wires are </w:t>
      </w:r>
      <w:r>
        <w:t xml:space="preserve">the </w:t>
      </w:r>
      <w:r>
        <w:t xml:space="preserve">coaxial cables providing </w:t>
      </w:r>
      <w:r>
        <w:t xml:space="preserve">the </w:t>
      </w:r>
      <w:r>
        <w:t xml:space="preserve">high frequency connection for </w:t>
      </w:r>
      <w:r>
        <w:t xml:space="preserve">a </w:t>
      </w:r>
      <w:r>
        <w:t xml:space="preserve">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 xml:space="preserve">Vector network analyzer used so far for the measurements is replaced with Zurich Instruments UHF lockin amplifier which enables faster and longer data acquisition, more inputs and generally more measurement flexibility. For the spin relaxation time and spin manipulation measurement arbitrary waveform microsecond pulses with nanosecond rise time are needed. Those are generated using </w:t>
      </w:r>
      <w:r w:rsidR="00F018F4">
        <w:t xml:space="preserve">Tektronix AWG5014C. Measurement is conducted using QTLab measurement application developed in Python initially by Delft Quantum Transport (QT). We modified it according to our need. All the codes can be found on the GitHub. </w:t>
      </w:r>
    </w:p>
    <w:p w:rsidR="00B00503" w:rsidRDefault="00B00503" w:rsidP="00B00503">
      <w:pPr>
        <w:pStyle w:val="ListParagraph"/>
        <w:ind w:left="1440"/>
        <w:rPr>
          <w:b/>
          <w:i/>
        </w:rPr>
      </w:pPr>
    </w:p>
    <w:p w:rsidR="00B00503" w:rsidRDefault="00B00503" w:rsidP="00B00503">
      <w:pPr>
        <w:pStyle w:val="ListParagraph"/>
        <w:ind w:left="1440"/>
        <w:rPr>
          <w:b/>
          <w:i/>
        </w:rPr>
      </w:pPr>
    </w:p>
    <w:p w:rsidR="00B00503" w:rsidRDefault="00B00503" w:rsidP="00B00503">
      <w:pPr>
        <w:pStyle w:val="ListParagraph"/>
        <w:ind w:left="1440"/>
        <w:rPr>
          <w:b/>
          <w:i/>
        </w:rPr>
      </w:pPr>
    </w:p>
    <w:p w:rsidR="00B00503" w:rsidRDefault="00B00503" w:rsidP="00B00503">
      <w:pPr>
        <w:pStyle w:val="ListParagraph"/>
        <w:ind w:left="1440"/>
        <w:rPr>
          <w:b/>
          <w:i/>
        </w:rPr>
      </w:pPr>
    </w:p>
    <w:p w:rsidR="00B00503" w:rsidRDefault="00B00503" w:rsidP="00B00503">
      <w:pPr>
        <w:pStyle w:val="ListParagraph"/>
        <w:ind w:left="1440"/>
        <w:rPr>
          <w:b/>
          <w:i/>
        </w:rPr>
      </w:pPr>
    </w:p>
    <w:p w:rsidR="00025028" w:rsidRPr="00B00503" w:rsidRDefault="00025028" w:rsidP="00B00503">
      <w:pPr>
        <w:rPr>
          <w:b/>
        </w:rPr>
      </w:pPr>
      <w:r w:rsidRPr="00B00503">
        <w:rPr>
          <w:b/>
          <w:i/>
        </w:rPr>
        <w:t>TO DO:</w:t>
      </w:r>
    </w:p>
    <w:p w:rsidR="003562C0" w:rsidRDefault="00025028" w:rsidP="00AB3B6B">
      <w:pPr>
        <w:pStyle w:val="Heading4"/>
      </w:pPr>
      <w:r w:rsidRPr="00025028">
        <w:t xml:space="preserve">Moving to </w:t>
      </w:r>
      <w:r w:rsidR="001061D6">
        <w:t xml:space="preserve">the </w:t>
      </w:r>
      <w:r w:rsidRPr="00025028">
        <w:t xml:space="preserve">gate reflectometry </w:t>
      </w:r>
      <w:r>
        <w:t xml:space="preserve">– Adapting </w:t>
      </w:r>
      <w:r w:rsidR="00A57EA4">
        <w:t xml:space="preserve">existing setup </w:t>
      </w:r>
      <w:r>
        <w:t>(readout circuit) for gate reflectometry</w:t>
      </w:r>
      <w:r w:rsidR="006F65FC">
        <w:t xml:space="preserve">, </w:t>
      </w:r>
      <w:r w:rsidR="00A57EA4">
        <w:t xml:space="preserve">main points about gate reflectometry (from Hypoteses, look [12]), </w:t>
      </w:r>
      <w:r w:rsidR="006F65FC">
        <w:t>our sample considerations: gate coupling to the QD, comparison with [12]</w:t>
      </w:r>
    </w:p>
    <w:p w:rsidR="00AB3B6B" w:rsidRPr="00AB3B6B" w:rsidRDefault="00AB3B6B" w:rsidP="00AB3B6B"/>
    <w:p w:rsidR="00B80CDB" w:rsidRDefault="00B80CDB" w:rsidP="00AB3B6B">
      <w:pPr>
        <w:pStyle w:val="Heading4"/>
      </w:pPr>
      <w:r>
        <w:t xml:space="preserve">Optimizing (boosting) reflection parameter Γ regarding to:  sample holder RF design, readout circuit configuration </w:t>
      </w:r>
    </w:p>
    <w:p w:rsidR="00B80CDB" w:rsidRDefault="00B80CDB" w:rsidP="0087593F">
      <w:pPr>
        <w:pStyle w:val="ListParagraph"/>
        <w:numPr>
          <w:ilvl w:val="1"/>
          <w:numId w:val="17"/>
        </w:numPr>
        <w:rPr>
          <w:rFonts w:eastAsiaTheme="minorEastAsia"/>
        </w:rPr>
      </w:pPr>
      <w:r>
        <w:t xml:space="preserve">Sample holder RF design – achieving </w:t>
      </w:r>
      <w:r>
        <w:rPr>
          <w:rFonts w:eastAsiaTheme="minorEastAsia"/>
        </w:rPr>
        <w:t xml:space="preserve">small parasitic capacitance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on PCB RF lines and distributing them for achieving frequency division multiplexing</w:t>
      </w:r>
    </w:p>
    <w:p w:rsidR="00F61DA7" w:rsidRDefault="00F61DA7" w:rsidP="0087593F">
      <w:pPr>
        <w:pStyle w:val="ListParagraph"/>
        <w:numPr>
          <w:ilvl w:val="1"/>
          <w:numId w:val="17"/>
        </w:numPr>
      </w:pPr>
      <w:r>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AB3B6B">
      <w:pPr>
        <w:pStyle w:val="Heading4"/>
      </w:pPr>
      <w:r>
        <w:t>Implementing setup for spin manipulation measurement</w:t>
      </w:r>
    </w:p>
    <w:p w:rsidR="00747652" w:rsidRDefault="00747652" w:rsidP="00AB3B6B">
      <w:pPr>
        <w:pStyle w:val="Heading4"/>
      </w:pPr>
      <w:r>
        <w:t xml:space="preserve">Measuring relaxation time </w:t>
      </w:r>
    </w:p>
    <w:p w:rsidR="00747652" w:rsidRDefault="00747652" w:rsidP="00AB3B6B">
      <w:pPr>
        <w:pStyle w:val="Heading4"/>
      </w:pPr>
      <w:r>
        <w:t>Spin dephasing time experiment</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w:t>
      </w:r>
      <w:r w:rsidR="00007E8F">
        <w:lastRenderedPageBreak/>
        <w:t xml:space="preserve">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lastRenderedPageBreak/>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lastRenderedPageBreak/>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2"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3"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4"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5"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6"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7"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D4446" w:rsidRPr="003D4446" w:rsidRDefault="003D4446" w:rsidP="003D4446">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78B" w:rsidRDefault="00E6678B" w:rsidP="007436F6">
      <w:pPr>
        <w:spacing w:after="0" w:line="240" w:lineRule="auto"/>
      </w:pPr>
      <w:r>
        <w:separator/>
      </w:r>
    </w:p>
  </w:endnote>
  <w:endnote w:type="continuationSeparator" w:id="0">
    <w:p w:rsidR="00E6678B" w:rsidRDefault="00E6678B"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78B" w:rsidRDefault="00E6678B" w:rsidP="007436F6">
      <w:pPr>
        <w:spacing w:after="0" w:line="240" w:lineRule="auto"/>
      </w:pPr>
      <w:r>
        <w:separator/>
      </w:r>
    </w:p>
  </w:footnote>
  <w:footnote w:type="continuationSeparator" w:id="0">
    <w:p w:rsidR="00E6678B" w:rsidRDefault="00E6678B"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
  </w:num>
  <w:num w:numId="5">
    <w:abstractNumId w:val="14"/>
  </w:num>
  <w:num w:numId="6">
    <w:abstractNumId w:val="0"/>
  </w:num>
  <w:num w:numId="7">
    <w:abstractNumId w:val="6"/>
  </w:num>
  <w:num w:numId="8">
    <w:abstractNumId w:val="17"/>
  </w:num>
  <w:num w:numId="9">
    <w:abstractNumId w:val="11"/>
  </w:num>
  <w:num w:numId="10">
    <w:abstractNumId w:val="15"/>
  </w:num>
  <w:num w:numId="11">
    <w:abstractNumId w:val="9"/>
  </w:num>
  <w:num w:numId="12">
    <w:abstractNumId w:val="3"/>
  </w:num>
  <w:num w:numId="13">
    <w:abstractNumId w:val="12"/>
  </w:num>
  <w:num w:numId="14">
    <w:abstractNumId w:val="7"/>
  </w:num>
  <w:num w:numId="15">
    <w:abstractNumId w:val="4"/>
  </w:num>
  <w:num w:numId="16">
    <w:abstractNumId w:val="13"/>
  </w:num>
  <w:num w:numId="17">
    <w:abstractNumId w:val="5"/>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5028"/>
    <w:rsid w:val="0003295A"/>
    <w:rsid w:val="00035244"/>
    <w:rsid w:val="0004154C"/>
    <w:rsid w:val="00045DC6"/>
    <w:rsid w:val="00046077"/>
    <w:rsid w:val="000473C6"/>
    <w:rsid w:val="0005015D"/>
    <w:rsid w:val="00051423"/>
    <w:rsid w:val="00064BA8"/>
    <w:rsid w:val="00065FB6"/>
    <w:rsid w:val="00067E06"/>
    <w:rsid w:val="00073A9B"/>
    <w:rsid w:val="0007448F"/>
    <w:rsid w:val="0009103D"/>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0D54"/>
    <w:rsid w:val="001823D0"/>
    <w:rsid w:val="001860D4"/>
    <w:rsid w:val="001A1E15"/>
    <w:rsid w:val="001A3413"/>
    <w:rsid w:val="001A521D"/>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56EF2"/>
    <w:rsid w:val="002617CB"/>
    <w:rsid w:val="00262D48"/>
    <w:rsid w:val="00272FE7"/>
    <w:rsid w:val="002814DB"/>
    <w:rsid w:val="0029588B"/>
    <w:rsid w:val="002A6168"/>
    <w:rsid w:val="002B614E"/>
    <w:rsid w:val="002C5A46"/>
    <w:rsid w:val="002C7A51"/>
    <w:rsid w:val="002E05D3"/>
    <w:rsid w:val="002E1DFA"/>
    <w:rsid w:val="002E3C90"/>
    <w:rsid w:val="002F4FF1"/>
    <w:rsid w:val="002F7BCB"/>
    <w:rsid w:val="00334797"/>
    <w:rsid w:val="00337E3C"/>
    <w:rsid w:val="00340C1D"/>
    <w:rsid w:val="00351A14"/>
    <w:rsid w:val="0035532A"/>
    <w:rsid w:val="00355A27"/>
    <w:rsid w:val="003562C0"/>
    <w:rsid w:val="00360E81"/>
    <w:rsid w:val="00363628"/>
    <w:rsid w:val="00367501"/>
    <w:rsid w:val="00373956"/>
    <w:rsid w:val="00373DD6"/>
    <w:rsid w:val="00375811"/>
    <w:rsid w:val="00377FC9"/>
    <w:rsid w:val="00382E21"/>
    <w:rsid w:val="003958A8"/>
    <w:rsid w:val="00397B1E"/>
    <w:rsid w:val="003A0C1E"/>
    <w:rsid w:val="003B702D"/>
    <w:rsid w:val="003C0C66"/>
    <w:rsid w:val="003D4446"/>
    <w:rsid w:val="003E2347"/>
    <w:rsid w:val="003E2388"/>
    <w:rsid w:val="003E6BC9"/>
    <w:rsid w:val="00405B2C"/>
    <w:rsid w:val="00406363"/>
    <w:rsid w:val="0041250F"/>
    <w:rsid w:val="00421ECE"/>
    <w:rsid w:val="004451EC"/>
    <w:rsid w:val="00451C71"/>
    <w:rsid w:val="00453777"/>
    <w:rsid w:val="00456D15"/>
    <w:rsid w:val="00457011"/>
    <w:rsid w:val="004610C8"/>
    <w:rsid w:val="0046208B"/>
    <w:rsid w:val="00464463"/>
    <w:rsid w:val="00465F0E"/>
    <w:rsid w:val="0046709D"/>
    <w:rsid w:val="0047570B"/>
    <w:rsid w:val="00475744"/>
    <w:rsid w:val="00483B72"/>
    <w:rsid w:val="00491539"/>
    <w:rsid w:val="00491E10"/>
    <w:rsid w:val="00496C5A"/>
    <w:rsid w:val="004A0A4B"/>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80D5B"/>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6652"/>
    <w:rsid w:val="00626F0C"/>
    <w:rsid w:val="00627C54"/>
    <w:rsid w:val="00630F1C"/>
    <w:rsid w:val="00632E07"/>
    <w:rsid w:val="00633EF0"/>
    <w:rsid w:val="00635827"/>
    <w:rsid w:val="00635909"/>
    <w:rsid w:val="00642867"/>
    <w:rsid w:val="00651FC3"/>
    <w:rsid w:val="00652C53"/>
    <w:rsid w:val="00652CB2"/>
    <w:rsid w:val="00654870"/>
    <w:rsid w:val="0065656C"/>
    <w:rsid w:val="00662B77"/>
    <w:rsid w:val="00671BA0"/>
    <w:rsid w:val="006768CC"/>
    <w:rsid w:val="00690A9C"/>
    <w:rsid w:val="006932B5"/>
    <w:rsid w:val="006B4BDC"/>
    <w:rsid w:val="006B5390"/>
    <w:rsid w:val="006D225E"/>
    <w:rsid w:val="006D44E9"/>
    <w:rsid w:val="006E1AD6"/>
    <w:rsid w:val="006E5852"/>
    <w:rsid w:val="006F1623"/>
    <w:rsid w:val="006F38B3"/>
    <w:rsid w:val="006F65FC"/>
    <w:rsid w:val="006F7697"/>
    <w:rsid w:val="00700736"/>
    <w:rsid w:val="00700B39"/>
    <w:rsid w:val="007167DF"/>
    <w:rsid w:val="007326AD"/>
    <w:rsid w:val="007360E2"/>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E48A5"/>
    <w:rsid w:val="007F2BBB"/>
    <w:rsid w:val="007F36EB"/>
    <w:rsid w:val="00803996"/>
    <w:rsid w:val="00804B7C"/>
    <w:rsid w:val="00804CA9"/>
    <w:rsid w:val="008109AB"/>
    <w:rsid w:val="008114B1"/>
    <w:rsid w:val="008363C5"/>
    <w:rsid w:val="00837E71"/>
    <w:rsid w:val="00841043"/>
    <w:rsid w:val="008435CA"/>
    <w:rsid w:val="00852331"/>
    <w:rsid w:val="0085272A"/>
    <w:rsid w:val="00855CF5"/>
    <w:rsid w:val="0086755F"/>
    <w:rsid w:val="00873914"/>
    <w:rsid w:val="0087593F"/>
    <w:rsid w:val="00886416"/>
    <w:rsid w:val="008921CA"/>
    <w:rsid w:val="00895A14"/>
    <w:rsid w:val="00896017"/>
    <w:rsid w:val="008B50BB"/>
    <w:rsid w:val="008B58B5"/>
    <w:rsid w:val="008C2BB5"/>
    <w:rsid w:val="008D2C1E"/>
    <w:rsid w:val="008E561B"/>
    <w:rsid w:val="008F207B"/>
    <w:rsid w:val="009031E2"/>
    <w:rsid w:val="0090395E"/>
    <w:rsid w:val="009047D1"/>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74988"/>
    <w:rsid w:val="00A827AF"/>
    <w:rsid w:val="00A87AD4"/>
    <w:rsid w:val="00A91CE1"/>
    <w:rsid w:val="00A96C26"/>
    <w:rsid w:val="00AA1619"/>
    <w:rsid w:val="00AA46FA"/>
    <w:rsid w:val="00AB1A5C"/>
    <w:rsid w:val="00AB3B6B"/>
    <w:rsid w:val="00AC4E94"/>
    <w:rsid w:val="00AD5C8A"/>
    <w:rsid w:val="00AE2C8B"/>
    <w:rsid w:val="00AE45B0"/>
    <w:rsid w:val="00AF0DE8"/>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119C"/>
    <w:rsid w:val="00CB6E74"/>
    <w:rsid w:val="00CB7A4C"/>
    <w:rsid w:val="00CC2675"/>
    <w:rsid w:val="00CD1D6E"/>
    <w:rsid w:val="00CD5415"/>
    <w:rsid w:val="00CD7288"/>
    <w:rsid w:val="00CF0FE1"/>
    <w:rsid w:val="00CF4C1F"/>
    <w:rsid w:val="00D018F1"/>
    <w:rsid w:val="00D119AB"/>
    <w:rsid w:val="00D11F93"/>
    <w:rsid w:val="00D13F7A"/>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A6C9B"/>
    <w:rsid w:val="00DB0406"/>
    <w:rsid w:val="00DC050A"/>
    <w:rsid w:val="00DC2744"/>
    <w:rsid w:val="00DD1BB1"/>
    <w:rsid w:val="00DD253D"/>
    <w:rsid w:val="00DD74DE"/>
    <w:rsid w:val="00DE07B5"/>
    <w:rsid w:val="00DF1F42"/>
    <w:rsid w:val="00DF4316"/>
    <w:rsid w:val="00E1029A"/>
    <w:rsid w:val="00E14CBF"/>
    <w:rsid w:val="00E15B1F"/>
    <w:rsid w:val="00E1733A"/>
    <w:rsid w:val="00E301AF"/>
    <w:rsid w:val="00E469D0"/>
    <w:rsid w:val="00E50E18"/>
    <w:rsid w:val="00E543B1"/>
    <w:rsid w:val="00E6678B"/>
    <w:rsid w:val="00E74997"/>
    <w:rsid w:val="00E800DB"/>
    <w:rsid w:val="00E81006"/>
    <w:rsid w:val="00E838E2"/>
    <w:rsid w:val="00E918ED"/>
    <w:rsid w:val="00E95417"/>
    <w:rsid w:val="00E958CA"/>
    <w:rsid w:val="00E97AC9"/>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7A03"/>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0465"/>
    <w:rsid w:val="00FD41A0"/>
    <w:rsid w:val="00FD4915"/>
    <w:rsid w:val="00FE7FD5"/>
    <w:rsid w:val="00FF12B9"/>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rxiv.org/find/cond-mat/1/au:+Nissen_P/0/1/0/all/0/1"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arxiv.org/find/cond-mat/1/au:+Kuemmeth_F/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find/cond-mat/1/au:+Martins_F/0/1/0/all/0/1" TargetMode="External"/><Relationship Id="rId33" Type="http://schemas.openxmlformats.org/officeDocument/2006/relationships/hyperlink" Target="https://arxiv.org/find/cond-mat/1/au:+Marcus_C/0/1/0/all/0/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hyperlink" Target="https://arxiv.org/find/cond-mat/1/au:+Rudner_M/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linowski_F/0/1/0/all/0/1" TargetMode="External"/><Relationship Id="rId32" Type="http://schemas.openxmlformats.org/officeDocument/2006/relationships/hyperlink" Target="https://arxiv.org/find/cond-mat/1/au:+Manfra_M/0/1/0/all/0/1" TargetMode="External"/><Relationship Id="rId37" Type="http://schemas.openxmlformats.org/officeDocument/2006/relationships/hyperlink" Target="https://arxiv.org/abs/1605.0759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arxiv.org/abs/quant-ph/0002077v3" TargetMode="External"/><Relationship Id="rId28" Type="http://schemas.openxmlformats.org/officeDocument/2006/relationships/hyperlink" Target="https://arxiv.org/find/cond-mat/1/au:+Cywinski_L/0/1/0/all/0/1" TargetMode="External"/><Relationship Id="rId36" Type="http://schemas.openxmlformats.org/officeDocument/2006/relationships/hyperlink" Target="http://pettagroup.princeton.edu/publications/2005/Science_309_2180_2005.pdf" TargetMode="External"/><Relationship Id="rId10" Type="http://schemas.openxmlformats.org/officeDocument/2006/relationships/image" Target="media/image3.tiff"/><Relationship Id="rId19" Type="http://schemas.openxmlformats.org/officeDocument/2006/relationships/image" Target="media/image12.jpeg"/><Relationship Id="rId31" Type="http://schemas.openxmlformats.org/officeDocument/2006/relationships/hyperlink" Target="https://arxiv.org/find/cond-mat/1/au:+Gardner_G/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www.physics.udel.edu/~msafrono/650/Lecture19.pdf" TargetMode="External"/><Relationship Id="rId27" Type="http://schemas.openxmlformats.org/officeDocument/2006/relationships/hyperlink" Target="https://arxiv.org/find/cond-mat/1/au:+Barnes_E/0/1/0/all/0/1" TargetMode="External"/><Relationship Id="rId30" Type="http://schemas.openxmlformats.org/officeDocument/2006/relationships/hyperlink" Target="https://arxiv.org/find/cond-mat/1/au:+Fallahi_S/0/1/0/all/0/1" TargetMode="External"/><Relationship Id="rId35" Type="http://schemas.openxmlformats.org/officeDocument/2006/relationships/hyperlink" Target="https://arxiv.org/abs/1601.066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C549B-6B24-440B-B72C-711F8CE05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27</Pages>
  <Words>7197</Words>
  <Characters>41025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48126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20</cp:revision>
  <dcterms:created xsi:type="dcterms:W3CDTF">2016-08-21T10:24:00Z</dcterms:created>
  <dcterms:modified xsi:type="dcterms:W3CDTF">2016-08-21T15:06:00Z</dcterms:modified>
</cp:coreProperties>
</file>