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DiVincenzo,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6B4BDC" w:rsidRDefault="005D44F9" w:rsidP="006B4BDC">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4A0A4B" w:rsidDel="00BD173B" w:rsidRDefault="004A0A4B" w:rsidP="009D17AE">
      <w:pPr>
        <w:rPr>
          <w:del w:id="1" w:author="Georgios KATSAROS" w:date="2016-08-20T14:02:00Z"/>
        </w:rPr>
      </w:pPr>
    </w:p>
    <w:p w:rsidR="003C0C66" w:rsidRDefault="005D44F9" w:rsidP="009D17AE">
      <w:r>
        <w:t xml:space="preserve">A few years after the Loss-DiVincenzo proposal for the realization of a scalable quantum computer, </w:t>
      </w:r>
      <w:r w:rsidR="00375811">
        <w:t>DiVincenzo published a list of conditions which</w:t>
      </w:r>
      <w:r w:rsidR="00373956">
        <w:t xml:space="preserve"> a</w:t>
      </w:r>
      <w:r w:rsidR="008B50BB">
        <w:t xml:space="preserve"> </w:t>
      </w:r>
      <w:r w:rsidR="00373956">
        <w:t>qubit</w:t>
      </w:r>
      <w:r w:rsidR="003C0C66">
        <w:t xml:space="preserve"> should </w:t>
      </w:r>
      <w:r w:rsidR="00375811">
        <w:t xml:space="preserve">fullfill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9318DF">
      <w:pPr>
        <w:pStyle w:val="ListParagraph"/>
        <w:numPr>
          <w:ilvl w:val="0"/>
          <w:numId w:val="18"/>
        </w:numPr>
        <w:rPr>
          <w:del w:id="2" w:author="Georgios KATSAROS" w:date="2016-08-20T14:10:00Z"/>
        </w:rPr>
        <w:pPrChange w:id="3" w:author="Georgios KATSAROS" w:date="2016-08-20T14:10:00Z">
          <w:pPr>
            <w:pStyle w:val="ListParagraph"/>
            <w:numPr>
              <w:numId w:val="3"/>
            </w:numPr>
            <w:ind w:hanging="360"/>
          </w:pPr>
        </w:pPrChange>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w:t>
      </w:r>
      <w:r>
        <w:t>(manipulating) this two states.</w:t>
      </w:r>
    </w:p>
    <w:p w:rsidR="00DE336E" w:rsidRDefault="009318DF" w:rsidP="00DE336E">
      <w:pPr>
        <w:pStyle w:val="ListParagraph"/>
        <w:numPr>
          <w:ilvl w:val="0"/>
          <w:numId w:val="3"/>
        </w:numPr>
      </w:pPr>
      <w:r>
        <w:rPr>
          <w:b/>
        </w:rPr>
        <w:t>R</w:t>
      </w:r>
      <w:r w:rsidR="003C0C66" w:rsidRPr="009318DF">
        <w:rPr>
          <w:b/>
        </w:rPr>
        <w:t>eliable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t>Low</w:t>
      </w:r>
      <w:r w:rsidR="003C0C66">
        <w:t xml:space="preserve"> decoherence</w:t>
      </w:r>
      <w:r>
        <w:t xml:space="preserve"> time</w:t>
      </w:r>
      <w:r>
        <w:t>s (long</w:t>
      </w:r>
      <w:r w:rsidR="00627C54">
        <w:t xml:space="preserve"> coherence</w:t>
      </w:r>
      <w:r>
        <w:t xml:space="preserve"> times</w:t>
      </w:r>
      <w:r w:rsidR="00627C54">
        <w:t>)</w:t>
      </w:r>
      <w:r>
        <w:t xml:space="preserve">: </w:t>
      </w:r>
      <w:r w:rsidR="009318DF">
        <w:t>Because of the several noise sources c</w:t>
      </w:r>
      <w:r>
        <w:t xml:space="preserve">oupled to the qubit its initially prepared state is lost (decohered) with the time. </w:t>
      </w:r>
      <w:r>
        <w:t xml:space="preserve">It is desirable to have coherence time as long as possible. </w:t>
      </w:r>
    </w:p>
    <w:p w:rsidR="003C3C5A" w:rsidRDefault="003A696D" w:rsidP="00DF0E0E">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bookmarkStart w:id="4" w:name="_GoBack"/>
      <w:bookmarkEnd w:id="4"/>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3C0C66" w:rsidP="00DF0E0E">
      <w:pPr>
        <w:pStyle w:val="ListParagraph"/>
        <w:numPr>
          <w:ilvl w:val="0"/>
          <w:numId w:val="3"/>
        </w:numPr>
      </w:pPr>
      <w:r>
        <w:t>strong quantum measurements</w:t>
      </w:r>
      <w:r w:rsidR="008E561B">
        <w:t xml:space="preserve"> (state readout)</w:t>
      </w:r>
      <w:ins w:id="5" w:author="Georgios KATSAROS" w:date="2016-08-20T14:13:00Z">
        <w:r w:rsidR="00776A92">
          <w:t xml:space="preserve"> (write sth about it)</w:t>
        </w:r>
      </w:ins>
    </w:p>
    <w:p w:rsidR="00164403" w:rsidDel="00776A92" w:rsidRDefault="00164403" w:rsidP="009D17AE">
      <w:pPr>
        <w:rPr>
          <w:del w:id="6" w:author="Georgios KATSAROS" w:date="2016-08-20T14:10:00Z"/>
        </w:rPr>
      </w:pPr>
      <w:del w:id="7" w:author="Georgios KATSAROS" w:date="2016-08-20T14:09:00Z">
        <w:r w:rsidDel="00776A92">
          <w:delText>W</w:delText>
        </w:r>
      </w:del>
      <w:del w:id="8"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9" w:author="Georgios KATSAROS" w:date="2016-08-20T14:09:00Z">
        <w:r w:rsidR="00AD5C8A" w:rsidDel="00776A92">
          <w:delText>Q</w:delText>
        </w:r>
      </w:del>
      <w:del w:id="10"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del w:id="11" w:author="Georgios KATSAROS" w:date="2016-08-20T14:11:00Z"/>
        </w:rPr>
      </w:pPr>
      <w:del w:id="12" w:author="Georgios KATSAROS" w:date="2016-08-20T14:11:00Z">
        <w:r w:rsidDel="00776A92">
          <w:delText>Decoherence is phenomena of losing initially set qubit state and is characterized by characteristic time, in literature called</w:delText>
        </w:r>
        <w:r w:rsidR="006B5390" w:rsidDel="00776A92">
          <w:delText xml:space="preserve"> coherence time</w:delText>
        </w:r>
        <w:r w:rsidDel="00776A92">
          <w:delText xml:space="preserve"> T</w:delText>
        </w:r>
        <w:r w:rsidDel="00776A92">
          <w:rPr>
            <w:vertAlign w:val="subscript"/>
          </w:rPr>
          <w:delText>2</w:delText>
        </w:r>
        <w:r w:rsidDel="00776A92">
          <w:delText xml:space="preserve"> </w:delText>
        </w:r>
        <w:r w:rsidR="009A0E9B" w:rsidDel="00776A92">
          <w:delText>[2]</w:delText>
        </w:r>
        <w:r w:rsidDel="00776A92">
          <w:delText xml:space="preserve">. </w:delText>
        </w:r>
      </w:del>
    </w:p>
    <w:p w:rsidR="00224C13" w:rsidRDefault="0047570B" w:rsidP="009D17AE">
      <w:del w:id="13" w:author="Georgios KATSAROS" w:date="2016-08-20T14:11:00Z">
        <w:r w:rsidDel="00776A92">
          <w:delText xml:space="preserve">For all </w:delText>
        </w:r>
        <w:r w:rsidR="00700B39" w:rsidDel="00776A92">
          <w:delText xml:space="preserve">qubits it is desired to have </w:delText>
        </w:r>
        <w:r w:rsidDel="00776A92">
          <w:delText>coherence</w:delText>
        </w:r>
        <w:r w:rsidR="00373956" w:rsidDel="00776A92">
          <w:delText xml:space="preserve"> time</w:delText>
        </w:r>
        <w:r w:rsidR="00224C13" w:rsidDel="00776A92">
          <w:delText xml:space="preserve"> as high</w:delText>
        </w:r>
        <w:r w:rsidDel="00776A92">
          <w:delText xml:space="preserve"> as possible while gate operation (</w:delText>
        </w:r>
        <w:r w:rsidR="000F44F9" w:rsidDel="00776A92">
          <w:delText xml:space="preserve">spin </w:delText>
        </w:r>
        <w:r w:rsidDel="00776A92">
          <w:delText>state manip</w:delText>
        </w:r>
        <w:r w:rsidR="00224C13" w:rsidDel="00776A92">
          <w:delText>u</w:delText>
        </w:r>
        <w:r w:rsidR="00D81947" w:rsidDel="00776A92">
          <w:delText>lation) and measurement</w:delText>
        </w:r>
        <w:r w:rsidR="00700B39" w:rsidDel="00776A92">
          <w:delText xml:space="preserve"> (state readout)</w:delText>
        </w:r>
        <w:r w:rsidR="00D81947" w:rsidDel="00776A92">
          <w:delText xml:space="preserve"> as low</w:delText>
        </w:r>
        <w:r w:rsidDel="00776A92">
          <w:delText xml:space="preserve"> as possibl</w:delText>
        </w:r>
      </w:del>
      <w:r>
        <w:t>e.</w:t>
      </w:r>
      <w:r w:rsidR="009A0E9B">
        <w:t xml:space="preserve">  </w:t>
      </w:r>
    </w:p>
    <w:p w:rsidR="00D82BEF" w:rsidDel="006B4BDC" w:rsidRDefault="00886416" w:rsidP="009D17AE">
      <w:pPr>
        <w:rPr>
          <w:del w:id="14" w:author="Georgios KATSAROS" w:date="2016-08-20T14:27:00Z"/>
        </w:rPr>
      </w:pPr>
      <w:del w:id="15" w:author="Georgios KATSAROS" w:date="2016-08-20T14:27:00Z">
        <w:r w:rsidDel="006B4BDC">
          <w:delText xml:space="preserve">For </w:delText>
        </w:r>
      </w:del>
      <w:del w:id="16" w:author="Georgios KATSAROS" w:date="2016-08-20T14:22:00Z">
        <w:r w:rsidR="00635827" w:rsidDel="00B62CC7">
          <w:delText xml:space="preserve">a </w:delText>
        </w:r>
      </w:del>
      <w:del w:id="17" w:author="Georgios KATSAROS" w:date="2016-08-20T14:27:00Z">
        <w:r w:rsidDel="006B4BDC">
          <w:delText xml:space="preserve">physical implementation of the </w:delText>
        </w:r>
      </w:del>
      <w:del w:id="18" w:author="Georgios KATSAROS" w:date="2016-08-20T14:22:00Z">
        <w:r w:rsidDel="00B62CC7">
          <w:delText>two level system</w:delText>
        </w:r>
      </w:del>
      <w:del w:id="19" w:author="Georgios KATSAROS" w:date="2016-08-20T14:27:00Z">
        <w:r w:rsidDel="006B4BDC">
          <w:delText xml:space="preserve"> Loss and DiVincenzo proposed</w:delText>
        </w:r>
        <w:r w:rsidR="003C0C66" w:rsidDel="006B4BDC">
          <w:delText xml:space="preserve"> </w:delText>
        </w:r>
      </w:del>
      <w:del w:id="20" w:author="Georgios KATSAROS" w:date="2016-08-20T14:23:00Z">
        <w:r w:rsidDel="00B62CC7">
          <w:delText xml:space="preserve">using </w:delText>
        </w:r>
        <w:r w:rsidR="008109AB" w:rsidDel="00B62CC7">
          <w:delText>charge particle</w:delText>
        </w:r>
      </w:del>
      <w:del w:id="21"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22" w:author="Georgios KATSAROS" w:date="2016-08-20T14:23:00Z">
        <w:r w:rsidDel="00B62CC7">
          <w:delText>spin in</w:delText>
        </w:r>
      </w:del>
      <w:del w:id="23" w:author="Georgios KATSAROS" w:date="2016-08-20T14:27:00Z">
        <w:r w:rsidDel="006B4BDC">
          <w:delText xml:space="preserve"> a quantum dot (QD). </w:delText>
        </w:r>
      </w:del>
      <w:moveToRangeStart w:id="24" w:author="Georgios KATSAROS" w:date="2016-08-20T14:25:00Z" w:name="move459466445"/>
      <w:moveTo w:id="25" w:author="Georgios KATSAROS" w:date="2016-08-20T14:25:00Z">
        <w:del w:id="26" w:author="Georgios KATSAROS" w:date="2016-08-20T14:27:00Z">
          <w:r w:rsidR="006B4BDC" w:rsidDel="006B4BDC">
            <w:delText xml:space="preserve">QDs are very small structures (diameters can reach tens of </w:delText>
          </w:r>
          <w:r w:rsidR="006B4BDC" w:rsidDel="006B4BDC">
            <w:lastRenderedPageBreak/>
            <w:delText xml:space="preserve">nanometers) and because of their almost zero dimensionality, </w:delText>
          </w:r>
        </w:del>
        <w:del w:id="27" w:author="Georgios KATSAROS" w:date="2016-08-20T14:25:00Z">
          <w:r w:rsidR="006B4BDC" w:rsidDel="006B4BDC">
            <w:delText>possible</w:delText>
          </w:r>
        </w:del>
        <w:del w:id="28"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24"/>
    </w:p>
    <w:p w:rsidR="00D82BEF" w:rsidDel="00BD173B" w:rsidRDefault="006B5390" w:rsidP="009D17AE">
      <w:pPr>
        <w:rPr>
          <w:del w:id="29" w:author="Georgios KATSAROS" w:date="2016-08-20T13:53:00Z"/>
        </w:rPr>
      </w:pPr>
      <w:del w:id="30"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31" w:author="Georgios KATSAROS" w:date="2016-08-20T13:53:00Z"/>
        </w:rPr>
      </w:pPr>
      <w:del w:id="32"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33" w:author="Georgios KATSAROS" w:date="2016-08-20T14:25:00Z"/>
        </w:rPr>
      </w:pPr>
      <w:del w:id="34"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35"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36" w:author="Georgios KATSAROS" w:date="2016-08-20T14:25:00Z" w:name="move459466445"/>
      <w:moveFrom w:id="37"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36"/>
    </w:p>
    <w:p w:rsidR="004A0A4B" w:rsidRDefault="008C2BB5" w:rsidP="009D17AE">
      <w:pPr>
        <w:rPr>
          <w:b/>
        </w:rPr>
      </w:pPr>
      <w:r>
        <w:rPr>
          <w:b/>
        </w:rPr>
        <w:t>Double quantum dot (</w:t>
      </w:r>
      <w:r w:rsidR="004A0A4B" w:rsidRPr="004A0A4B">
        <w:rPr>
          <w:b/>
        </w:rPr>
        <w:t>DQD</w:t>
      </w:r>
      <w:r>
        <w:rPr>
          <w:b/>
        </w:rPr>
        <w:t>)</w:t>
      </w:r>
      <w:ins w:id="38"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39" w:author="Georgios KATSAROS" w:date="2016-08-20T14:39:00Z">
        <w:r w:rsidR="005D44F9">
          <w:t>s</w:t>
        </w:r>
      </w:ins>
      <w:r>
        <w:t>. On</w:t>
      </w:r>
      <w:r w:rsidR="004B48ED">
        <w:t>e of the most promising building block</w:t>
      </w:r>
      <w:r>
        <w:t xml:space="preserve"> for </w:t>
      </w:r>
      <w:ins w:id="40" w:author="Georgios KATSAROS" w:date="2016-08-20T14:39:00Z">
        <w:r w:rsidR="005D44F9">
          <w:t xml:space="preserve">the </w:t>
        </w:r>
      </w:ins>
      <w:r>
        <w:t xml:space="preserve">realization of the spin qubit quantum computer based on quantum dots is serial double quantum dot (DQD) system.  </w:t>
      </w:r>
      <w:ins w:id="41" w:author="Georgios KATSAROS" w:date="2016-08-20T14:39:00Z">
        <w:r w:rsidR="005D44F9">
          <w:t xml:space="preserve">A </w:t>
        </w:r>
      </w:ins>
      <w:r>
        <w:t xml:space="preserve">DQD system consists of two </w:t>
      </w:r>
      <w:del w:id="42" w:author="Georgios KATSAROS" w:date="2016-08-20T14:39:00Z">
        <w:r w:rsidDel="005D44F9">
          <w:delText>neighbouring</w:delText>
        </w:r>
      </w:del>
      <w:ins w:id="43" w:author="Georgios KATSAROS" w:date="2016-08-20T14:39:00Z">
        <w:r w:rsidR="005D44F9">
          <w:t>neighboring</w:t>
        </w:r>
      </w:ins>
      <w:r>
        <w:t xml:space="preserve"> quantum dots tu</w:t>
      </w:r>
      <w:r w:rsidR="008C2BB5">
        <w:t>nnel coupled to each other</w:t>
      </w:r>
      <w:ins w:id="44" w:author="Georgios KATSAROS" w:date="2016-08-20T14:39:00Z">
        <w:r w:rsidR="005D44F9">
          <w:t xml:space="preserve">, which simply means that </w:t>
        </w:r>
      </w:ins>
      <w:del w:id="45"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46" w:author="Georgios KATSAROS" w:date="2016-08-20T14:39:00Z">
        <w:r w:rsidR="005D44F9">
          <w:t xml:space="preserve">The </w:t>
        </w:r>
      </w:ins>
      <w:del w:id="47" w:author="Georgios KATSAROS" w:date="2016-08-20T14:40:00Z">
        <w:r w:rsidR="00BC27FD" w:rsidDel="005D44F9">
          <w:delText>M</w:delText>
        </w:r>
      </w:del>
      <w:ins w:id="48"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49" w:author="Georgios KATSAROS" w:date="2016-08-20T14:40:00Z">
        <w:r w:rsidR="005D44F9">
          <w:t xml:space="preserve">the realization of a </w:t>
        </w:r>
      </w:ins>
      <w:r w:rsidR="008C2BB5">
        <w:t>qubit</w:t>
      </w:r>
      <w:r w:rsidR="00BC27FD">
        <w:t xml:space="preserve"> is </w:t>
      </w:r>
      <w:ins w:id="50"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51"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52" w:author="Georgios KATSAROS" w:date="2016-08-20T14:41:00Z">
        <w:r w:rsidR="005D44F9">
          <w:t xml:space="preserve">The </w:t>
        </w:r>
      </w:ins>
      <w:del w:id="53" w:author="Georgios KATSAROS" w:date="2016-08-20T14:41:00Z">
        <w:r w:rsidDel="005D44F9">
          <w:delText>B</w:delText>
        </w:r>
      </w:del>
      <w:ins w:id="54" w:author="Georgios KATSAROS" w:date="2016-08-20T14:41:00Z">
        <w:r w:rsidR="005D44F9">
          <w:t>b</w:t>
        </w:r>
      </w:ins>
      <w:r>
        <w:t xml:space="preserve">lue circles </w:t>
      </w:r>
      <w:del w:id="55" w:author="Georgios KATSAROS" w:date="2016-08-20T14:41:00Z">
        <w:r w:rsidDel="005D44F9">
          <w:delText xml:space="preserve">are </w:delText>
        </w:r>
      </w:del>
      <w:ins w:id="56" w:author="Georgios KATSAROS" w:date="2016-08-20T14:41:00Z">
        <w:r w:rsidR="005D44F9">
          <w:t xml:space="preserve">represent the </w:t>
        </w:r>
      </w:ins>
      <w:r>
        <w:t xml:space="preserve">individual quantum dots, </w:t>
      </w:r>
      <w:ins w:id="57" w:author="Georgios KATSAROS" w:date="2016-08-20T14:41:00Z">
        <w:r w:rsidR="005D44F9">
          <w:t xml:space="preserve">the </w:t>
        </w:r>
      </w:ins>
      <w:r>
        <w:t xml:space="preserve">white lines </w:t>
      </w:r>
      <w:del w:id="58" w:author="Georgios KATSAROS" w:date="2016-08-20T14:41:00Z">
        <w:r w:rsidDel="005D44F9">
          <w:delText xml:space="preserve">are </w:delText>
        </w:r>
      </w:del>
      <w:ins w:id="59" w:author="Georgios KATSAROS" w:date="2016-08-20T14:41:00Z">
        <w:r w:rsidR="005D44F9">
          <w:t xml:space="preserve">the </w:t>
        </w:r>
      </w:ins>
      <w:r>
        <w:t>gates</w:t>
      </w:r>
      <w:ins w:id="60" w:author="Georgios KATSAROS" w:date="2016-08-20T14:42:00Z">
        <w:r w:rsidR="005D44F9">
          <w:t xml:space="preserve"> and the </w:t>
        </w:r>
      </w:ins>
      <w:del w:id="61" w:author="Georgios KATSAROS" w:date="2016-08-20T14:42:00Z">
        <w:r w:rsidDel="005D44F9">
          <w:delText>. B</w:delText>
        </w:r>
      </w:del>
      <w:ins w:id="62" w:author="Georgios KATSAROS" w:date="2016-08-20T14:42:00Z">
        <w:r w:rsidR="005D44F9">
          <w:t>b</w:t>
        </w:r>
      </w:ins>
      <w:r>
        <w:t xml:space="preserve">lack arrows in </w:t>
      </w:r>
      <w:ins w:id="63" w:author="Georgios KATSAROS" w:date="2016-08-20T14:42:00Z">
        <w:r w:rsidR="005D44F9">
          <w:t xml:space="preserve">the QDs </w:t>
        </w:r>
      </w:ins>
      <w:del w:id="64" w:author="Georgios KATSAROS" w:date="2016-08-20T14:42:00Z">
        <w:r w:rsidDel="005D44F9">
          <w:delText>blue circles represent</w:delText>
        </w:r>
      </w:del>
      <w:ins w:id="65" w:author="Georgios KATSAROS" w:date="2016-08-20T14:42:00Z">
        <w:r w:rsidR="005D44F9">
          <w:t>the</w:t>
        </w:r>
      </w:ins>
      <w:r>
        <w:t xml:space="preserve"> electron </w:t>
      </w:r>
      <w:r w:rsidR="008C2BB5">
        <w:t xml:space="preserve">spin in </w:t>
      </w:r>
      <w:ins w:id="66" w:author="Georgios KATSAROS" w:date="2016-08-20T14:42:00Z">
        <w:r w:rsidR="005D44F9">
          <w:t xml:space="preserve">the </w:t>
        </w:r>
      </w:ins>
      <w:r w:rsidR="008C2BB5">
        <w:t xml:space="preserve">left and </w:t>
      </w:r>
      <w:ins w:id="67" w:author="Georgios KATSAROS" w:date="2016-08-20T14:42:00Z">
        <w:r w:rsidR="005D44F9">
          <w:t xml:space="preserve">the </w:t>
        </w:r>
      </w:ins>
      <w:r w:rsidR="008C2BB5">
        <w:t xml:space="preserve">right dot. </w:t>
      </w:r>
      <w:del w:id="68" w:author="Georgios KATSAROS" w:date="2016-08-20T14:45:00Z">
        <w:r w:rsidR="008C2BB5" w:rsidDel="005D44F9">
          <w:delText>Rigth</w:delText>
        </w:r>
        <w:r w:rsidDel="005D44F9">
          <w:delText xml:space="preserve"> </w:delText>
        </w:r>
      </w:del>
      <w:ins w:id="69" w:author="Georgios KATSAROS" w:date="2016-08-20T14:45:00Z">
        <w:r w:rsidR="005D44F9">
          <w:t xml:space="preserve">Right </w:t>
        </w:r>
      </w:ins>
      <w:r>
        <w:t xml:space="preserve">to the DQD is </w:t>
      </w:r>
      <w:ins w:id="70" w:author="Georgios KATSAROS" w:date="2016-08-20T14:45:00Z">
        <w:r w:rsidR="005D44F9">
          <w:t xml:space="preserve">a </w:t>
        </w:r>
      </w:ins>
      <w:r>
        <w:t xml:space="preserve">charge sensor in form of </w:t>
      </w:r>
      <w:ins w:id="71" w:author="Georgios KATSAROS" w:date="2016-08-20T14:45:00Z">
        <w:r w:rsidR="005D44F9">
          <w:t xml:space="preserve">a </w:t>
        </w:r>
      </w:ins>
      <w:r>
        <w:t>quantum point contact</w:t>
      </w:r>
      <w:ins w:id="72"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73" w:author="Georgios KATSAROS" w:date="2016-08-20T14:45:00Z">
        <w:r w:rsidR="00F02685">
          <w:t xml:space="preserve">the </w:t>
        </w:r>
      </w:ins>
      <w:r>
        <w:t>charge sensor does not flow</w:t>
      </w:r>
      <w:r w:rsidR="005C72D2">
        <w:t>,</w:t>
      </w:r>
      <w:r>
        <w:t xml:space="preserve"> </w:t>
      </w:r>
      <w:r w:rsidR="00BF4020">
        <w:t>otherwise it flows</w:t>
      </w:r>
      <w:ins w:id="74" w:author="Georgios KATSAROS" w:date="2016-08-20T14:45:00Z">
        <w:r w:rsidR="00F02685">
          <w:t xml:space="preserve"> (NO!)</w:t>
        </w:r>
      </w:ins>
      <w:r w:rsidR="00BF4020">
        <w:t>.</w:t>
      </w:r>
      <w:ins w:id="75" w:author="Georgios KATSAROS" w:date="2016-08-20T14:43:00Z">
        <w:r w:rsidR="005D44F9">
          <w:t xml:space="preserve"> </w:t>
        </w:r>
      </w:ins>
      <w:ins w:id="76" w:author="Georgios KATSAROS" w:date="2016-08-20T14:46:00Z">
        <w:r w:rsidR="00F02685">
          <w:t xml:space="preserve">I think you should not use here the charge sensor. Spin blockade can be observed also in a current measurement. </w:t>
        </w:r>
      </w:ins>
      <w:ins w:id="77"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78" w:author="Georgios KATSAROS" w:date="2016-08-20T14:43:00Z">
        <w:r w:rsidR="005D44F9">
          <w:t xml:space="preserve">can </w:t>
        </w:r>
      </w:ins>
      <w:ins w:id="79" w:author="Georgios KATSAROS" w:date="2016-08-20T14:46:00Z">
        <w:r w:rsidR="00F02685">
          <w:t xml:space="preserve">be used to </w:t>
        </w:r>
      </w:ins>
      <w:ins w:id="80" w:author="Georgios KATSAROS" w:date="2016-08-20T14:43:00Z">
        <w:r w:rsidR="005D44F9">
          <w:t xml:space="preserve">to extract information about the electron spin in the left </w:t>
        </w:r>
      </w:ins>
      <w:del w:id="81" w:author="Georgios KATSAROS" w:date="2016-08-20T14:44:00Z">
        <w:r w:rsidDel="005D44F9">
          <w:delText xml:space="preserve">allows info about electron spin in the </w:delText>
        </w:r>
      </w:del>
      <w:del w:id="82" w:author="Georgios KATSAROS" w:date="2016-08-20T14:46:00Z">
        <w:r w:rsidDel="00F02685">
          <w:delText xml:space="preserve">left </w:delText>
        </w:r>
      </w:del>
      <w:r>
        <w:t xml:space="preserve">QD in </w:t>
      </w:r>
      <w:r w:rsidR="00406363">
        <w:t xml:space="preserve">the </w:t>
      </w:r>
      <w:r>
        <w:t>DQD system.</w:t>
      </w:r>
      <w:r w:rsidR="00B8645C">
        <w:t xml:space="preserve"> </w:t>
      </w:r>
      <w:del w:id="83"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84"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85"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86" w:author="Georgios KATSAROS" w:date="2016-08-20T14:49:00Z">
        <w:r>
          <w:lastRenderedPageBreak/>
          <w:t xml:space="preserve">Until 2005, </w:t>
        </w:r>
      </w:ins>
      <w:ins w:id="87" w:author="Georgios KATSAROS" w:date="2016-08-20T14:50:00Z">
        <w:r>
          <w:t>t</w:t>
        </w:r>
      </w:ins>
      <w:ins w:id="88" w:author="Georgios KATSAROS" w:date="2016-08-20T14:49:00Z">
        <w:r>
          <w:t xml:space="preserve">he </w:t>
        </w:r>
      </w:ins>
      <w:del w:id="89" w:author="Georgios KATSAROS" w:date="2016-08-20T14:49:00Z">
        <w:r w:rsidR="00230C88" w:rsidDel="00F02685">
          <w:delText>M</w:delText>
        </w:r>
      </w:del>
      <w:ins w:id="90" w:author="Georgios KATSAROS" w:date="2016-08-20T14:49:00Z">
        <w:r>
          <w:t>m</w:t>
        </w:r>
      </w:ins>
      <w:r w:rsidR="00230C88">
        <w:t xml:space="preserve">ostly used material for </w:t>
      </w:r>
      <w:ins w:id="91" w:author="Georgios KATSAROS" w:date="2016-08-20T14:49:00Z">
        <w:r>
          <w:t xml:space="preserve">the realization of spin qubits </w:t>
        </w:r>
      </w:ins>
      <w:ins w:id="92" w:author="Georgios KATSAROS" w:date="2016-08-20T14:50:00Z">
        <w:r>
          <w:t>was</w:t>
        </w:r>
      </w:ins>
      <w:del w:id="93"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94" w:author="Georgios KATSAROS" w:date="2016-08-20T14:50:00Z">
        <w:r>
          <w:t xml:space="preserve">However, </w:t>
        </w:r>
      </w:ins>
      <w:del w:id="95" w:author="Georgios KATSAROS" w:date="2016-08-20T14:50:00Z">
        <w:r w:rsidR="00373956" w:rsidDel="00F02685">
          <w:delText>I</w:delText>
        </w:r>
      </w:del>
      <w:ins w:id="96" w:author="Georgios KATSAROS" w:date="2016-08-20T14:50:00Z">
        <w:r>
          <w:t>i</w:t>
        </w:r>
      </w:ins>
      <w:r w:rsidR="00373956">
        <w:t xml:space="preserve">t has </w:t>
      </w:r>
      <w:ins w:id="97" w:author="Georgios KATSAROS" w:date="2016-08-20T14:50:00Z">
        <w:r>
          <w:t>the</w:t>
        </w:r>
      </w:ins>
      <w:del w:id="98"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99" w:author="Georgios KATSAROS" w:date="2016-08-20T14:50:00Z">
        <w:r w:rsidR="00230C88" w:rsidDel="00F02685">
          <w:delText xml:space="preserve">losses </w:delText>
        </w:r>
      </w:del>
      <w:ins w:id="100"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101" w:author="Georgios KATSAROS" w:date="2016-08-20T14:50:00Z">
        <w:r>
          <w:t>. T</w:t>
        </w:r>
      </w:ins>
      <w:ins w:id="102" w:author="Georgios KATSAROS" w:date="2016-08-20T14:51:00Z">
        <w:r>
          <w:t>his interaction</w:t>
        </w:r>
      </w:ins>
      <w:r w:rsidR="004C7864">
        <w:t xml:space="preserve"> </w:t>
      </w:r>
      <w:del w:id="103" w:author="Georgios KATSAROS" w:date="2016-08-20T14:51:00Z">
        <w:r w:rsidR="004C7864" w:rsidDel="00F02685">
          <w:delText xml:space="preserve">which </w:delText>
        </w:r>
      </w:del>
      <w:r w:rsidR="004C7864">
        <w:t xml:space="preserve">manifests </w:t>
      </w:r>
      <w:ins w:id="104" w:author="Georgios KATSAROS" w:date="2016-08-20T14:51:00Z">
        <w:r>
          <w:t xml:space="preserve">itself </w:t>
        </w:r>
      </w:ins>
      <w:r w:rsidR="004C7864">
        <w:t>as noise added to externally applied magnetic field (nuclear noise)</w:t>
      </w:r>
      <w:r w:rsidR="005C72D2">
        <w:t xml:space="preserve"> </w:t>
      </w:r>
      <w:r w:rsidR="00483B72">
        <w:t>.</w:t>
      </w:r>
      <w:ins w:id="105" w:author="Georgios KATSAROS" w:date="2016-08-20T14:52:00Z">
        <w:r>
          <w:t xml:space="preserve">The </w:t>
        </w:r>
      </w:ins>
      <w:del w:id="106" w:author="Georgios KATSAROS" w:date="2016-08-20T14:52:00Z">
        <w:r w:rsidR="009258A8" w:rsidDel="00F02685">
          <w:delText>I</w:delText>
        </w:r>
      </w:del>
      <w:ins w:id="107" w:author="Georgios KATSAROS" w:date="2016-08-20T14:52:00Z">
        <w:r>
          <w:t>i</w:t>
        </w:r>
      </w:ins>
      <w:r w:rsidR="009258A8">
        <w:t xml:space="preserve">nitially </w:t>
      </w:r>
      <w:r w:rsidR="00610755">
        <w:t xml:space="preserve">measured </w:t>
      </w:r>
      <w:r w:rsidR="009258A8">
        <w:t xml:space="preserve">coherence time </w:t>
      </w:r>
      <w:ins w:id="108" w:author="Georgios KATSAROS" w:date="2016-08-20T14:52:00Z">
        <w:r>
          <w:t xml:space="preserve">by </w:t>
        </w:r>
      </w:ins>
      <w:moveToRangeStart w:id="109" w:author="Georgios KATSAROS" w:date="2016-08-20T14:52:00Z" w:name="move459468078"/>
      <w:moveTo w:id="110" w:author="Georgios KATSAROS" w:date="2016-08-20T14:52:00Z">
        <w:r>
          <w:t xml:space="preserve">J. R. Petta et al. </w:t>
        </w:r>
      </w:moveTo>
      <w:moveToRangeEnd w:id="109"/>
      <w:r w:rsidR="009258A8">
        <w:t>T</w:t>
      </w:r>
      <w:r w:rsidR="009258A8">
        <w:rPr>
          <w:vertAlign w:val="subscript"/>
        </w:rPr>
        <w:t>2</w:t>
      </w:r>
      <w:r w:rsidR="009258A8">
        <w:t xml:space="preserve"> was 10 n</w:t>
      </w:r>
      <w:r w:rsidR="00D11F93">
        <w:t>ano</w:t>
      </w:r>
      <w:r w:rsidR="009258A8">
        <w:t>s</w:t>
      </w:r>
      <w:r w:rsidR="00D11F93">
        <w:t>econd</w:t>
      </w:r>
      <w:ins w:id="111" w:author="Georgios KATSAROS" w:date="2016-08-20T14:52:00Z">
        <w:r>
          <w:t>s</w:t>
        </w:r>
      </w:ins>
      <w:r w:rsidR="00D11F93">
        <w:t xml:space="preserve"> [9]</w:t>
      </w:r>
      <w:r w:rsidR="00ED47A8">
        <w:t xml:space="preserve"> by </w:t>
      </w:r>
      <w:moveFromRangeStart w:id="112" w:author="Georgios KATSAROS" w:date="2016-08-20T14:52:00Z" w:name="move459468078"/>
      <w:moveFrom w:id="113" w:author="Georgios KATSAROS" w:date="2016-08-20T14:52:00Z">
        <w:r w:rsidR="00ED47A8" w:rsidDel="00F02685">
          <w:t>J. R. Petta et al</w:t>
        </w:r>
        <w:r w:rsidR="009258A8" w:rsidDel="00F02685">
          <w:t>.</w:t>
        </w:r>
        <w:r w:rsidR="00D11F93" w:rsidDel="00F02685">
          <w:t xml:space="preserve"> </w:t>
        </w:r>
      </w:moveFrom>
      <w:moveFromRangeEnd w:id="112"/>
      <w:ins w:id="114" w:author="Georgios KATSAROS" w:date="2016-08-20T14:52:00Z">
        <w:r>
          <w:t xml:space="preserve">. </w:t>
        </w:r>
      </w:ins>
      <w:r w:rsidR="00D11F93">
        <w:t xml:space="preserve">By applying </w:t>
      </w:r>
      <w:ins w:id="115" w:author="Georgios KATSAROS" w:date="2016-08-20T14:52:00Z">
        <w:r>
          <w:t xml:space="preserve">a </w:t>
        </w:r>
      </w:ins>
      <w:r w:rsidR="00D11F93">
        <w:t xml:space="preserve">Hahn echo pulse sequence </w:t>
      </w:r>
      <w:ins w:id="116"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117" w:author="Georgios KATSAROS" w:date="2016-08-20T14:53:00Z">
        <w:r>
          <w:t xml:space="preserve">the </w:t>
        </w:r>
      </w:ins>
      <w:r w:rsidR="004C7864">
        <w:t>group of Charles M. Marcus in Copenhagen</w:t>
      </w:r>
      <w:r w:rsidR="00D11F93">
        <w:t xml:space="preserve"> ha</w:t>
      </w:r>
      <w:del w:id="118" w:author="Georgios KATSAROS" w:date="2016-08-20T14:53:00Z">
        <w:r w:rsidR="00D11F93" w:rsidDel="00F02685">
          <w:delText>s</w:delText>
        </w:r>
      </w:del>
      <w:ins w:id="119"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120" w:author="Georgios KATSAROS" w:date="2016-08-20T14:53:00Z">
        <w:r>
          <w:t>s</w:t>
        </w:r>
      </w:ins>
      <w:r w:rsidR="00D11F93">
        <w:t xml:space="preserve"> of </w:t>
      </w:r>
      <w:r w:rsidR="004C7864">
        <w:t>0.87 m</w:t>
      </w:r>
      <w:r w:rsidR="00207CC3">
        <w:t>i</w:t>
      </w:r>
      <w:r w:rsidR="00D11F93">
        <w:t>l</w:t>
      </w:r>
      <w:r w:rsidR="00207CC3">
        <w:t>lisecond</w:t>
      </w:r>
      <w:ins w:id="121"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122" w:author="Georgios KATSAROS" w:date="2016-08-20T14:53:00Z">
        <w:r w:rsidR="00F02685">
          <w:rPr>
            <w:b/>
          </w:rPr>
          <w:t>(</w:t>
        </w:r>
      </w:ins>
      <w:r w:rsidRPr="00F46A7D">
        <w:rPr>
          <w:b/>
        </w:rPr>
        <w:t>Si</w:t>
      </w:r>
      <w:ins w:id="123" w:author="Georgios KATSAROS" w:date="2016-08-20T14:54:00Z">
        <w:r w:rsidR="00F02685">
          <w:rPr>
            <w:b/>
          </w:rPr>
          <w:t>)</w:t>
        </w:r>
      </w:ins>
      <w:r>
        <w:t xml:space="preserve"> on the other hand is very promising because</w:t>
      </w:r>
      <w:r w:rsidR="00F943B0">
        <w:t xml:space="preserve"> it can be isotopically purified and left </w:t>
      </w:r>
      <w:ins w:id="124" w:author="Georgios KATSAROS" w:date="2016-08-20T14:55:00Z">
        <w:r w:rsidR="00837E71">
          <w:t xml:space="preserve">just </w:t>
        </w:r>
      </w:ins>
      <w:r w:rsidR="00F943B0">
        <w:t>with</w:t>
      </w:r>
      <w:ins w:id="125"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126" w:author="Georgios KATSAROS" w:date="2016-08-20T14:55:00Z">
        <w:r w:rsidR="00837E71">
          <w:t xml:space="preserve">isotope </w:t>
        </w:r>
      </w:ins>
      <w:r w:rsidR="00F943B0">
        <w:t xml:space="preserve">which is </w:t>
      </w:r>
      <w:ins w:id="127" w:author="Georgios KATSAROS" w:date="2016-08-20T14:55:00Z">
        <w:r w:rsidR="00837E71">
          <w:t xml:space="preserve">a </w:t>
        </w:r>
      </w:ins>
      <w:r w:rsidR="00F943B0">
        <w:t>nuclear spin zero element</w:t>
      </w:r>
      <w:ins w:id="128" w:author="Georgios KATSAROS" w:date="2016-08-20T14:55:00Z">
        <w:r w:rsidR="00837E71">
          <w:t>. Thus</w:t>
        </w:r>
      </w:ins>
      <w:del w:id="129" w:author="Georgios KATSAROS" w:date="2016-08-20T14:55:00Z">
        <w:r w:rsidR="00F943B0" w:rsidDel="00837E71">
          <w:delText xml:space="preserve">, so </w:delText>
        </w:r>
      </w:del>
      <w:ins w:id="130" w:author="Georgios KATSAROS" w:date="2016-08-20T14:56:00Z">
        <w:r w:rsidR="005C16AB">
          <w:t xml:space="preserve">the </w:t>
        </w:r>
      </w:ins>
      <w:r w:rsidR="00F943B0">
        <w:t xml:space="preserve">nuclear noise can be </w:t>
      </w:r>
      <w:del w:id="131" w:author="Georgios KATSAROS" w:date="2016-08-20T14:56:00Z">
        <w:r w:rsidR="00F943B0" w:rsidDel="005C16AB">
          <w:delText xml:space="preserve">very </w:delText>
        </w:r>
      </w:del>
      <w:del w:id="132" w:author="Georgios KATSAROS" w:date="2016-08-20T14:55:00Z">
        <w:r w:rsidR="00F943B0" w:rsidDel="00837E71">
          <w:delText>much reduced</w:delText>
        </w:r>
      </w:del>
      <w:ins w:id="133" w:author="Georgios KATSAROS" w:date="2016-08-20T14:55:00Z">
        <w:r w:rsidR="00837E71">
          <w:t>eliminated</w:t>
        </w:r>
      </w:ins>
      <w:r w:rsidR="00F943B0">
        <w:t xml:space="preserve"> and </w:t>
      </w:r>
      <w:ins w:id="134" w:author="Georgios KATSAROS" w:date="2016-08-20T14:56:00Z">
        <w:r w:rsidR="005C16AB">
          <w:t xml:space="preserve">the </w:t>
        </w:r>
      </w:ins>
      <w:r w:rsidR="00F943B0">
        <w:t xml:space="preserve">coherence time boosted. </w:t>
      </w:r>
      <w:ins w:id="135" w:author="Georgios KATSAROS" w:date="2016-08-20T14:56:00Z">
        <w:r w:rsidR="005C16AB">
          <w:t xml:space="preserve">The </w:t>
        </w:r>
      </w:ins>
      <w:del w:id="136" w:author="Georgios KATSAROS" w:date="2016-08-20T14:56:00Z">
        <w:r w:rsidR="004A6D69" w:rsidDel="005C16AB">
          <w:delText>A</w:delText>
        </w:r>
      </w:del>
      <w:ins w:id="137" w:author="Georgios KATSAROS" w:date="2016-08-20T14:56:00Z">
        <w:r w:rsidR="005C16AB">
          <w:t>a</w:t>
        </w:r>
      </w:ins>
      <w:r w:rsidR="004A6D69">
        <w:t xml:space="preserve">dditional big advantage is </w:t>
      </w:r>
      <w:ins w:id="138" w:author="Georgios KATSAROS" w:date="2016-08-20T14:56:00Z">
        <w:r w:rsidR="005C16AB">
          <w:t xml:space="preserve">its </w:t>
        </w:r>
      </w:ins>
      <w:r w:rsidR="004A6D69">
        <w:t>compatib</w:t>
      </w:r>
      <w:r w:rsidR="00610755">
        <w:t>ility with current CMOS technology</w:t>
      </w:r>
      <w:r w:rsidR="004A6D69">
        <w:t xml:space="preserve">. </w:t>
      </w:r>
      <w:ins w:id="139" w:author="Georgios KATSAROS" w:date="2016-08-20T15:05:00Z">
        <w:r w:rsidR="00E95417">
          <w:t xml:space="preserve">This could </w:t>
        </w:r>
      </w:ins>
      <w:ins w:id="140" w:author="Georgios KATSAROS" w:date="2016-08-20T15:09:00Z">
        <w:r w:rsidR="00B253D1">
          <w:t>become</w:t>
        </w:r>
      </w:ins>
      <w:ins w:id="141" w:author="Georgios KATSAROS" w:date="2016-08-20T15:05:00Z">
        <w:r w:rsidR="00E95417">
          <w:t xml:space="preserve"> very important </w:t>
        </w:r>
      </w:ins>
      <w:ins w:id="142" w:author="Georgios KATSAROS" w:date="2016-08-20T15:06:00Z">
        <w:r w:rsidR="00B253D1">
          <w:t xml:space="preserve">when moving towards the realization of </w:t>
        </w:r>
      </w:ins>
      <w:ins w:id="143" w:author="Georgios KATSAROS" w:date="2016-08-20T15:09:00Z">
        <w:r w:rsidR="00B253D1">
          <w:t xml:space="preserve">a </w:t>
        </w:r>
      </w:ins>
      <w:ins w:id="144" w:author="Georgios KATSAROS" w:date="2016-08-20T15:06:00Z">
        <w:r w:rsidR="00B253D1">
          <w:t xml:space="preserve">large number of qubits as </w:t>
        </w:r>
      </w:ins>
      <w:del w:id="145"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146" w:author="Georgios KATSAROS" w:date="2016-08-20T14:57:00Z">
        <w:r>
          <w:t xml:space="preserve">(speak about the three types </w:t>
        </w:r>
        <w:r w:rsidR="005C16AB">
          <w:t>of Si quantum dots</w:t>
        </w:r>
      </w:ins>
      <w:ins w:id="147" w:author="Josip KUKUCKA" w:date="2016-08-20T21:54:00Z">
        <w:r w:rsidR="00483B72">
          <w:t xml:space="preserve"> dzurak, Eriksson,</w:t>
        </w:r>
      </w:ins>
      <w:ins w:id="148" w:author="Georgios KATSAROS" w:date="2016-08-20T14:57:00Z">
        <w:r w:rsidR="005C16AB">
          <w:t>, heterostructures, Morello and what Simmons does with STM</w:t>
        </w:r>
      </w:ins>
      <w:ins w:id="149" w:author="Georgios KATSAROS" w:date="2016-08-20T15:50:00Z">
        <w:r w:rsidR="00E97AC9">
          <w:t xml:space="preserve">. In this discussion it needs also to come out that geometries are getting more and more complex there are people fabrication </w:t>
        </w:r>
      </w:ins>
      <w:ins w:id="150" w:author="Georgios KATSAROS" w:date="2016-08-20T15:51:00Z">
        <w:r w:rsidR="00E97AC9">
          <w:rPr>
            <w:rFonts w:ascii="Georgia" w:hAnsi="Georgia"/>
            <w:color w:val="666666"/>
            <w:sz w:val="23"/>
            <w:szCs w:val="23"/>
          </w:rPr>
          <w:t>quintuple dots</w:t>
        </w:r>
      </w:ins>
      <w:ins w:id="151"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152" w:author="Georgios KATSAROS" w:date="2016-08-20T15:10:00Z">
        <w:r w:rsidR="00F943B0" w:rsidDel="00B253D1">
          <w:delText xml:space="preserve">of </w:delText>
        </w:r>
      </w:del>
      <w:ins w:id="153" w:author="Georgios KATSAROS" w:date="2016-08-20T15:10:00Z">
        <w:r>
          <w:t xml:space="preserve">in </w:t>
        </w:r>
      </w:ins>
      <w:r w:rsidR="00F943B0">
        <w:t>specific Si crystal region</w:t>
      </w:r>
      <w:ins w:id="154" w:author="Georgios KATSAROS" w:date="2016-08-20T15:10:00Z">
        <w:r>
          <w:t>s</w:t>
        </w:r>
      </w:ins>
      <w:r w:rsidR="00F943B0">
        <w:t xml:space="preserve">. In that case </w:t>
      </w:r>
      <w:ins w:id="155" w:author="Georgios KATSAROS" w:date="2016-08-20T15:10:00Z">
        <w:r>
          <w:t xml:space="preserve">a </w:t>
        </w:r>
      </w:ins>
      <w:r w:rsidR="00F943B0">
        <w:t>phosphorous atom behaves as an elec</w:t>
      </w:r>
      <w:r w:rsidR="00610755">
        <w:t>tron quantum dot because of it</w:t>
      </w:r>
      <w:ins w:id="156" w:author="Georgios KATSAROS" w:date="2016-08-20T15:10:00Z">
        <w:r>
          <w:t>s</w:t>
        </w:r>
      </w:ins>
      <w:r w:rsidR="00F943B0">
        <w:t xml:space="preserve"> confining potential. </w:t>
      </w:r>
      <w:r w:rsidR="004A6D69">
        <w:t>Andrea Morello</w:t>
      </w:r>
      <w:ins w:id="157" w:author="Georgios KATSAROS" w:date="2016-08-20T15:10:00Z">
        <w:r>
          <w:t>’s</w:t>
        </w:r>
      </w:ins>
      <w:r w:rsidR="004A6D69">
        <w:t xml:space="preserve"> Group from UNSW </w:t>
      </w:r>
      <w:ins w:id="158" w:author="Georgios KATSAROS" w:date="2016-08-20T15:10:00Z">
        <w:r>
          <w:t xml:space="preserve">in </w:t>
        </w:r>
      </w:ins>
      <w:r w:rsidR="004A6D69">
        <w:t xml:space="preserve">Australia, </w:t>
      </w:r>
      <w:ins w:id="159" w:author="Georgios KATSAROS" w:date="2016-08-20T15:11:00Z">
        <w:r>
          <w:t xml:space="preserve">by </w:t>
        </w:r>
      </w:ins>
      <w:r w:rsidR="004A6D69">
        <w:t xml:space="preserve">applying </w:t>
      </w:r>
      <w:ins w:id="160" w:author="Georgios KATSAROS" w:date="2016-08-20T15:11:00Z">
        <w:r>
          <w:t xml:space="preserve">a </w:t>
        </w:r>
      </w:ins>
      <w:r w:rsidR="004A6D69">
        <w:t>Ha</w:t>
      </w:r>
      <w:del w:id="161" w:author="Georgios KATSAROS" w:date="2016-08-20T15:11:00Z">
        <w:r w:rsidR="004A6D69" w:rsidDel="00B253D1">
          <w:delText>n</w:delText>
        </w:r>
      </w:del>
      <w:r w:rsidR="004A6D69">
        <w:t>h</w:t>
      </w:r>
      <w:ins w:id="162" w:author="Georgios KATSAROS" w:date="2016-08-20T15:11:00Z">
        <w:r>
          <w:t>n</w:t>
        </w:r>
      </w:ins>
      <w:r w:rsidR="004A6D69">
        <w:t xml:space="preserve"> echo pulse sequence, has measured </w:t>
      </w:r>
      <w:r w:rsidR="00207CC3">
        <w:t xml:space="preserve">electron spin </w:t>
      </w:r>
      <w:r w:rsidR="004A6D69">
        <w:t>coherence time</w:t>
      </w:r>
      <w:ins w:id="163" w:author="Georgios KATSAROS" w:date="2016-08-20T15:11:00Z">
        <w:r>
          <w:t>s</w:t>
        </w:r>
      </w:ins>
      <w:r w:rsidR="004A6D69">
        <w:t xml:space="preserve"> exceeding</w:t>
      </w:r>
      <w:r w:rsidR="00D11F93">
        <w:t xml:space="preserve"> 200 microsecond</w:t>
      </w:r>
      <w:ins w:id="164" w:author="Georgios KATSAROS" w:date="2016-08-20T15:11:00Z">
        <w:r>
          <w:t>s</w:t>
        </w:r>
      </w:ins>
      <w:r w:rsidR="00ED47A8">
        <w:t xml:space="preserve">, in </w:t>
      </w:r>
      <w:ins w:id="165"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166" w:author="Georgios KATSAROS" w:date="2016-08-20T15:11:00Z">
        <w:r>
          <w:t xml:space="preserve">By </w:t>
        </w:r>
      </w:ins>
      <w:del w:id="167" w:author="Georgios KATSAROS" w:date="2016-08-20T15:11:00Z">
        <w:r w:rsidR="00207CC3" w:rsidDel="00B253D1">
          <w:delText xml:space="preserve">Using </w:delText>
        </w:r>
      </w:del>
      <w:ins w:id="168"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169" w:author="Georgios KATSAROS" w:date="2016-08-20T15:11:00Z">
        <w:r>
          <w:t xml:space="preserve">the </w:t>
        </w:r>
      </w:ins>
      <w:r w:rsidR="00207CC3">
        <w:t>nuclear spin of phosphorous atom as a qubit</w:t>
      </w:r>
      <w:del w:id="170"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171" w:author="Georgios KATSAROS" w:date="2016-08-20T15:11:00Z">
        <w:r>
          <w:t>s</w:t>
        </w:r>
      </w:ins>
      <w:r w:rsidR="008B58B5">
        <w:t xml:space="preserve"> [2]</w:t>
      </w:r>
      <w:r w:rsidR="00207CC3">
        <w:t>.</w:t>
      </w:r>
    </w:p>
    <w:p w:rsidR="00B253D1" w:rsidRDefault="009E7BE2" w:rsidP="00B035E6">
      <w:pPr>
        <w:rPr>
          <w:ins w:id="172" w:author="Georgios KATSAROS" w:date="2016-08-20T15:13:00Z"/>
        </w:rPr>
      </w:pPr>
      <w:r>
        <w:t xml:space="preserve">The major drawback in silicon is </w:t>
      </w:r>
      <w:ins w:id="173" w:author="Georgios KATSAROS" w:date="2016-08-20T14:59:00Z">
        <w:r w:rsidR="00525A02">
          <w:t xml:space="preserve">the </w:t>
        </w:r>
      </w:ins>
      <w:r>
        <w:t xml:space="preserve">relatively weak spin orbit coupling for electrons </w:t>
      </w:r>
      <w:del w:id="174" w:author="Georgios KATSAROS" w:date="2016-08-20T14:59:00Z">
        <w:r w:rsidDel="00525A02">
          <w:delText xml:space="preserve">what </w:delText>
        </w:r>
      </w:del>
      <w:ins w:id="175" w:author="Georgios KATSAROS" w:date="2016-08-20T14:59:00Z">
        <w:r w:rsidR="00525A02">
          <w:t xml:space="preserve">which </w:t>
        </w:r>
      </w:ins>
      <w:r>
        <w:t>results in difficult spin manipulation via electric fields (</w:t>
      </w:r>
      <w:ins w:id="176" w:author="Georgios KATSAROS" w:date="2016-08-20T14:59:00Z">
        <w:r w:rsidR="00525A02">
          <w:t xml:space="preserve">as </w:t>
        </w:r>
      </w:ins>
      <w:r>
        <w:t xml:space="preserve">described in more detail in </w:t>
      </w:r>
      <w:r w:rsidRPr="009E7BE2">
        <w:rPr>
          <w:i/>
        </w:rPr>
        <w:t>Research Methods</w:t>
      </w:r>
      <w:r>
        <w:t xml:space="preserve">). </w:t>
      </w:r>
      <w:ins w:id="177" w:author="Georgios KATSAROS" w:date="2016-08-20T14:59:00Z">
        <w:r w:rsidR="00525A02">
          <w:t xml:space="preserve">A solution around this problem is to use holes instead of electrons. (speak about the CMOS qubit of the Grenoble team). </w:t>
        </w:r>
      </w:ins>
    </w:p>
    <w:p w:rsidR="00B035E6" w:rsidRDefault="00B253D1" w:rsidP="00B035E6">
      <w:ins w:id="178" w:author="Georgios KATSAROS" w:date="2016-08-20T15:13:00Z">
        <w:r>
          <w:t>Another</w:t>
        </w:r>
      </w:ins>
      <w:del w:id="179" w:author="Georgios KATSAROS" w:date="2016-08-20T15:13:00Z">
        <w:r w:rsidR="00610755" w:rsidDel="00B253D1">
          <w:delText>The</w:delText>
        </w:r>
      </w:del>
      <w:r w:rsidR="00610755">
        <w:t xml:space="preserve"> other way </w:t>
      </w:r>
      <w:del w:id="180" w:author="Georgios KATSAROS" w:date="2016-08-20T15:13:00Z">
        <w:r w:rsidR="00610755" w:rsidDel="00B253D1">
          <w:delText xml:space="preserve">of </w:delText>
        </w:r>
      </w:del>
      <w:ins w:id="181" w:author="Georgios KATSAROS" w:date="2016-08-20T15:13:00Z">
        <w:r>
          <w:t xml:space="preserve">for </w:t>
        </w:r>
      </w:ins>
      <w:r w:rsidR="00610755">
        <w:t>defining QDs</w:t>
      </w:r>
      <w:r w:rsidR="00635909">
        <w:t xml:space="preserve"> </w:t>
      </w:r>
      <w:del w:id="182" w:author="Georgios KATSAROS" w:date="2016-08-20T15:13:00Z">
        <w:r w:rsidR="00635909" w:rsidDel="00B253D1">
          <w:delText xml:space="preserve">based </w:delText>
        </w:r>
      </w:del>
      <w:r w:rsidR="00635909">
        <w:t>on</w:t>
      </w:r>
      <w:r w:rsidR="00610755">
        <w:t xml:space="preserve"> </w:t>
      </w:r>
      <w:ins w:id="183" w:author="Georgios KATSAROS" w:date="2016-08-20T15:13:00Z">
        <w:r>
          <w:t xml:space="preserve">a </w:t>
        </w:r>
      </w:ins>
      <w:r w:rsidR="00610755">
        <w:t>silicon</w:t>
      </w:r>
      <w:r w:rsidR="00635909">
        <w:t xml:space="preserve"> </w:t>
      </w:r>
      <w:ins w:id="184" w:author="Georgios KATSAROS" w:date="2016-08-20T15:13:00Z">
        <w:r>
          <w:t xml:space="preserve">based </w:t>
        </w:r>
      </w:ins>
      <w:r w:rsidR="00635909">
        <w:t>platform, used in our group,</w:t>
      </w:r>
      <w:r w:rsidR="00610755">
        <w:t xml:space="preserve"> is </w:t>
      </w:r>
      <w:ins w:id="185" w:author="Georgios KATSAROS" w:date="2016-08-20T15:13:00Z">
        <w:r>
          <w:t xml:space="preserve">by </w:t>
        </w:r>
      </w:ins>
      <w:r w:rsidR="00610755">
        <w:t xml:space="preserve">combining it with </w:t>
      </w:r>
      <w:del w:id="186" w:author="Georgios KATSAROS" w:date="2016-08-20T15:13:00Z">
        <w:r w:rsidR="00610755" w:rsidDel="00B253D1">
          <w:delText xml:space="preserve">a </w:delText>
        </w:r>
      </w:del>
      <w:r w:rsidR="00610755">
        <w:t>germanium Ge</w:t>
      </w:r>
      <w:r w:rsidR="009E7BE2">
        <w:t xml:space="preserve"> [10]</w:t>
      </w:r>
      <w:r w:rsidR="00610755">
        <w:t>.</w:t>
      </w:r>
      <w:del w:id="187"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188" w:author="Georgios KATSAROS" w:date="2016-08-20T15:20:00Z">
        <w:r w:rsidR="001E79EC">
          <w:t xml:space="preserve">The epitaxial growth of Ge on Si can lead to the formation of QDs and </w:t>
        </w:r>
      </w:ins>
      <w:ins w:id="189" w:author="Georgios KATSAROS" w:date="2016-08-20T15:21:00Z">
        <w:r w:rsidR="001E79EC">
          <w:t xml:space="preserve">and hut wires (a special type of </w:t>
        </w:r>
      </w:ins>
      <w:ins w:id="190" w:author="Georgios KATSAROS" w:date="2016-08-20T15:20:00Z">
        <w:r w:rsidR="001E79EC">
          <w:t>nanowires</w:t>
        </w:r>
      </w:ins>
      <w:ins w:id="191" w:author="Georgios KATSAROS" w:date="2016-08-20T15:21:00Z">
        <w:r w:rsidR="001E79EC">
          <w:t>)</w:t>
        </w:r>
      </w:ins>
      <w:ins w:id="192" w:author="Georgios KATSAROS" w:date="2016-08-20T15:20:00Z">
        <w:r w:rsidR="001E79EC">
          <w:t xml:space="preserve"> due </w:t>
        </w:r>
        <w:r w:rsidR="001E79EC">
          <w:lastRenderedPageBreak/>
          <w:t xml:space="preserve">to the different lattice constant between them. </w:t>
        </w:r>
      </w:ins>
      <w:ins w:id="193" w:author="Georgios KATSAROS" w:date="2016-08-20T15:21:00Z">
        <w:r w:rsidR="001E79EC">
          <w:t>Recenty magnetotransport measurement (describe what Hannes has reported in his paper and why is this interesting for the proposal)</w:t>
        </w:r>
      </w:ins>
      <w:ins w:id="194" w:author="Georgios KATSAROS" w:date="2016-08-20T15:20:00Z">
        <w:r w:rsidR="001E79EC">
          <w:t xml:space="preserve"> : </w:t>
        </w:r>
      </w:ins>
      <w:del w:id="195" w:author="Georgios KATSAROS" w:date="2016-08-20T15:20:00Z">
        <w:r w:rsidR="00610755" w:rsidDel="001E79EC">
          <w:delText xml:space="preserve"> Ge</w:delText>
        </w:r>
      </w:del>
      <w:del w:id="196" w:author="Georgios KATSAROS" w:date="2016-08-20T15:14:00Z">
        <w:r w:rsidR="00610755" w:rsidDel="00B253D1">
          <w:delText>rmanium</w:delText>
        </w:r>
      </w:del>
      <w:del w:id="197" w:author="Georgios KATSAROS" w:date="2016-08-20T15:20:00Z">
        <w:r w:rsidR="00610755" w:rsidDel="001E79EC">
          <w:delText xml:space="preserve"> is deposited on top </w:delText>
        </w:r>
        <w:r w:rsidR="00AC4E94" w:rsidDel="001E79EC">
          <w:delText xml:space="preserve">of </w:delText>
        </w:r>
      </w:del>
      <w:del w:id="198" w:author="Georgios KATSAROS" w:date="2016-08-20T15:18:00Z">
        <w:r w:rsidR="00AC4E94" w:rsidDel="001E79EC">
          <w:delText xml:space="preserve">the </w:delText>
        </w:r>
      </w:del>
      <w:del w:id="199" w:author="Georgios KATSAROS" w:date="2016-08-20T15:14:00Z">
        <w:r w:rsidR="00AC4E94" w:rsidDel="00B253D1">
          <w:delText xml:space="preserve">silicon and </w:delText>
        </w:r>
      </w:del>
      <w:del w:id="200"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201" w:author="Georgios KATSAROS" w:date="2016-08-20T15:22:00Z">
        <w:r w:rsidR="001E79EC">
          <w:t xml:space="preserve"> (Do not think that from the logic </w:t>
        </w:r>
      </w:ins>
      <w:ins w:id="202"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203"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204"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205"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206"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207" w:author="Georgios KATSAROS" w:date="2016-08-20T15:32:00Z">
        <w:r w:rsidR="002C5A46">
          <w:rPr>
            <w:b/>
          </w:rPr>
          <w:t xml:space="preserve">the </w:t>
        </w:r>
      </w:ins>
      <w:r w:rsidR="001860D4" w:rsidRPr="00E74997">
        <w:rPr>
          <w:b/>
        </w:rPr>
        <w:t xml:space="preserve">coherence time. </w:t>
      </w:r>
      <w:ins w:id="208" w:author="Georgios KATSAROS" w:date="2016-08-20T15:33:00Z">
        <w:r w:rsidR="002C5A46">
          <w:rPr>
            <w:b/>
          </w:rPr>
          <w:t xml:space="preserve"> (Let’s discuss the three ratios you give below)</w:t>
        </w:r>
      </w:ins>
    </w:p>
    <w:p w:rsidR="006058CE" w:rsidDel="007566BF" w:rsidRDefault="006058CE" w:rsidP="009D17AE">
      <w:pPr>
        <w:rPr>
          <w:del w:id="209" w:author="Josip KUKUCKA" w:date="2016-08-20T22:07:00Z"/>
        </w:rPr>
      </w:pPr>
      <w:del w:id="210"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211" w:author="Georgios KATSAROS" w:date="2016-08-20T15:24:00Z">
        <w:del w:id="212" w:author="Josip KUKUCKA" w:date="2016-08-20T22:07:00Z">
          <w:r w:rsidR="001E79EC" w:rsidDel="007566BF">
            <w:delText>- what do you mean by this?</w:delText>
          </w:r>
        </w:del>
      </w:ins>
      <w:ins w:id="213" w:author="Georgios KATSAROS" w:date="2016-08-20T15:32:00Z">
        <w:del w:id="214" w:author="Josip KUKUCKA" w:date="2016-08-20T22:07:00Z">
          <w:r w:rsidR="002C5A46" w:rsidDel="007566BF">
            <w:delText xml:space="preserve"> Should we not compare the pi rotation?</w:delText>
          </w:r>
        </w:del>
      </w:ins>
      <w:del w:id="215"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216" w:author="Josip KUKUCKA" w:date="2016-08-20T22:00:00Z">
        <w:r w:rsidDel="00B8756A">
          <w:delText xml:space="preserve">180 </w:delText>
        </w:r>
      </w:del>
      <w:del w:id="217" w:author="Josip KUKUCKA" w:date="2016-08-20T22:07:00Z">
        <w:r w:rsidDel="007566BF">
          <w:delText>ps</w:delText>
        </w:r>
        <w:r w:rsidR="00642867" w:rsidDel="007566BF">
          <w:delText xml:space="preserve"> [9]</w:delText>
        </w:r>
        <w:r w:rsidDel="007566BF">
          <w:delText xml:space="preserve">. </w:delText>
        </w:r>
      </w:del>
      <w:ins w:id="218" w:author="Georgios KATSAROS" w:date="2016-08-20T15:31:00Z">
        <w:del w:id="219"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220"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221"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222" w:author="Georgios KATSAROS" w:date="2016-08-20T15:26:00Z">
        <w:r w:rsidR="002C5A46">
          <w:t xml:space="preserve">which should </w:t>
        </w:r>
      </w:ins>
      <w:r>
        <w:t>lead</w:t>
      </w:r>
      <w:del w:id="223" w:author="Georgios KATSAROS" w:date="2016-08-20T15:26:00Z">
        <w:r w:rsidDel="002C5A46">
          <w:delText>ing</w:delText>
        </w:r>
      </w:del>
      <w:r>
        <w:t xml:space="preserve"> to much faster spin manipulation in these type of qubits.</w:t>
      </w:r>
    </w:p>
    <w:p w:rsidR="00AA1619" w:rsidRDefault="002C5A46" w:rsidP="009D17AE">
      <w:ins w:id="224" w:author="Georgios KATSAROS" w:date="2016-08-20T15:34:00Z">
        <w:r>
          <w:t>Different type of measurement techniques are applied in order to measure the state of a spin qubit</w:t>
        </w:r>
      </w:ins>
      <w:ins w:id="225" w:author="Georgios KATSAROS" w:date="2016-08-20T15:35:00Z">
        <w:r>
          <w:t xml:space="preserve"> and extract the coherence times</w:t>
        </w:r>
      </w:ins>
      <w:ins w:id="226" w:author="Georgios KATSAROS" w:date="2016-08-20T15:34:00Z">
        <w:r>
          <w:t xml:space="preserve">: </w:t>
        </w:r>
      </w:ins>
    </w:p>
    <w:p w:rsidR="00AA1619" w:rsidRPr="00AA1619" w:rsidDel="002C5A46" w:rsidRDefault="00AA1619" w:rsidP="009D17AE">
      <w:pPr>
        <w:rPr>
          <w:del w:id="227" w:author="Georgios KATSAROS" w:date="2016-08-20T15:34:00Z"/>
          <w:b/>
        </w:rPr>
      </w:pPr>
      <w:del w:id="228" w:author="Georgios KATSAROS" w:date="2016-08-20T15:34:00Z">
        <w:r w:rsidRPr="00AA1619" w:rsidDel="002C5A46">
          <w:rPr>
            <w:b/>
          </w:rPr>
          <w:delText>Measurement</w:delText>
        </w:r>
      </w:del>
    </w:p>
    <w:p w:rsidR="00530490" w:rsidDel="002C5A46" w:rsidRDefault="00F74543" w:rsidP="009D17AE">
      <w:pPr>
        <w:rPr>
          <w:del w:id="229" w:author="Georgios KATSAROS" w:date="2016-08-20T15:34:00Z"/>
        </w:rPr>
      </w:pPr>
      <w:del w:id="230"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231" w:author="Georgios KATSAROS" w:date="2016-08-20T15:35:00Z"/>
        </w:rPr>
      </w:pPr>
      <w:del w:id="232"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233" w:author="Georgios KATSAROS" w:date="2016-08-20T15:35:00Z">
        <w:r>
          <w:t xml:space="preserve">The </w:t>
        </w:r>
      </w:ins>
      <w:del w:id="234" w:author="Georgios KATSAROS" w:date="2016-08-20T15:35:00Z">
        <w:r w:rsidR="00334797" w:rsidDel="002C5A46">
          <w:delText>DC</w:delText>
        </w:r>
      </w:del>
      <w:ins w:id="235"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236" w:author="Josip KUKUCKA" w:date="2016-08-20T22:18:00Z">
        <w:r w:rsidR="00334797" w:rsidDel="0090395E">
          <w:delText xml:space="preserve"> </w:delText>
        </w:r>
      </w:del>
      <w:del w:id="237" w:author="Josip KUKUCKA" w:date="2016-08-20T22:17:00Z">
        <w:r w:rsidR="00334797" w:rsidDel="0090395E">
          <w:delText>It requires electron transport which in DQD system is not possible</w:delText>
        </w:r>
        <w:r w:rsidR="00F74543" w:rsidDel="0090395E">
          <w:delText>, so it requires additional charge sensor</w:delText>
        </w:r>
      </w:del>
      <w:ins w:id="238" w:author="Georgios KATSAROS" w:date="2016-08-20T15:35:00Z">
        <w:del w:id="239" w:author="Josip KUKUCKA" w:date="2016-08-20T22:17:00Z">
          <w:r w:rsidDel="0090395E">
            <w:delText xml:space="preserve"> (Not really true, many people are</w:delText>
          </w:r>
        </w:del>
        <w:del w:id="240" w:author="Josip KUKUCKA" w:date="2016-08-20T22:18:00Z">
          <w:r w:rsidDel="0090395E">
            <w:delText xml:space="preserve"> still measuring current in DQD)</w:delText>
          </w:r>
        </w:del>
      </w:ins>
      <w:del w:id="241"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242" w:author="Josip KUKUCKA" w:date="2016-08-20T22:17:00Z">
        <w:r w:rsidR="0090395E">
          <w:t xml:space="preserve"> and BW is</w:t>
        </w:r>
      </w:ins>
      <w:ins w:id="243" w:author="Josip KUKUCKA" w:date="2016-08-20T22:18:00Z">
        <w:r w:rsidR="0090395E">
          <w:t xml:space="preserve"> low</w:t>
        </w:r>
      </w:ins>
      <w:ins w:id="244"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245" w:author="Georgios KATSAROS" w:date="2016-08-20T15:36:00Z">
        <w:r w:rsidR="006768CC">
          <w:t xml:space="preserve"> (Maybe you can comment on the speed of the lockin measurement)</w:t>
        </w:r>
      </w:ins>
    </w:p>
    <w:p w:rsidR="001775B9" w:rsidRDefault="00BC0EAE" w:rsidP="00BC0EAE">
      <w:r>
        <w:t xml:space="preserve">Ohmic reflectometry is </w:t>
      </w:r>
      <w:ins w:id="246" w:author="Georgios KATSAROS" w:date="2016-08-20T15:36:00Z">
        <w:r w:rsidR="006768CC">
          <w:t xml:space="preserve">a </w:t>
        </w:r>
      </w:ins>
      <w:r>
        <w:t xml:space="preserve">technique of indirect sensing </w:t>
      </w:r>
      <w:del w:id="247" w:author="Georgios KATSAROS" w:date="2016-08-20T15:37:00Z">
        <w:r w:rsidDel="006768CC">
          <w:delText xml:space="preserve">of </w:delText>
        </w:r>
      </w:del>
      <w:r>
        <w:t>the</w:t>
      </w:r>
      <w:r w:rsidR="00F33A4D">
        <w:t xml:space="preserve"> change </w:t>
      </w:r>
      <w:del w:id="248" w:author="Georgios KATSAROS" w:date="2016-08-20T15:37:00Z">
        <w:r w:rsidR="00F33A4D" w:rsidDel="006768CC">
          <w:delText>in a</w:delText>
        </w:r>
      </w:del>
      <w:ins w:id="249" w:author="Georgios KATSAROS" w:date="2016-08-20T15:37:00Z">
        <w:r w:rsidR="006768CC">
          <w:t>of the</w:t>
        </w:r>
      </w:ins>
      <w:r w:rsidR="00F33A4D">
        <w:t xml:space="preserve"> qubit</w:t>
      </w:r>
      <w:r>
        <w:t xml:space="preserve"> impedance by monitoring </w:t>
      </w:r>
      <w:ins w:id="250" w:author="Georgios KATSAROS" w:date="2016-08-20T15:40:00Z">
        <w:r w:rsidR="006768CC">
          <w:t>the</w:t>
        </w:r>
      </w:ins>
      <w:ins w:id="251" w:author="Georgios KATSAROS" w:date="2016-08-20T15:38:00Z">
        <w:r w:rsidR="006768CC">
          <w:t xml:space="preserve"> </w:t>
        </w:r>
      </w:ins>
      <w:r w:rsidR="009548B4">
        <w:t xml:space="preserve">amplitude or phase of the </w:t>
      </w:r>
      <w:del w:id="252" w:author="Georgios KATSAROS" w:date="2016-08-20T15:38:00Z">
        <w:r w:rsidDel="006768CC">
          <w:delText xml:space="preserve">portion of the sent wave </w:delText>
        </w:r>
      </w:del>
      <w:r>
        <w:t xml:space="preserve">reflected from the qubit </w:t>
      </w:r>
      <w:ins w:id="253" w:author="Georgios KATSAROS" w:date="2016-08-20T15:38:00Z">
        <w:r w:rsidR="006768CC">
          <w:t>wave (See figure 3 for a more detailed explanation)</w:t>
        </w:r>
      </w:ins>
      <w:del w:id="254" w:author="Georgios KATSAROS" w:date="2016-08-20T15:39:00Z">
        <w:r w:rsidDel="006768CC">
          <w:delText>structure</w:delText>
        </w:r>
      </w:del>
      <w:r>
        <w:t>. It is usuall</w:t>
      </w:r>
      <w:r w:rsidR="00C90BC5">
        <w:t>y done by high frequency lock</w:t>
      </w:r>
      <w:ins w:id="255" w:author="Georgios KATSAROS" w:date="2016-08-20T15:37:00Z">
        <w:r w:rsidR="006768CC">
          <w:t>-</w:t>
        </w:r>
      </w:ins>
      <w:del w:id="256" w:author="Georgios KATSAROS" w:date="2016-08-20T15:37:00Z">
        <w:r w:rsidR="00C90BC5" w:rsidDel="006768CC">
          <w:delText xml:space="preserve"> </w:delText>
        </w:r>
      </w:del>
      <w:r>
        <w:t>in technique</w:t>
      </w:r>
      <w:ins w:id="257" w:author="Georgios KATSAROS" w:date="2016-08-20T15:37:00Z">
        <w:r w:rsidR="006768CC">
          <w:t>s</w:t>
        </w:r>
      </w:ins>
      <w:r>
        <w:t xml:space="preserve"> and is not prone to 1/f noise. </w:t>
      </w:r>
    </w:p>
    <w:p w:rsidR="00ED3D43" w:rsidRDefault="006768CC" w:rsidP="00BC0EAE">
      <w:pPr>
        <w:rPr>
          <w:b/>
        </w:rPr>
      </w:pPr>
      <w:ins w:id="258" w:author="Georgios KATSAROS" w:date="2016-08-20T15:39:00Z">
        <w:r>
          <w:t xml:space="preserve">Finally, </w:t>
        </w:r>
      </w:ins>
      <w:del w:id="259" w:author="Georgios KATSAROS" w:date="2016-08-20T15:39:00Z">
        <w:r w:rsidR="001775B9" w:rsidDel="006768CC">
          <w:delText>G</w:delText>
        </w:r>
      </w:del>
      <w:ins w:id="260" w:author="Georgios KATSAROS" w:date="2016-08-20T15:39:00Z">
        <w:r>
          <w:t>g</w:t>
        </w:r>
      </w:ins>
      <w:r w:rsidR="001775B9">
        <w:t>ate</w:t>
      </w:r>
      <w:r w:rsidR="00BC0EAE">
        <w:t xml:space="preserve"> reflectometry is </w:t>
      </w:r>
      <w:ins w:id="261" w:author="Georgios KATSAROS" w:date="2016-08-20T15:37:00Z">
        <w:r>
          <w:t xml:space="preserve">a </w:t>
        </w:r>
      </w:ins>
      <w:r w:rsidR="00BC0EAE">
        <w:t xml:space="preserve">technique of indirect sensing of the </w:t>
      </w:r>
      <w:r w:rsidR="00F33A4D">
        <w:t xml:space="preserve">change in </w:t>
      </w:r>
      <w:del w:id="262" w:author="Georgios KATSAROS" w:date="2016-08-20T15:39:00Z">
        <w:r w:rsidR="00F33A4D" w:rsidDel="006768CC">
          <w:delText xml:space="preserve">a </w:delText>
        </w:r>
      </w:del>
      <w:ins w:id="263" w:author="Georgios KATSAROS" w:date="2016-08-20T15:39:00Z">
        <w:r>
          <w:t xml:space="preserve">the </w:t>
        </w:r>
      </w:ins>
      <w:r w:rsidR="00F33A4D">
        <w:t>qubit</w:t>
      </w:r>
      <w:r w:rsidR="00BC0EAE">
        <w:t xml:space="preserve"> capacitance by monitoring </w:t>
      </w:r>
      <w:ins w:id="264"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265" w:author="Georgios KATSAROS" w:date="2016-08-20T15:40:00Z">
        <w:r w:rsidR="00BC0EAE" w:rsidRPr="007E48A5" w:rsidDel="006768CC">
          <w:rPr>
            <w:b/>
          </w:rPr>
          <w:delText xml:space="preserve">not </w:delText>
        </w:r>
      </w:del>
      <w:ins w:id="266"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267" w:author="Georgios KATSAROS" w:date="2016-08-20T15:40:00Z">
        <w:r>
          <w:rPr>
            <w:b/>
          </w:rPr>
          <w:t xml:space="preserve"> nor the existence of a </w:t>
        </w:r>
      </w:ins>
      <w:del w:id="268"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269" w:author="Georgios KATSAROS" w:date="2016-08-20T15:41:00Z">
        <w:r w:rsidR="006768CC">
          <w:t xml:space="preserve">the </w:t>
        </w:r>
      </w:ins>
      <w:r w:rsidR="002F4FF1">
        <w:t xml:space="preserve">equivalent electrical schematic of a measured sample, e.g. </w:t>
      </w:r>
      <w:ins w:id="270"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271" w:author="Georgios KATSAROS" w:date="2016-08-20T15:41:00Z">
        <w:r w:rsidR="006768CC">
          <w:t xml:space="preserve"> (I would not say that this is a charge sensor, here you give a general description what reflectometry is)</w:t>
        </w:r>
      </w:ins>
      <w:r w:rsidR="00D47F9B">
        <w:t xml:space="preserve"> of DQD</w:t>
      </w:r>
      <w:ins w:id="272"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273" w:author="Georgios KATSAROS" w:date="2016-08-20T15:42:00Z">
        <w:r w:rsidR="00D47F9B" w:rsidDel="006768CC">
          <w:delText>charge sensor</w:delText>
        </w:r>
      </w:del>
      <w:ins w:id="274" w:author="Georgios KATSAROS" w:date="2016-08-20T15:42:00Z">
        <w:r w:rsidR="006768CC">
          <w:t>single hole transistor,</w:t>
        </w:r>
      </w:ins>
      <w:r w:rsidR="00D47F9B">
        <w:t xml:space="preserve"> respectively</w:t>
      </w:r>
      <w:r w:rsidR="00D676E2">
        <w:t xml:space="preserve">. </w:t>
      </w:r>
      <w:ins w:id="275" w:author="Georgios KATSAROS" w:date="2016-08-20T15:42:00Z">
        <w:r w:rsidR="006768CC">
          <w:t xml:space="preserve">The </w:t>
        </w:r>
      </w:ins>
      <w:del w:id="276" w:author="Georgios KATSAROS" w:date="2016-08-20T15:42:00Z">
        <w:r w:rsidR="00D676E2" w:rsidDel="006768CC">
          <w:delText>R</w:delText>
        </w:r>
      </w:del>
      <w:ins w:id="277" w:author="Georgios KATSAROS" w:date="2016-08-20T15:42:00Z">
        <w:r w:rsidR="006768CC">
          <w:t>r</w:t>
        </w:r>
      </w:ins>
      <w:r w:rsidR="00D676E2">
        <w:t xml:space="preserve">esonance circuit formed with </w:t>
      </w:r>
      <w:ins w:id="278" w:author="Georgios KATSAROS" w:date="2016-08-20T15:42:00Z">
        <w:r w:rsidR="006768CC">
          <w:t xml:space="preserve">an </w:t>
        </w:r>
      </w:ins>
      <w:r w:rsidR="00D676E2">
        <w:t xml:space="preserve">inductor L and </w:t>
      </w:r>
      <w:ins w:id="279"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280" w:author="Georgios KATSAROS" w:date="2016-08-20T15:42:00Z">
        <w:r w:rsidR="008114B1">
          <w:t xml:space="preserve">a </w:t>
        </w:r>
      </w:ins>
      <w:r>
        <w:t xml:space="preserve">readout technique based on </w:t>
      </w:r>
      <w:ins w:id="281" w:author="Georgios KATSAROS" w:date="2016-08-20T15:43:00Z">
        <w:r w:rsidR="008114B1">
          <w:t xml:space="preserve">the </w:t>
        </w:r>
      </w:ins>
      <w:r>
        <w:t xml:space="preserve">change of </w:t>
      </w:r>
      <w:ins w:id="282" w:author="Georgios KATSAROS" w:date="2016-08-20T15:43:00Z">
        <w:r w:rsidR="008114B1">
          <w:t xml:space="preserve">the </w:t>
        </w:r>
      </w:ins>
      <w:r>
        <w:t xml:space="preserve">wave reflection coefficient Γ. It comes from </w:t>
      </w:r>
      <w:ins w:id="283" w:author="Georgios KATSAROS" w:date="2016-08-20T15:43:00Z">
        <w:r w:rsidR="008114B1">
          <w:t xml:space="preserve">the </w:t>
        </w:r>
      </w:ins>
      <w:r>
        <w:t xml:space="preserve">electromagnetic wave principle – if </w:t>
      </w:r>
      <w:del w:id="284" w:author="Georgios KATSAROS" w:date="2016-08-20T15:43:00Z">
        <w:r w:rsidDel="008114B1">
          <w:delText xml:space="preserve">the </w:delText>
        </w:r>
      </w:del>
      <w:ins w:id="285" w:author="Georgios KATSAROS" w:date="2016-08-20T15:43:00Z">
        <w:r w:rsidR="008114B1">
          <w:t xml:space="preserve">a </w:t>
        </w:r>
      </w:ins>
      <w:r>
        <w:t xml:space="preserve">wave is travelling in </w:t>
      </w:r>
      <w:ins w:id="286" w:author="Georgios KATSAROS" w:date="2016-08-20T15:43:00Z">
        <w:r w:rsidR="008114B1">
          <w:t xml:space="preserve">a </w:t>
        </w:r>
      </w:ins>
      <w:r>
        <w:t>media with impedance Z</w:t>
      </w:r>
      <w:r>
        <w:rPr>
          <w:vertAlign w:val="subscript"/>
        </w:rPr>
        <w:t xml:space="preserve">0 </w:t>
      </w:r>
      <w:r>
        <w:t xml:space="preserve"> (e.g. coax cable) and it encounters </w:t>
      </w:r>
      <w:ins w:id="287" w:author="Georgios KATSAROS" w:date="2016-08-20T15:43:00Z">
        <w:r w:rsidR="008114B1">
          <w:t xml:space="preserve">a </w:t>
        </w:r>
      </w:ins>
      <w:r>
        <w:t xml:space="preserve">change of impedance (e.g. coax end) to Z, </w:t>
      </w:r>
      <w:ins w:id="288"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289" w:author="Georgios KATSAROS" w:date="2016-08-20T15:45:00Z">
        <w:r>
          <w:lastRenderedPageBreak/>
          <w:t xml:space="preserve">By </w:t>
        </w:r>
      </w:ins>
      <w:del w:id="290" w:author="Georgios KATSAROS" w:date="2016-08-20T15:45:00Z">
        <w:r w:rsidR="00ED3D43" w:rsidDel="008114B1">
          <w:delText>P</w:delText>
        </w:r>
      </w:del>
      <w:ins w:id="291" w:author="Georgios KATSAROS" w:date="2016-08-20T15:45:00Z">
        <w:r>
          <w:t>p</w:t>
        </w:r>
      </w:ins>
      <w:r w:rsidR="00ED3D43">
        <w:t xml:space="preserve">utting </w:t>
      </w:r>
      <w:ins w:id="292" w:author="Georgios KATSAROS" w:date="2016-08-20T15:45:00Z">
        <w:r>
          <w:t xml:space="preserve">a </w:t>
        </w:r>
      </w:ins>
      <w:r w:rsidR="00ED3D43">
        <w:t xml:space="preserve">resonant </w:t>
      </w:r>
      <w:r w:rsidR="00D47F9B">
        <w:t xml:space="preserve">circuit </w:t>
      </w:r>
      <w:ins w:id="293" w:author="Georgios KATSAROS" w:date="2016-08-20T15:45:00Z">
        <w:r>
          <w:t xml:space="preserve">connected to a single hole transitor </w:t>
        </w:r>
      </w:ins>
      <w:del w:id="294"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295"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296"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297" w:author="Georgios KATSAROS" w:date="2016-08-20T15:47:00Z">
        <w:r w:rsidR="00E97AC9">
          <w:rPr>
            <w:i/>
          </w:rPr>
          <w:t>s</w:t>
        </w:r>
      </w:ins>
      <w:r w:rsidRPr="00855CF5">
        <w:rPr>
          <w:i/>
        </w:rPr>
        <w:t xml:space="preserve"> need to be sensitive enough to achieve </w:t>
      </w:r>
      <w:ins w:id="298" w:author="Georgios KATSAROS" w:date="2016-08-20T15:48:00Z">
        <w:r w:rsidR="00E97AC9">
          <w:rPr>
            <w:i/>
          </w:rPr>
          <w:t xml:space="preserve">a high enough </w:t>
        </w:r>
      </w:ins>
      <w:r w:rsidRPr="00855CF5">
        <w:rPr>
          <w:i/>
        </w:rPr>
        <w:t xml:space="preserve">signal to noise ratio (SNR) </w:t>
      </w:r>
      <w:del w:id="299"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300"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301"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302" w:author="Georgios KATSAROS" w:date="2016-08-20T15:52:00Z">
        <w:r w:rsidR="00F33280" w:rsidDel="00DF4316">
          <w:delText>s</w:delText>
        </w:r>
      </w:del>
      <w:r w:rsidR="00F33280">
        <w:t xml:space="preserve"> </w:t>
      </w:r>
      <w:ins w:id="303" w:author="Georgios KATSAROS" w:date="2016-08-20T15:52:00Z">
        <w:r w:rsidR="00DF4316">
          <w:t xml:space="preserve">the </w:t>
        </w:r>
      </w:ins>
      <w:r w:rsidR="00F33280">
        <w:t xml:space="preserve">potential wells forming </w:t>
      </w:r>
      <w:ins w:id="304"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305" w:author="Georgios KATSAROS" w:date="2016-08-20T15:52:00Z">
        <w:r w:rsidR="00DF4316">
          <w:t>s</w:t>
        </w:r>
      </w:ins>
      <w:r w:rsidR="00626F0C">
        <w:t xml:space="preserve"> to be isolated from the ohmic contacts, </w:t>
      </w:r>
      <w:del w:id="306" w:author="Georgios KATSAROS" w:date="2016-08-20T15:52:00Z">
        <w:r w:rsidR="00626F0C" w:rsidDel="00DF4316">
          <w:delText xml:space="preserve">what </w:delText>
        </w:r>
      </w:del>
      <w:ins w:id="307" w:author="Georgios KATSAROS" w:date="2016-08-20T15:52:00Z">
        <w:r w:rsidR="00DF4316">
          <w:t xml:space="preserve">which can be achieved by </w:t>
        </w:r>
      </w:ins>
      <w:del w:id="308"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309"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310" w:author="Georgios KATSAROS" w:date="2016-08-20T15:53:00Z">
        <w:r w:rsidR="00DF4316">
          <w:rPr>
            <w:b/>
          </w:rPr>
          <w:t xml:space="preserve">applicable since no current is flowing through the device. </w:t>
        </w:r>
      </w:ins>
      <w:del w:id="311"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312" w:author="Georgios KATSAROS" w:date="2016-08-20T15:53:00Z">
        <w:del w:id="313"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314"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315" w:author="Georgios KATSAROS" w:date="2016-08-20T15:54:00Z">
        <w:r>
          <w:t xml:space="preserve">A </w:t>
        </w:r>
      </w:ins>
      <w:del w:id="316" w:author="Georgios KATSAROS" w:date="2016-08-20T15:54:00Z">
        <w:r w:rsidR="00133981" w:rsidDel="00DF4316">
          <w:delText xml:space="preserve">Usual </w:delText>
        </w:r>
      </w:del>
      <w:ins w:id="317" w:author="Georgios KATSAROS" w:date="2016-08-20T15:54:00Z">
        <w:r>
          <w:t xml:space="preserve">usual </w:t>
        </w:r>
      </w:ins>
      <w:r w:rsidR="0079533E">
        <w:t>solution to this problem is t</w:t>
      </w:r>
      <w:r w:rsidR="00BE1763">
        <w:t xml:space="preserve">o place </w:t>
      </w:r>
      <w:ins w:id="318" w:author="Georgios KATSAROS" w:date="2016-08-20T15:55:00Z">
        <w:r>
          <w:t xml:space="preserve">next to the DQD </w:t>
        </w:r>
      </w:ins>
      <w:ins w:id="319" w:author="Georgios KATSAROS" w:date="2016-08-20T15:54:00Z">
        <w:r>
          <w:t xml:space="preserve">an </w:t>
        </w:r>
      </w:ins>
      <w:r w:rsidR="00BE1763">
        <w:t>additional, separated quantum dot</w:t>
      </w:r>
      <w:r w:rsidR="004D4908">
        <w:t xml:space="preserve"> in </w:t>
      </w:r>
      <w:ins w:id="320" w:author="Georgios KATSAROS" w:date="2016-08-20T15:54:00Z">
        <w:r>
          <w:t xml:space="preserve">the </w:t>
        </w:r>
      </w:ins>
      <w:r w:rsidR="004D4908">
        <w:t xml:space="preserve">form of </w:t>
      </w:r>
      <w:ins w:id="321"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322" w:author="Georgios KATSAROS" w:date="2016-08-20T15:55:00Z">
        <w:r>
          <w:t xml:space="preserve">. The charge sensor is </w:t>
        </w:r>
      </w:ins>
      <w:del w:id="323"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324" w:author="Georgios KATSAROS" w:date="2016-08-20T15:55:00Z">
        <w:r>
          <w:t xml:space="preserve">the </w:t>
        </w:r>
      </w:ins>
      <w:r w:rsidR="00133981">
        <w:t xml:space="preserve">charge configuration in </w:t>
      </w:r>
      <w:ins w:id="325" w:author="Georgios KATSAROS" w:date="2016-08-20T15:55:00Z">
        <w:r>
          <w:t xml:space="preserve">the </w:t>
        </w:r>
      </w:ins>
      <w:r w:rsidR="00133981">
        <w:t>DQD</w:t>
      </w:r>
      <w:r w:rsidR="00632E07">
        <w:t xml:space="preserve">. </w:t>
      </w:r>
      <w:ins w:id="326" w:author="Georgios KATSAROS" w:date="2016-08-20T15:55:00Z">
        <w:r>
          <w:t xml:space="preserve">The </w:t>
        </w:r>
      </w:ins>
      <w:del w:id="327" w:author="Georgios KATSAROS" w:date="2016-08-20T15:55:00Z">
        <w:r w:rsidR="00632E07" w:rsidDel="00DF4316">
          <w:delText>C</w:delText>
        </w:r>
      </w:del>
      <w:ins w:id="328"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329" w:author="Georgios KATSAROS" w:date="2016-08-20T15:56:00Z">
        <w:r>
          <w:rPr>
            <w:b/>
          </w:rPr>
          <w:t xml:space="preserve">However, </w:t>
        </w:r>
      </w:ins>
      <w:del w:id="330" w:author="Georgios KATSAROS" w:date="2016-08-20T15:56:00Z">
        <w:r w:rsidR="00BE1763" w:rsidRPr="00512FD8" w:rsidDel="00DF4316">
          <w:rPr>
            <w:b/>
          </w:rPr>
          <w:delText>C</w:delText>
        </w:r>
      </w:del>
      <w:ins w:id="331"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332"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333" w:author="Georgios KATSAROS" w:date="2016-08-20T15:56:00Z">
        <w:r w:rsidR="00DD253D">
          <w:rPr>
            <w:b/>
          </w:rPr>
          <w:t xml:space="preserve">the </w:t>
        </w:r>
      </w:ins>
      <w:r w:rsidR="0007448F" w:rsidRPr="00512FD8">
        <w:rPr>
          <w:b/>
        </w:rPr>
        <w:t xml:space="preserve">qubit number needs to be </w:t>
      </w:r>
      <w:ins w:id="334" w:author="Georgios KATSAROS" w:date="2016-08-20T15:56:00Z">
        <w:r w:rsidR="00DD253D">
          <w:rPr>
            <w:b/>
          </w:rPr>
          <w:t xml:space="preserve">drastically </w:t>
        </w:r>
      </w:ins>
      <w:r w:rsidR="0007448F" w:rsidRPr="00512FD8">
        <w:rPr>
          <w:b/>
        </w:rPr>
        <w:t xml:space="preserve">scaled up to achieve </w:t>
      </w:r>
      <w:ins w:id="335" w:author="Georgios KATSAROS" w:date="2016-08-20T15:57:00Z">
        <w:r w:rsidR="00DD253D">
          <w:rPr>
            <w:b/>
          </w:rPr>
          <w:t xml:space="preserve">a large </w:t>
        </w:r>
      </w:ins>
      <w:del w:id="336" w:author="Georgios KATSAROS" w:date="2016-08-20T15:57:00Z">
        <w:r w:rsidR="0007448F" w:rsidRPr="00512FD8" w:rsidDel="00DD253D">
          <w:rPr>
            <w:b/>
          </w:rPr>
          <w:delText xml:space="preserve">big </w:delText>
        </w:r>
      </w:del>
      <w:r w:rsidR="0007448F" w:rsidRPr="00512FD8">
        <w:rPr>
          <w:b/>
        </w:rPr>
        <w:t xml:space="preserve">enough number </w:t>
      </w:r>
      <w:ins w:id="337"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338"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339" w:author="Georgios KATSAROS" w:date="2016-08-20T15:57:00Z">
        <w:r w:rsidR="00DD253D">
          <w:rPr>
            <w:b/>
          </w:rPr>
          <w:t xml:space="preserve">the </w:t>
        </w:r>
      </w:ins>
      <w:r w:rsidR="0007448F" w:rsidRPr="00512FD8">
        <w:rPr>
          <w:b/>
        </w:rPr>
        <w:t xml:space="preserve">scalability problem. </w:t>
      </w:r>
      <w:ins w:id="340" w:author="Georgios KATSAROS" w:date="2016-08-20T15:57:00Z">
        <w:r w:rsidR="00DD253D">
          <w:rPr>
            <w:b/>
          </w:rPr>
          <w:t xml:space="preserve">Furthermore, </w:t>
        </w:r>
      </w:ins>
      <w:del w:id="341" w:author="Georgios KATSAROS" w:date="2016-08-20T15:57:00Z">
        <w:r w:rsidR="00491E10" w:rsidDel="00DD253D">
          <w:delText>B</w:delText>
        </w:r>
      </w:del>
      <w:ins w:id="342" w:author="Georgios KATSAROS" w:date="2016-08-20T15:57:00Z">
        <w:r w:rsidR="00DD253D">
          <w:t>b</w:t>
        </w:r>
      </w:ins>
      <w:r w:rsidR="00491E10">
        <w:t>y</w:t>
      </w:r>
      <w:r w:rsidR="004F3DAD">
        <w:t xml:space="preserve"> us</w:t>
      </w:r>
      <w:ins w:id="343" w:author="Georgios KATSAROS" w:date="2016-08-20T15:57:00Z">
        <w:r w:rsidR="00DD253D">
          <w:t>ing</w:t>
        </w:r>
      </w:ins>
      <w:del w:id="344" w:author="Georgios KATSAROS" w:date="2016-08-20T15:57:00Z">
        <w:r w:rsidR="004F3DAD" w:rsidDel="00DD253D">
          <w:delText>age</w:delText>
        </w:r>
        <w:r w:rsidR="00491E10" w:rsidDel="00DD253D">
          <w:delText xml:space="preserve"> of</w:delText>
        </w:r>
      </w:del>
      <w:r w:rsidR="00491E10">
        <w:t xml:space="preserve"> frequency division multiplexing</w:t>
      </w:r>
      <w:ins w:id="345"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346" w:author="Georgios KATSAROS" w:date="2016-08-20T15:58:00Z">
        <w:r w:rsidR="00DD253D">
          <w:t>(Should you discuss here frequency crowding? What does the difference in resonant frequencies need to be?)</w:t>
        </w:r>
      </w:ins>
    </w:p>
    <w:p w:rsidR="00A11815" w:rsidRDefault="00DD253D" w:rsidP="00512FD8">
      <w:ins w:id="347" w:author="Georgios KATSAROS" w:date="2016-08-20T15:58:00Z">
        <w:r>
          <w:t xml:space="preserve">I think you should start with the work of Reilly and some other groups and then say what is the work with the highest achieved sensitivity sofar. </w:t>
        </w:r>
      </w:ins>
      <w:ins w:id="348" w:author="Georgios KATSAROS" w:date="2016-08-20T16:04:00Z">
        <w:r w:rsidR="0009103D">
          <w:t xml:space="preserve">Last year, </w:t>
        </w:r>
      </w:ins>
      <w:del w:id="349" w:author="Georgios KATSAROS" w:date="2016-08-20T16:04:00Z">
        <w:r w:rsidR="00A11815" w:rsidDel="0009103D">
          <w:delText xml:space="preserve">Regarding current achievement in the gate reflectometry, </w:delText>
        </w:r>
      </w:del>
      <w:r w:rsidR="00A11815">
        <w:t xml:space="preserve">M.F. Gonzalez – Zalba et al. reported </w:t>
      </w:r>
      <w:ins w:id="350"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351" w:author="Georgios KATSAROS" w:date="2016-08-20T16:04:00Z">
        <w:r w:rsidR="0009103D">
          <w:t xml:space="preserve">by </w:t>
        </w:r>
      </w:ins>
      <w:r w:rsidR="009A4E1A">
        <w:t xml:space="preserve">using gate reflectometry </w:t>
      </w:r>
      <w:ins w:id="352" w:author="Georgios KATSAROS" w:date="2016-08-20T16:04:00Z">
        <w:r w:rsidR="0009103D">
          <w:t xml:space="preserve">for </w:t>
        </w:r>
      </w:ins>
      <w:del w:id="353" w:author="Georgios KATSAROS" w:date="2016-08-20T16:05:00Z">
        <w:r w:rsidR="009A4E1A" w:rsidDel="0009103D">
          <w:delText xml:space="preserve">on the gate strongly coupled to the </w:delText>
        </w:r>
      </w:del>
      <w:r w:rsidR="009A4E1A">
        <w:t xml:space="preserve">silicon nanowire based DQD </w:t>
      </w:r>
      <w:ins w:id="354" w:author="Georgios KATSAROS" w:date="2016-08-20T16:05:00Z">
        <w:r w:rsidR="0009103D">
          <w:t xml:space="preserve">device </w:t>
        </w:r>
      </w:ins>
      <w:r w:rsidR="009A4E1A">
        <w:t>[12].</w:t>
      </w:r>
      <w:r w:rsidR="00377FC9">
        <w:t xml:space="preserve"> </w:t>
      </w:r>
      <w:ins w:id="355" w:author="Georgios KATSAROS" w:date="2016-08-20T16:05:00Z">
        <w:r w:rsidR="0009103D">
          <w:t xml:space="preserve">The </w:t>
        </w:r>
      </w:ins>
      <w:del w:id="356" w:author="Georgios KATSAROS" w:date="2016-08-20T16:05:00Z">
        <w:r w:rsidR="00377FC9" w:rsidDel="0009103D">
          <w:delText>R</w:delText>
        </w:r>
      </w:del>
      <w:ins w:id="357" w:author="Georgios KATSAROS" w:date="2016-08-20T16:05:00Z">
        <w:r w:rsidR="0009103D">
          <w:t>r</w:t>
        </w:r>
      </w:ins>
      <w:r w:rsidR="00377FC9">
        <w:t xml:space="preserve">eported </w:t>
      </w:r>
      <w:del w:id="358" w:author="Georgios KATSAROS" w:date="2016-08-20T16:05:00Z">
        <w:r w:rsidR="00377FC9" w:rsidDel="0009103D">
          <w:delText xml:space="preserve">result shows </w:delText>
        </w:r>
      </w:del>
      <w:r w:rsidR="00377FC9">
        <w:t xml:space="preserve">sensitivity </w:t>
      </w:r>
      <w:ins w:id="359" w:author="Georgios KATSAROS" w:date="2016-08-20T16:05:00Z">
        <w:r w:rsidR="0009103D">
          <w:t xml:space="preserve">is </w:t>
        </w:r>
      </w:ins>
      <w:r w:rsidR="009221DD">
        <w:t xml:space="preserve">similar to </w:t>
      </w:r>
      <w:ins w:id="360" w:author="Georgios KATSAROS" w:date="2016-08-20T16:05:00Z">
        <w:r w:rsidR="0009103D">
          <w:t xml:space="preserve">that </w:t>
        </w:r>
      </w:ins>
      <w:r w:rsidR="009221DD">
        <w:t>achieved with</w:t>
      </w:r>
      <w:r w:rsidR="00377FC9">
        <w:t xml:space="preserve"> </w:t>
      </w:r>
      <w:ins w:id="361"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362"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363" w:author="Georgios KATSAROS" w:date="2016-08-20T15:59:00Z"/>
        </w:rPr>
      </w:pPr>
    </w:p>
    <w:p w:rsidR="00F95CE3" w:rsidDel="00DD253D" w:rsidRDefault="00F95CE3" w:rsidP="00DD74DE">
      <w:pPr>
        <w:rPr>
          <w:del w:id="364" w:author="Georgios KATSAROS" w:date="2016-08-20T15:59:00Z"/>
        </w:rPr>
      </w:pPr>
    </w:p>
    <w:p w:rsidR="00F95CE3" w:rsidRDefault="00EC4B67" w:rsidP="00776062">
      <w:pPr>
        <w:pStyle w:val="Heading3"/>
      </w:pPr>
      <w:r>
        <w:t>Proposal objectives</w:t>
      </w:r>
      <w:r w:rsidR="00F95CE3">
        <w:t>:</w:t>
      </w:r>
    </w:p>
    <w:p w:rsidR="00F95CE3" w:rsidRDefault="0009103D" w:rsidP="00F95CE3">
      <w:ins w:id="365" w:author="Georgios KATSAROS" w:date="2016-08-20T16:06:00Z">
        <w:r>
          <w:t xml:space="preserve">The </w:t>
        </w:r>
      </w:ins>
      <w:del w:id="366" w:author="Georgios KATSAROS" w:date="2016-08-20T16:06:00Z">
        <w:r w:rsidR="00F95CE3" w:rsidDel="0009103D">
          <w:delText>O</w:delText>
        </w:r>
      </w:del>
      <w:ins w:id="367" w:author="Georgios KATSAROS" w:date="2016-08-20T16:06:00Z">
        <w:r>
          <w:t>o</w:t>
        </w:r>
      </w:ins>
      <w:r w:rsidR="00F95CE3">
        <w:t xml:space="preserve">bjectives of this proposal are to design </w:t>
      </w:r>
      <w:ins w:id="368" w:author="Georgios KATSAROS" w:date="2016-08-20T16:06:00Z">
        <w:r>
          <w:t xml:space="preserve">a </w:t>
        </w:r>
      </w:ins>
      <w:r w:rsidR="00F95CE3" w:rsidRPr="00F95CE3">
        <w:rPr>
          <w:b/>
        </w:rPr>
        <w:t>fast gate reflectometry</w:t>
      </w:r>
      <w:r w:rsidR="00F95CE3">
        <w:t xml:space="preserve"> </w:t>
      </w:r>
      <w:ins w:id="369" w:author="Georgios KATSAROS" w:date="2016-08-20T16:06:00Z">
        <w:r>
          <w:t xml:space="preserve">system which will </w:t>
        </w:r>
      </w:ins>
      <w:ins w:id="370" w:author="Georgios KATSAROS" w:date="2016-08-20T16:08:00Z">
        <w:r w:rsidR="00FD4915">
          <w:t xml:space="preserve">be used in order to study the LD qubit created in a </w:t>
        </w:r>
      </w:ins>
      <w:del w:id="371"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372"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373" w:author="Georgios KATSAROS" w:date="2016-08-20T16:11:00Z"/>
        </w:rPr>
      </w:pPr>
      <w:r>
        <w:t xml:space="preserve">For </w:t>
      </w:r>
      <w:ins w:id="374" w:author="Georgios KATSAROS" w:date="2016-08-20T16:08:00Z">
        <w:r w:rsidR="00FD4915">
          <w:t xml:space="preserve">the </w:t>
        </w:r>
      </w:ins>
      <w:r>
        <w:t xml:space="preserve">gate reflectometry, </w:t>
      </w:r>
      <w:ins w:id="375" w:author="Georgios KATSAROS" w:date="2016-08-20T16:08:00Z">
        <w:r w:rsidR="00FD4915">
          <w:t xml:space="preserve">the </w:t>
        </w:r>
      </w:ins>
      <w:r>
        <w:t xml:space="preserve">goal </w:t>
      </w:r>
      <w:del w:id="376" w:author="Georgios KATSAROS" w:date="2016-08-20T16:08:00Z">
        <w:r w:rsidDel="00FD4915">
          <w:delText>would</w:delText>
        </w:r>
      </w:del>
      <w:ins w:id="377" w:author="Georgios KATSAROS" w:date="2016-08-20T16:08:00Z">
        <w:r w:rsidR="00FD4915">
          <w:t>is</w:t>
        </w:r>
      </w:ins>
      <w:r>
        <w:t xml:space="preserve"> </w:t>
      </w:r>
      <w:del w:id="378" w:author="Georgios KATSAROS" w:date="2016-08-20T16:09:00Z">
        <w:r w:rsidDel="00FD4915">
          <w:delText xml:space="preserve">be </w:delText>
        </w:r>
      </w:del>
      <w:r>
        <w:t xml:space="preserve">to achieve </w:t>
      </w:r>
      <w:ins w:id="379" w:author="Georgios KATSAROS" w:date="2016-08-20T16:09:00Z">
        <w:r w:rsidR="00FD4915">
          <w:t xml:space="preserve">a </w:t>
        </w:r>
      </w:ins>
      <w:r>
        <w:t xml:space="preserve">charge sensitivity comparable or even faster than </w:t>
      </w:r>
      <w:ins w:id="380" w:author="Georgios KATSAROS" w:date="2016-08-20T16:09:00Z">
        <w:r w:rsidR="00FD4915">
          <w:t xml:space="preserve">that </w:t>
        </w:r>
      </w:ins>
      <w:r>
        <w:t>reported in [12]</w:t>
      </w:r>
      <w:ins w:id="381" w:author="Georgios KATSAROS" w:date="2016-08-20T16:09:00Z">
        <w:r w:rsidR="00FD4915">
          <w:t xml:space="preserve">. Such </w:t>
        </w:r>
      </w:ins>
      <w:del w:id="382" w:author="Georgios KATSAROS" w:date="2016-08-20T16:09:00Z">
        <w:r w:rsidDel="00FD4915">
          <w:delText xml:space="preserve">, which </w:delText>
        </w:r>
      </w:del>
      <w:r>
        <w:t xml:space="preserve">would </w:t>
      </w:r>
      <w:ins w:id="383" w:author="Georgios KATSAROS" w:date="2016-08-20T16:10:00Z">
        <w:r w:rsidR="00FD4915">
          <w:t xml:space="preserve">allow us to have a high bandwidth system </w:t>
        </w:r>
      </w:ins>
      <w:ins w:id="384" w:author="Georgios KATSAROS" w:date="2016-08-20T16:11:00Z">
        <w:r w:rsidR="00FD4915">
          <w:t>necessary</w:t>
        </w:r>
      </w:ins>
      <w:ins w:id="385" w:author="Georgios KATSAROS" w:date="2016-08-20T16:10:00Z">
        <w:r w:rsidR="00FD4915">
          <w:t xml:space="preserve"> </w:t>
        </w:r>
      </w:ins>
      <w:ins w:id="386" w:author="Georgios KATSAROS" w:date="2016-08-20T16:11:00Z">
        <w:r w:rsidR="00FD4915">
          <w:t xml:space="preserve">for the qubit read out (do you wanted to say sth different?) </w:t>
        </w:r>
      </w:ins>
      <w:del w:id="387" w:author="Georgios KATSAROS" w:date="2016-08-20T16:11:00Z">
        <w:r w:rsidDel="00FD4915">
          <w:delText>enable</w:delText>
        </w:r>
      </w:del>
      <w:del w:id="388" w:author="Georgios KATSAROS" w:date="2016-08-20T16:09:00Z">
        <w:r w:rsidDel="00FD4915">
          <w:delText xml:space="preserve"> </w:delText>
        </w:r>
      </w:del>
      <w:del w:id="389" w:author="Georgios KATSAROS" w:date="2016-08-20T16:11:00Z">
        <w:r w:rsidDel="00FD4915">
          <w:delText>obtain</w:delText>
        </w:r>
      </w:del>
      <w:del w:id="390" w:author="Georgios KATSAROS" w:date="2016-08-20T16:10:00Z">
        <w:r w:rsidDel="00FD4915">
          <w:delText>ing</w:delText>
        </w:r>
      </w:del>
      <w:del w:id="391"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392" w:author="Georgios KATSAROS" w:date="2016-08-20T16:11:00Z">
        <w:r w:rsidR="00FD4915">
          <w:t xml:space="preserve">the gate reflectometry set up will have been set up the focus will go to the realization of the LD hole qubit in a DQD structure. </w:t>
        </w:r>
      </w:ins>
      <w:ins w:id="393" w:author="Georgios KATSAROS" w:date="2016-08-20T16:12:00Z">
        <w:r w:rsidR="00FD4915">
          <w:t xml:space="preserve">The first measurements to be performed are the ones for determining </w:t>
        </w:r>
      </w:ins>
      <w:del w:id="394"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395" w:author="Georgios KATSAROS" w:date="2016-08-20T16:13:00Z">
        <w:r w:rsidR="00FD4915">
          <w:t xml:space="preserve">the spin </w:t>
        </w:r>
      </w:ins>
      <w:r>
        <w:t xml:space="preserve">relaxation time </w:t>
      </w:r>
      <w:del w:id="396" w:author="Georgios KATSAROS" w:date="2016-08-20T16:13:00Z">
        <w:r w:rsidDel="00FD4915">
          <w:delText xml:space="preserve">measurement </w:delText>
        </w:r>
      </w:del>
      <w:r>
        <w:t>T</w:t>
      </w:r>
      <w:r>
        <w:rPr>
          <w:vertAlign w:val="subscript"/>
        </w:rPr>
        <w:t>1</w:t>
      </w:r>
      <w:r w:rsidR="00873914">
        <w:t xml:space="preserve">. </w:t>
      </w:r>
      <w:del w:id="397"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398" w:author="Georgios KATSAROS" w:date="2016-08-20T16:13:00Z">
        <w:r w:rsidR="00873914" w:rsidDel="00FD4915">
          <w:delText xml:space="preserve">charge particle </w:delText>
        </w:r>
      </w:del>
      <w:ins w:id="399" w:author="Georgios KATSAROS" w:date="2016-08-20T16:13:00Z">
        <w:r w:rsidR="00FD4915">
          <w:t xml:space="preserve">the </w:t>
        </w:r>
      </w:ins>
      <w:r w:rsidR="00873914">
        <w:t xml:space="preserve">spin stays in </w:t>
      </w:r>
      <w:ins w:id="400" w:author="Georgios KATSAROS" w:date="2016-08-20T16:13:00Z">
        <w:r w:rsidR="00FD4915">
          <w:t>the excited state before relaxing to the ground state.</w:t>
        </w:r>
      </w:ins>
      <w:del w:id="401" w:author="Georgios KATSAROS" w:date="2016-08-20T16:14:00Z">
        <w:r w:rsidR="00873914" w:rsidDel="00FD4915">
          <w:delText>the prepared state.</w:delText>
        </w:r>
      </w:del>
      <w:r w:rsidR="00873914">
        <w:t xml:space="preserve"> </w:t>
      </w:r>
      <w:r w:rsidR="001A3413">
        <w:t xml:space="preserve"> </w:t>
      </w:r>
      <w:ins w:id="402" w:author="Georgios KATSAROS" w:date="2016-08-20T16:14:00Z">
        <w:r w:rsidR="00FD4915">
          <w:t xml:space="preserve">Subsequently experiments in order to investigate the coherence time of the qubit are going to be performed. More concretely, </w:t>
        </w:r>
      </w:ins>
      <w:del w:id="403" w:author="Georgios KATSAROS" w:date="2016-08-20T16:14:00Z">
        <w:r w:rsidR="001A3413" w:rsidDel="00FD4915">
          <w:delText>S</w:delText>
        </w:r>
      </w:del>
      <w:ins w:id="404" w:author="Georgios KATSAROS" w:date="2016-08-20T16:14:00Z">
        <w:r w:rsidR="00FD4915">
          <w:t>s</w:t>
        </w:r>
      </w:ins>
      <w:r w:rsidR="001A3413">
        <w:t xml:space="preserve">pin manipulation experiments </w:t>
      </w:r>
      <w:del w:id="405" w:author="Georgios KATSAROS" w:date="2016-08-20T16:14:00Z">
        <w:r w:rsidR="001A3413" w:rsidDel="00FD4915">
          <w:delText xml:space="preserve">like </w:delText>
        </w:r>
      </w:del>
      <w:ins w:id="406" w:author="Georgios KATSAROS" w:date="2016-08-20T16:14:00Z">
        <w:r w:rsidR="00FD4915">
          <w:t xml:space="preserve">for </w:t>
        </w:r>
      </w:ins>
      <w:r w:rsidR="001A3413">
        <w:t xml:space="preserve">measuring </w:t>
      </w:r>
      <w:ins w:id="407" w:author="Georgios KATSAROS" w:date="2016-08-20T16:14:00Z">
        <w:r w:rsidR="00FD4915">
          <w:t xml:space="preserve">the </w:t>
        </w:r>
      </w:ins>
      <w:r w:rsidR="006E5852">
        <w:t>spin dephasing time T</w:t>
      </w:r>
      <w:r w:rsidR="006E5852">
        <w:rPr>
          <w:vertAlign w:val="subscript"/>
        </w:rPr>
        <w:t>2</w:t>
      </w:r>
      <w:r w:rsidR="006E5852">
        <w:t xml:space="preserve">*, </w:t>
      </w:r>
      <w:ins w:id="408"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409" w:author="Georgios KATSAROS" w:date="2016-08-20T16:15:00Z">
        <w:r w:rsidR="00FD4915">
          <w:t xml:space="preserve">and the </w:t>
        </w:r>
      </w:ins>
      <w:r w:rsidR="00141D13">
        <w:t xml:space="preserve">spin coherence time using </w:t>
      </w:r>
      <w:ins w:id="410"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411" w:author="Georgios KATSAROS" w:date="2016-08-20T16:21:00Z"/>
        </w:rPr>
      </w:pPr>
      <w:r>
        <w:t xml:space="preserve">One of the key measurement requirements is to lower </w:t>
      </w:r>
      <w:del w:id="412" w:author="Georgios KATSAROS" w:date="2016-08-20T16:20:00Z">
        <w:r w:rsidDel="005A7B36">
          <w:delText>charge particles</w:delText>
        </w:r>
      </w:del>
      <w:ins w:id="413"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414"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415" w:author="Georgios KATSAROS" w:date="2016-08-20T16:21:00Z">
        <w:r>
          <w:t>Why don’t you start with sth like. In order to tune the gate reflectometry system measurements will be initially performed at 4k.</w:t>
        </w:r>
      </w:ins>
      <w:ins w:id="416" w:author="Georgios KATSAROS" w:date="2016-08-20T16:22:00Z">
        <w:r>
          <w:t xml:space="preserve"> Such temperatures are needed for…. During the first year of my PhD I have </w:t>
        </w:r>
        <w:r>
          <w:lastRenderedPageBreak/>
          <w:t xml:space="preserve">already prepared a 4K dip stick for such </w:t>
        </w:r>
        <w:del w:id="417" w:author="Josip KUKUCKA" w:date="2016-08-20T22:28:00Z">
          <w:r w:rsidDel="00B35266">
            <w:delText xml:space="preserve">gate </w:delText>
          </w:r>
        </w:del>
        <w:r>
          <w:t>reflectometry measurements (then you can describe the stick).</w:t>
        </w:r>
      </w:ins>
      <w:ins w:id="418"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419"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420" w:author="Georgios KATSAROS" w:date="2016-08-20T16:24:00Z">
        <w:r w:rsidR="005A7B36">
          <w:t xml:space="preserve">The </w:t>
        </w:r>
      </w:ins>
      <w:del w:id="421" w:author="Georgios KATSAROS" w:date="2016-08-20T16:24:00Z">
        <w:r w:rsidR="00EF74E8" w:rsidDel="005A7B36">
          <w:delText>S</w:delText>
        </w:r>
      </w:del>
      <w:ins w:id="422" w:author="Georgios KATSAROS" w:date="2016-08-20T16:24:00Z">
        <w:r w:rsidR="005A7B36">
          <w:t>s</w:t>
        </w:r>
      </w:ins>
      <w:r w:rsidR="00EF74E8">
        <w:t xml:space="preserve">ample </w:t>
      </w:r>
      <w:ins w:id="423" w:author="Georgios KATSAROS" w:date="2016-08-20T16:24:00Z">
        <w:r w:rsidR="005A7B36">
          <w:t xml:space="preserve">can be </w:t>
        </w:r>
      </w:ins>
      <w:del w:id="424"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425"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426"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427" w:author="Georgios KATSAROS" w:date="2016-08-20T16:25:00Z">
        <w:r w:rsidR="001302F9" w:rsidDel="005A7B36">
          <w:delText>on PCB</w:delText>
        </w:r>
      </w:del>
      <w:ins w:id="428"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429" w:author="Georgios KATSAROS" w:date="2016-08-20T16:25:00Z">
        <w:r w:rsidR="005A7B36">
          <w:t xml:space="preserve">a typically </w:t>
        </w:r>
      </w:ins>
      <w:r w:rsidR="001302F9">
        <w:t>5x5 mm</w:t>
      </w:r>
      <w:del w:id="430"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431" w:author="Georgios KATSAROS" w:date="2016-08-20T16:26:00Z">
        <w:r w:rsidR="005A7B36">
          <w:t xml:space="preserve">The top figure show the upper view of the PCB board while the lower figure focuses on the back side. </w:t>
        </w:r>
      </w:ins>
      <w:del w:id="432"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433"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434" w:author="Georgios KATSAROS" w:date="2016-08-20T16:27:00Z">
        <w:r w:rsidR="00AF0DE8">
          <w:t xml:space="preserve">The </w:t>
        </w:r>
      </w:ins>
      <w:del w:id="435" w:author="Georgios KATSAROS" w:date="2016-08-20T16:27:00Z">
        <w:r w:rsidR="005028B0" w:rsidDel="00AF0DE8">
          <w:delText>R</w:delText>
        </w:r>
      </w:del>
      <w:ins w:id="436"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437" w:author="Georgios KATSAROS" w:date="2016-08-20T16:27:00Z">
        <w:r w:rsidR="00AF0DE8">
          <w:t xml:space="preserve">the </w:t>
        </w:r>
      </w:ins>
      <w:r w:rsidR="00BA3315">
        <w:t>SNR immune to the next room temperature stages</w:t>
      </w:r>
      <w:ins w:id="438" w:author="Georgios KATSAROS" w:date="2016-08-20T16:28:00Z">
        <w:r w:rsidR="00AF0DE8">
          <w:t xml:space="preserve"> (</w:t>
        </w:r>
        <w:del w:id="439" w:author="Josip KUKUCKA" w:date="2016-08-20T22:36:00Z">
          <w:r w:rsidR="00AF0DE8" w:rsidDel="00B35266">
            <w:delText>what exactly do you want to say?</w:delText>
          </w:r>
        </w:del>
      </w:ins>
      <w:ins w:id="440" w:author="Josip KUKUCKA" w:date="2016-08-20T22:36:00Z">
        <w:r w:rsidR="00B35266">
          <w:t>explain a bit more</w:t>
        </w:r>
      </w:ins>
      <w:ins w:id="441" w:author="Georgios KATSAROS" w:date="2016-08-20T16:28:00Z">
        <w:r w:rsidR="00AF0DE8">
          <w:t>)</w:t>
        </w:r>
      </w:ins>
      <w:r w:rsidR="005028B0">
        <w:t>.</w:t>
      </w:r>
      <w:r w:rsidR="00CD5415">
        <w:t xml:space="preserve"> </w:t>
      </w:r>
      <w:ins w:id="442" w:author="Georgios KATSAROS" w:date="2016-08-20T16:28:00Z">
        <w:r w:rsidR="00AF0DE8">
          <w:t xml:space="preserve">The </w:t>
        </w:r>
      </w:ins>
      <w:del w:id="443" w:author="Georgios KATSAROS" w:date="2016-08-20T16:28:00Z">
        <w:r w:rsidR="00CD5415" w:rsidDel="00AF0DE8">
          <w:delText>A</w:delText>
        </w:r>
      </w:del>
      <w:ins w:id="444"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445" w:author="Georgios KATSAROS" w:date="2016-08-20T16:28:00Z">
        <w:r w:rsidR="00AF0DE8">
          <w:t xml:space="preserve">The </w:t>
        </w:r>
      </w:ins>
      <w:del w:id="446" w:author="Georgios KATSAROS" w:date="2016-08-20T16:28:00Z">
        <w:r w:rsidR="00BA3315" w:rsidDel="00AF0DE8">
          <w:delText>E</w:delText>
        </w:r>
      </w:del>
      <w:ins w:id="447"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448" w:author="Georgios KATSAROS" w:date="2016-08-20T16:28:00Z">
        <w:r w:rsidR="00AF0DE8">
          <w:t xml:space="preserve">The used </w:t>
        </w:r>
      </w:ins>
      <w:del w:id="449" w:author="Georgios KATSAROS" w:date="2016-08-20T16:28:00Z">
        <w:r w:rsidR="00671BA0" w:rsidDel="00AF0DE8">
          <w:delText>R</w:delText>
        </w:r>
      </w:del>
      <w:ins w:id="450" w:author="Georgios KATSAROS" w:date="2016-08-20T16:28:00Z">
        <w:r w:rsidR="00AF0DE8">
          <w:t>r</w:t>
        </w:r>
      </w:ins>
      <w:r w:rsidR="00671BA0">
        <w:t xml:space="preserve">esonator circuit </w:t>
      </w:r>
      <w:del w:id="451" w:author="Georgios KATSAROS" w:date="2016-08-20T16:28:00Z">
        <w:r w:rsidR="00671BA0" w:rsidDel="00AF0DE8">
          <w:delText>was</w:delText>
        </w:r>
        <w:r w:rsidDel="00AF0DE8">
          <w:delText xml:space="preserve"> </w:delText>
        </w:r>
      </w:del>
      <w:r>
        <w:t xml:space="preserve">consisted of </w:t>
      </w:r>
      <w:ins w:id="452" w:author="Georgios KATSAROS" w:date="2016-08-20T16:28:00Z">
        <w:r w:rsidR="00AF0DE8">
          <w:t xml:space="preserve">a </w:t>
        </w:r>
      </w:ins>
      <w:r>
        <w:t>matching circuit</w:t>
      </w:r>
      <w:r w:rsidR="00671BA0">
        <w:t xml:space="preserve"> (Figure 4)</w:t>
      </w:r>
      <w:r>
        <w:t xml:space="preserve"> and </w:t>
      </w:r>
      <w:ins w:id="453"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454"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455" w:author="Georgios KATSAROS" w:date="2016-08-20T16:29:00Z">
        <w:r w:rsidR="00AF0DE8">
          <w:t xml:space="preserve">Finally there exists always a </w:t>
        </w:r>
      </w:ins>
      <w:del w:id="456" w:author="Georgios KATSAROS" w:date="2016-08-20T16:29:00Z">
        <w:r w:rsidR="00671BA0" w:rsidDel="00AF0DE8">
          <w:delText>P</w:delText>
        </w:r>
      </w:del>
      <w:ins w:id="457" w:author="Georgios KATSAROS" w:date="2016-08-20T16:29:00Z">
        <w:r w:rsidR="00AF0DE8">
          <w:t>p</w:t>
        </w:r>
      </w:ins>
      <w:r w:rsidR="00671BA0">
        <w:t>arasitic capacitance</w:t>
      </w:r>
      <w:ins w:id="458" w:author="Georgios KATSAROS" w:date="2016-08-20T16:29:00Z">
        <w:r w:rsidR="00AF0DE8">
          <w:t>, which</w:t>
        </w:r>
      </w:ins>
      <w:r w:rsidR="00671BA0">
        <w:t xml:space="preserve"> is </w:t>
      </w:r>
      <w:ins w:id="459" w:author="Georgios KATSAROS" w:date="2016-08-20T16:29:00Z">
        <w:r w:rsidR="00AF0DE8">
          <w:t xml:space="preserve">a </w:t>
        </w:r>
      </w:ins>
      <w:r w:rsidR="00671BA0">
        <w:t xml:space="preserve">capacitance to the ground that comes from bonding wires, </w:t>
      </w:r>
      <w:ins w:id="460" w:author="Georgios KATSAROS" w:date="2016-08-20T16:29:00Z">
        <w:r w:rsidR="00AF0DE8">
          <w:t xml:space="preserve">the </w:t>
        </w:r>
      </w:ins>
      <w:r w:rsidR="00671BA0">
        <w:t xml:space="preserve">sample itself, </w:t>
      </w:r>
      <w:ins w:id="461" w:author="Georgios KATSAROS" w:date="2016-08-20T16:29:00Z">
        <w:r w:rsidR="00AF0DE8">
          <w:t xml:space="preserve">the </w:t>
        </w:r>
      </w:ins>
      <w:r w:rsidR="00671BA0">
        <w:t xml:space="preserve">RF line and </w:t>
      </w:r>
      <w:ins w:id="462"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463"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464" w:author="Georgios KATSAROS" w:date="2016-08-20T16:30:00Z">
        <w:r w:rsidR="00AF0DE8">
          <w:t xml:space="preserve">the </w:t>
        </w:r>
      </w:ins>
      <w:r>
        <w:t xml:space="preserve">PCB ground plane is removed below </w:t>
      </w:r>
      <w:ins w:id="465" w:author="Georgios KATSAROS" w:date="2016-08-20T16:30:00Z">
        <w:r w:rsidR="00AF0DE8">
          <w:t xml:space="preserve">the </w:t>
        </w:r>
      </w:ins>
      <w:r>
        <w:t xml:space="preserve">RF lines, </w:t>
      </w:r>
      <w:ins w:id="466" w:author="Georgios KATSAROS" w:date="2016-08-20T16:30:00Z">
        <w:r w:rsidR="00AF0DE8">
          <w:t xml:space="preserve">the </w:t>
        </w:r>
      </w:ins>
      <w:r>
        <w:t xml:space="preserve">corresponding PCB bonding pads </w:t>
      </w:r>
      <w:r>
        <w:lastRenderedPageBreak/>
        <w:t xml:space="preserve">and </w:t>
      </w:r>
      <w:del w:id="467" w:author="Georgios KATSAROS" w:date="2016-08-20T16:30:00Z">
        <w:r w:rsidDel="00AF0DE8">
          <w:delText xml:space="preserve">a </w:delText>
        </w:r>
      </w:del>
      <w:ins w:id="468"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469" w:author="Georgios KATSAROS" w:date="2016-08-20T16:31:00Z">
        <w:r w:rsidR="00AF0DE8">
          <w:t xml:space="preserve">A </w:t>
        </w:r>
      </w:ins>
      <w:r w:rsidR="004B72FD">
        <w:t>Varactor</w:t>
      </w:r>
      <w:ins w:id="470"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471" w:author="Georgios KATSAROS" w:date="2016-08-20T16:30:00Z">
        <w:r w:rsidR="00AF0DE8">
          <w:t xml:space="preserve">the </w:t>
        </w:r>
      </w:ins>
      <w:r w:rsidR="004B72FD">
        <w:t>chang</w:t>
      </w:r>
      <w:ins w:id="472" w:author="Georgios KATSAROS" w:date="2016-08-20T16:31:00Z">
        <w:r w:rsidR="00AF0DE8">
          <w:t>e</w:t>
        </w:r>
      </w:ins>
      <w:del w:id="473" w:author="Georgios KATSAROS" w:date="2016-08-20T16:31:00Z">
        <w:r w:rsidR="004B72FD" w:rsidDel="00AF0DE8">
          <w:delText>ing</w:delText>
        </w:r>
      </w:del>
      <w:r w:rsidR="004B72FD">
        <w:t xml:space="preserve"> </w:t>
      </w:r>
      <w:r w:rsidR="00BA3315">
        <w:t xml:space="preserve">of </w:t>
      </w:r>
      <w:ins w:id="474"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475" w:author="Georgios KATSAROS" w:date="2016-08-20T16:31:00Z">
        <w:r w:rsidR="00573BFB" w:rsidDel="00AF0DE8">
          <w:delText xml:space="preserve">Varactor is voltage tunable capacitor. </w:delText>
        </w:r>
      </w:del>
      <w:ins w:id="476"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477"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478" w:author="Georgios KATSAROS" w:date="2016-08-20T16:34:00Z">
        <w:r w:rsidR="00AF0DE8">
          <w:t>dip-</w:t>
        </w:r>
      </w:ins>
      <w:r>
        <w:t xml:space="preserve">stick </w:t>
      </w:r>
      <w:del w:id="479" w:author="Georgios KATSAROS" w:date="2016-08-20T16:35:00Z">
        <w:r w:rsidDel="00AF0DE8">
          <w:delText xml:space="preserve">initially </w:delText>
        </w:r>
      </w:del>
      <w:r>
        <w:t xml:space="preserve">used for </w:t>
      </w:r>
      <w:ins w:id="480" w:author="Georgios KATSAROS" w:date="2016-08-20T16:35:00Z">
        <w:r w:rsidR="00AF0DE8">
          <w:t xml:space="preserve">cooling down </w:t>
        </w:r>
      </w:ins>
      <w:del w:id="481" w:author="Georgios KATSAROS" w:date="2016-08-20T16:35:00Z">
        <w:r w:rsidDel="00AF0DE8">
          <w:delText xml:space="preserve">dipping </w:delText>
        </w:r>
      </w:del>
      <w:r>
        <w:t>sample</w:t>
      </w:r>
      <w:ins w:id="482" w:author="Georgios KATSAROS" w:date="2016-08-20T16:35:00Z">
        <w:r w:rsidR="00AF0DE8">
          <w:t>s</w:t>
        </w:r>
      </w:ins>
      <w:r>
        <w:t xml:space="preserve"> mounted on the PCB </w:t>
      </w:r>
      <w:del w:id="483" w:author="Georgios KATSAROS" w:date="2016-08-20T16:35:00Z">
        <w:r w:rsidDel="00AF0DE8">
          <w:delText>into the liquid helium</w:delText>
        </w:r>
      </w:del>
      <w:ins w:id="484" w:author="Georgios KATSAROS" w:date="2016-08-20T16:35:00Z">
        <w:r w:rsidR="00AF0DE8">
          <w:t>to 4K</w:t>
        </w:r>
      </w:ins>
      <w:r>
        <w:t xml:space="preserve">. </w:t>
      </w:r>
      <w:ins w:id="485" w:author="Georgios KATSAROS" w:date="2016-08-20T16:35:00Z">
        <w:r w:rsidR="00AF0DE8">
          <w:t xml:space="preserve">The left picture shows the </w:t>
        </w:r>
      </w:ins>
      <w:del w:id="486" w:author="Georgios KATSAROS" w:date="2016-08-20T16:35:00Z">
        <w:r w:rsidDel="00AF0DE8">
          <w:delText>W</w:delText>
        </w:r>
      </w:del>
      <w:ins w:id="487" w:author="Georgios KATSAROS" w:date="2016-08-20T16:35:00Z">
        <w:r w:rsidR="00AF0DE8">
          <w:t>w</w:t>
        </w:r>
      </w:ins>
      <w:r>
        <w:t>hole</w:t>
      </w:r>
      <w:ins w:id="488" w:author="Georgios KATSAROS" w:date="2016-08-20T16:35:00Z">
        <w:r w:rsidR="00AF0DE8">
          <w:t xml:space="preserve">, </w:t>
        </w:r>
      </w:ins>
      <w:del w:id="489" w:author="Georgios KATSAROS" w:date="2016-08-20T16:35:00Z">
        <w:r w:rsidDel="00AF0DE8">
          <w:delText xml:space="preserve"> stick is show left</w:delText>
        </w:r>
      </w:del>
      <w:r>
        <w:t xml:space="preserve">, while right </w:t>
      </w:r>
      <w:r w:rsidR="005028B0">
        <w:t>is the zoom</w:t>
      </w:r>
      <w:r w:rsidR="00654870">
        <w:t xml:space="preserve"> i</w:t>
      </w:r>
      <w:ins w:id="490" w:author="Georgios KATSAROS" w:date="2016-08-20T16:36:00Z">
        <w:r w:rsidR="00AF0DE8">
          <w:t xml:space="preserve">n, highlighting the </w:t>
        </w:r>
      </w:ins>
      <w:del w:id="491"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492" w:author="Georgios KATSAROS" w:date="2016-08-20T16:36:00Z">
        <w:r w:rsidDel="00AF0DE8">
          <w:delText>This picture was taken afterwards.</w:delText>
        </w:r>
      </w:del>
      <w:ins w:id="493" w:author="Georgios KATSAROS" w:date="2016-08-20T16:36:00Z">
        <w:r w:rsidR="00AF0DE8">
          <w:t xml:space="preserve">An additional </w:t>
        </w:r>
      </w:ins>
      <w:del w:id="494"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495"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496" w:author="Georgios KATSAROS" w:date="2016-08-20T16:37:00Z">
        <w:r>
          <w:rPr>
            <w:i/>
          </w:rPr>
          <w:t xml:space="preserve">I would add here the picture of your ohmic reflectometry measurement. </w:t>
        </w:r>
      </w:ins>
    </w:p>
    <w:p w:rsidR="00213FA0" w:rsidRDefault="00580D5B" w:rsidP="003562C0">
      <w:pPr>
        <w:rPr>
          <w:i/>
        </w:rPr>
      </w:pPr>
      <w:ins w:id="497"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Second generation of the ohmic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(many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w:t>
      </w:r>
      <w:r w:rsidR="0073362E">
        <w:t xml:space="preserve">spin </w:t>
      </w:r>
      <w:r w:rsidR="0073362E">
        <w:t>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r w:rsidR="00655F7C">
        <w:t>t</w:t>
      </w:r>
      <w:r w:rsidR="00655F7C">
        <w:rPr>
          <w:vertAlign w:val="subscript"/>
        </w:rPr>
        <w:t>L</w:t>
      </w:r>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 xml:space="preserve">reflectometry readout. </w:t>
      </w:r>
      <w:r w:rsidR="00655F7C">
        <w:t>The probability of finding the electron in the excited spin-down state will decay</w:t>
      </w:r>
      <w:r w:rsidR="00655F7C">
        <w:t xml:space="preserve"> </w:t>
      </w:r>
      <w:r w:rsidR="00655F7C">
        <w:t>exponentially with the duration of the</w:t>
      </w:r>
      <w:r w:rsidR="00655F7C">
        <w:t xml:space="preserve"> waiting time </w:t>
      </w:r>
      <w:r w:rsidR="00655F7C">
        <w:t>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655F7C">
        <w:t xml:space="preserve">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hole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(basis states axes)</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are needed because of high Larmor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 xml:space="preserve">Linear increase of the </w:t>
      </w:r>
      <w:r w:rsidR="00DE5558">
        <w:t>∆</w:t>
      </w:r>
      <w:r w:rsidR="00DE5558">
        <w:rPr>
          <w:rFonts w:ascii="Gulim" w:eastAsia="Gulim" w:hAnsi="Gulim" w:hint="eastAsia"/>
        </w:rPr>
        <w:t>Φ</w:t>
      </w:r>
      <w:r w:rsidR="00DE5558">
        <w:rPr>
          <w:rFonts w:ascii="Gulim" w:eastAsia="Gulim" w:hAnsi="Gulim" w:hint="eastAsia"/>
        </w:rPr>
        <w:t xml:space="preserve">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To exctract the instrinsic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w:t>
      </w:r>
      <w:r w:rsidR="007D670C">
        <w:t>pulse around x axes spin vector lays in the xy plane. Because of the dephasing sources spin dephase</w:t>
      </w:r>
      <w:r w:rsidR="002E0869">
        <w:t>s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dephase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a</w:t>
      </w:r>
      <w:r w:rsidR="007D670C">
        <w:t xml:space="preserve"> some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Φ</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w:t>
      </w:r>
      <w:r w:rsidR="00A13125">
        <w:t xml:space="preserve"> in this case coherence time </w:t>
      </w:r>
      <w:r w:rsidR="00A13125">
        <w:t>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The s</w:t>
      </w:r>
      <w:r>
        <w:t xml:space="preserve">equence of </w:t>
      </w:r>
      <w:r>
        <w:t xml:space="preserve">the </w:t>
      </w:r>
      <w:r w:rsidRPr="002D43A4">
        <w:rPr>
          <w:sz w:val="18"/>
        </w:rPr>
        <w:t>∏</w:t>
      </w:r>
      <w:r>
        <w:rPr>
          <w:sz w:val="18"/>
        </w:rPr>
        <w:t xml:space="preserve"> </w:t>
      </w:r>
      <w:r>
        <w:t xml:space="preserve">pulses </w:t>
      </w:r>
      <w:r>
        <w:t xml:space="preserve">called the </w:t>
      </w:r>
      <w:r w:rsidR="00323823">
        <w:t>Carr-Purcell-Meiboom-Gil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3</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5</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C</w:t>
      </w:r>
      <w:r w:rsidR="006F2409">
        <w:rPr>
          <w:rFonts w:ascii="Calibri" w:hAnsi="Calibri" w:cs="Arial"/>
          <w:color w:val="252525"/>
          <w:sz w:val="21"/>
          <w:szCs w:val="21"/>
          <w:shd w:val="clear" w:color="auto" w:fill="FFFFFF"/>
        </w:rPr>
        <w:t>oherence time</w:t>
      </w:r>
      <w:r w:rsidR="006F2409">
        <w:rPr>
          <w:rFonts w:ascii="Calibri" w:hAnsi="Calibri" w:cs="Arial"/>
          <w:color w:val="252525"/>
          <w:sz w:val="21"/>
          <w:szCs w:val="21"/>
          <w:shd w:val="clear" w:color="auto" w:fill="FFFFFF"/>
        </w:rPr>
        <w:t xml:space="preserv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exponentially decaying envelope</w:t>
      </w:r>
      <w:r w:rsidR="00BC41AA">
        <w:t xml:space="preserve"> of </w:t>
      </w:r>
      <w:r w:rsidR="00BC41AA">
        <w:t xml:space="preserve">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pulse</w:t>
      </w:r>
      <w:r>
        <w:t xml:space="preserve"> errors, extending </w:t>
      </w:r>
      <w:r>
        <w:t>coherence time</w:t>
      </w:r>
      <w:r>
        <w:t xml:space="preserve"> and </w:t>
      </w:r>
      <w:r w:rsidR="00633EEC">
        <w:t xml:space="preserve">it </w:t>
      </w:r>
      <w:r>
        <w:t>act</w:t>
      </w:r>
      <w:r w:rsidR="00633EEC">
        <w:t>s</w:t>
      </w:r>
      <w:r>
        <w:t xml:space="preserve"> as a band pass filter</w:t>
      </w:r>
      <w:r w:rsidR="00633EEC">
        <w:t xml:space="preserve">, with the center frequency </w:t>
      </w:r>
      <w:r w:rsidRPr="002E0D24">
        <w:t>ω</w:t>
      </w:r>
      <w:r w:rsidRPr="002E0D24">
        <w:rPr>
          <w:vertAlign w:val="subscript"/>
        </w:rPr>
        <w:t xml:space="preserve">p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pulse</w:t>
      </w:r>
      <w:r>
        <w:t xml:space="preserv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r w:rsidRPr="002E0D24">
        <w:t>ω</w:t>
      </w:r>
      <w:r w:rsidRPr="002E0D24">
        <w:rPr>
          <w:vertAlign w:val="subscript"/>
        </w:rPr>
        <w:t>p</w:t>
      </w:r>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r>
        <w:t xml:space="preserve"> </w:t>
      </w:r>
    </w:p>
    <w:p w:rsidR="00AC56ED" w:rsidRDefault="00AC56ED" w:rsidP="00AC56ED">
      <w:pPr>
        <w:spacing w:line="240" w:lineRule="auto"/>
      </w:pPr>
      <w:r>
        <w:t>Surname: Kuku</w:t>
      </w:r>
      <w:r w:rsidRPr="00AC56ED">
        <w:t>č</w:t>
      </w:r>
      <w:r>
        <w:t>ka</w:t>
      </w:r>
      <w:r>
        <w:t xml:space="preserve"> </w:t>
      </w:r>
    </w:p>
    <w:p w:rsidR="00AC56ED" w:rsidRDefault="00AC56ED" w:rsidP="00AC56ED">
      <w:pPr>
        <w:spacing w:line="240" w:lineRule="auto"/>
      </w:pPr>
      <w:r>
        <w:t xml:space="preserve">Gender: male </w:t>
      </w:r>
    </w:p>
    <w:p w:rsidR="00AC56ED" w:rsidRDefault="00AC56ED" w:rsidP="00AC56ED">
      <w:pPr>
        <w:spacing w:line="240" w:lineRule="auto"/>
      </w:pPr>
      <w:r>
        <w:t>Date of birth: 25.10.1990</w:t>
      </w:r>
      <w:r>
        <w:t xml:space="preserve"> </w:t>
      </w:r>
    </w:p>
    <w:p w:rsidR="00AC56ED" w:rsidRDefault="00AC56ED" w:rsidP="00AC56ED">
      <w:pPr>
        <w:spacing w:line="240" w:lineRule="auto"/>
      </w:pPr>
      <w:r>
        <w:t>Nationality: Croatian</w:t>
      </w:r>
      <w:r>
        <w:t xml:space="preserve"> </w:t>
      </w:r>
    </w:p>
    <w:p w:rsidR="00AC56ED" w:rsidRDefault="00AC56ED" w:rsidP="00AC56ED">
      <w:pPr>
        <w:spacing w:line="240" w:lineRule="auto"/>
      </w:pPr>
      <w:r>
        <w:t>E-mail:</w:t>
      </w:r>
      <w:r>
        <w:t xml:space="preserve">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4"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5"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498" w:author="Georgios KATSAROS" w:date="2016-08-20T13:33:00Z">
            <w:rPr>
              <w:i/>
            </w:rPr>
          </w:rPrChange>
        </w:rPr>
      </w:pPr>
      <w:r w:rsidRPr="006065D9">
        <w:rPr>
          <w:lang w:val="de-AT"/>
          <w:rPrChange w:id="499" w:author="Georgios KATSAROS" w:date="2016-08-20T13:33:00Z">
            <w:rPr/>
          </w:rPrChange>
        </w:rPr>
        <w:t xml:space="preserve">Xiaobo Zhu1 el al., </w:t>
      </w:r>
      <w:r w:rsidRPr="006065D9">
        <w:rPr>
          <w:i/>
          <w:lang w:val="de-AT"/>
          <w:rPrChange w:id="500" w:author="Georgios KATSAROS" w:date="2016-08-20T13:33:00Z">
            <w:rPr>
              <w:i/>
            </w:rPr>
          </w:rPrChange>
        </w:rPr>
        <w:t>Nature</w:t>
      </w:r>
      <w:r w:rsidRPr="006065D9">
        <w:rPr>
          <w:lang w:val="de-AT"/>
          <w:rPrChange w:id="501" w:author="Georgios KATSAROS" w:date="2016-08-20T13:33:00Z">
            <w:rPr/>
          </w:rPrChange>
        </w:rPr>
        <w:t xml:space="preserve"> </w:t>
      </w:r>
      <w:r w:rsidRPr="006065D9">
        <w:rPr>
          <w:b/>
          <w:lang w:val="de-AT"/>
          <w:rPrChange w:id="502" w:author="Georgios KATSAROS" w:date="2016-08-20T13:33:00Z">
            <w:rPr>
              <w:b/>
            </w:rPr>
          </w:rPrChange>
        </w:rPr>
        <w:t>2011</w:t>
      </w:r>
      <w:r w:rsidRPr="006065D9">
        <w:rPr>
          <w:rFonts w:ascii="Arial" w:hAnsi="Arial" w:cs="Arial"/>
          <w:color w:val="333333"/>
          <w:shd w:val="clear" w:color="auto" w:fill="FFFFFF"/>
          <w:lang w:val="de-AT"/>
          <w:rPrChange w:id="503" w:author="Georgios KATSAROS" w:date="2016-08-20T13:33:00Z">
            <w:rPr>
              <w:rFonts w:ascii="Arial" w:hAnsi="Arial" w:cs="Arial"/>
              <w:color w:val="333333"/>
              <w:shd w:val="clear" w:color="auto" w:fill="FFFFFF"/>
            </w:rPr>
          </w:rPrChange>
        </w:rPr>
        <w:t xml:space="preserve"> </w:t>
      </w:r>
      <w:r w:rsidRPr="006065D9">
        <w:rPr>
          <w:lang w:val="de-AT"/>
          <w:rPrChange w:id="504"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6"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9"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505" w:author="Georgios KATSAROS" w:date="2016-08-20T13:33:00Z">
            <w:rPr>
              <w:i/>
            </w:rPr>
          </w:rPrChange>
        </w:rPr>
      </w:pPr>
      <w:r>
        <w:rPr>
          <w:shd w:val="clear" w:color="auto" w:fill="FFFFFF"/>
        </w:rPr>
        <w:t xml:space="preserve"> </w:t>
      </w:r>
      <w:r w:rsidR="00C75AF7" w:rsidRPr="006065D9">
        <w:rPr>
          <w:shd w:val="clear" w:color="auto" w:fill="FFFFFF"/>
          <w:lang w:val="de-AT"/>
          <w:rPrChange w:id="506" w:author="Georgios KATSAROS" w:date="2016-08-20T13:33:00Z">
            <w:rPr>
              <w:shd w:val="clear" w:color="auto" w:fill="FFFFFF"/>
            </w:rPr>
          </w:rPrChange>
        </w:rPr>
        <w:t>H. Watzinger et al.,</w:t>
      </w:r>
      <w:r w:rsidR="00C75AF7" w:rsidRPr="006065D9">
        <w:rPr>
          <w:lang w:val="de-AT"/>
          <w:rPrChange w:id="507" w:author="Georgios KATSAROS" w:date="2016-08-20T13:33:00Z">
            <w:rPr/>
          </w:rPrChange>
        </w:rPr>
        <w:t xml:space="preserve"> </w:t>
      </w:r>
      <w:r w:rsidR="00837E71">
        <w:fldChar w:fldCharType="begin"/>
      </w:r>
      <w:r w:rsidR="00837E71" w:rsidRPr="006065D9">
        <w:rPr>
          <w:lang w:val="de-AT"/>
          <w:rPrChange w:id="508" w:author="Georgios KATSAROS" w:date="2016-08-20T13:33:00Z">
            <w:rPr/>
          </w:rPrChange>
        </w:rPr>
        <w:instrText xml:space="preserve"> HYPERLINK "https://arxiv.org/abs/1607.02977" </w:instrText>
      </w:r>
      <w:r w:rsidR="00837E71">
        <w:fldChar w:fldCharType="separate"/>
      </w:r>
      <w:r w:rsidR="00C75AF7" w:rsidRPr="006065D9">
        <w:rPr>
          <w:i/>
          <w:lang w:val="de-AT"/>
          <w:rPrChange w:id="509" w:author="Georgios KATSAROS" w:date="2016-08-20T13:33:00Z">
            <w:rPr>
              <w:i/>
            </w:rPr>
          </w:rPrChange>
        </w:rPr>
        <w:t>arXiv:1607.02977</w:t>
      </w:r>
      <w:r w:rsidR="00837E71">
        <w:rPr>
          <w:i/>
        </w:rPr>
        <w:fldChar w:fldCharType="end"/>
      </w:r>
      <w:r w:rsidR="00D5323A" w:rsidRPr="006065D9">
        <w:rPr>
          <w:i/>
          <w:lang w:val="de-AT"/>
          <w:rPrChange w:id="510"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511" w:author="Georgios KATSAROS" w:date="2016-08-20T13:33:00Z">
            <w:rPr>
              <w:shd w:val="clear" w:color="auto" w:fill="FFFFFF"/>
            </w:rPr>
          </w:rPrChange>
        </w:rPr>
        <w:t xml:space="preserve"> </w:t>
      </w:r>
      <w:r w:rsidRPr="00D5323A">
        <w:rPr>
          <w:shd w:val="clear" w:color="auto" w:fill="FFFFFF"/>
        </w:rPr>
        <w:t xml:space="preserve">R. Maurand et al.,  </w:t>
      </w:r>
      <w:hyperlink r:id="rId40"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512" w:author="Georgios KATSAROS" w:date="2016-08-20T13:33:00Z">
            <w:rPr>
              <w:shd w:val="clear" w:color="auto" w:fill="FFFFFF"/>
            </w:rPr>
          </w:rPrChange>
        </w:rPr>
        <w:t xml:space="preserve"> </w:t>
      </w:r>
      <w:r w:rsidRPr="006065D9">
        <w:rPr>
          <w:lang w:val="de-AT"/>
          <w:rPrChange w:id="513" w:author="Georgios KATSAROS" w:date="2016-08-20T13:33:00Z">
            <w:rPr/>
          </w:rPrChange>
        </w:rPr>
        <w:t xml:space="preserve">Gonzalez-Zalba, M. F. et al., </w:t>
      </w:r>
      <w:r w:rsidRPr="006065D9">
        <w:rPr>
          <w:i/>
          <w:lang w:val="de-AT"/>
          <w:rPrChange w:id="514"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323823" w:rsidRPr="00323823" w:rsidRDefault="00323823" w:rsidP="00323823">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848" w:rsidRDefault="00451848" w:rsidP="007436F6">
      <w:pPr>
        <w:spacing w:after="0" w:line="240" w:lineRule="auto"/>
      </w:pPr>
      <w:r>
        <w:separator/>
      </w:r>
    </w:p>
  </w:endnote>
  <w:endnote w:type="continuationSeparator" w:id="0">
    <w:p w:rsidR="00451848" w:rsidRDefault="0045184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848" w:rsidRDefault="00451848" w:rsidP="007436F6">
      <w:pPr>
        <w:spacing w:after="0" w:line="240" w:lineRule="auto"/>
      </w:pPr>
      <w:r>
        <w:separator/>
      </w:r>
    </w:p>
  </w:footnote>
  <w:footnote w:type="continuationSeparator" w:id="0">
    <w:p w:rsidR="00451848" w:rsidRDefault="0045184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2"/>
  </w:num>
  <w:num w:numId="4">
    <w:abstractNumId w:val="1"/>
  </w:num>
  <w:num w:numId="5">
    <w:abstractNumId w:val="15"/>
  </w:num>
  <w:num w:numId="6">
    <w:abstractNumId w:val="0"/>
  </w:num>
  <w:num w:numId="7">
    <w:abstractNumId w:val="6"/>
  </w:num>
  <w:num w:numId="8">
    <w:abstractNumId w:val="18"/>
  </w:num>
  <w:num w:numId="9">
    <w:abstractNumId w:val="12"/>
  </w:num>
  <w:num w:numId="10">
    <w:abstractNumId w:val="16"/>
  </w:num>
  <w:num w:numId="11">
    <w:abstractNumId w:val="9"/>
  </w:num>
  <w:num w:numId="12">
    <w:abstractNumId w:val="3"/>
  </w:num>
  <w:num w:numId="13">
    <w:abstractNumId w:val="13"/>
  </w:num>
  <w:num w:numId="14">
    <w:abstractNumId w:val="7"/>
  </w:num>
  <w:num w:numId="15">
    <w:abstractNumId w:val="4"/>
  </w:num>
  <w:num w:numId="16">
    <w:abstractNumId w:val="14"/>
  </w:num>
  <w:num w:numId="17">
    <w:abstractNumId w:val="5"/>
  </w:num>
  <w:num w:numId="18">
    <w:abstractNumId w:val="10"/>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588B"/>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B1E"/>
    <w:rsid w:val="003A0C1E"/>
    <w:rsid w:val="003A696D"/>
    <w:rsid w:val="003B702D"/>
    <w:rsid w:val="003C0C66"/>
    <w:rsid w:val="003C3873"/>
    <w:rsid w:val="003C3C5A"/>
    <w:rsid w:val="003D4446"/>
    <w:rsid w:val="003E2347"/>
    <w:rsid w:val="003E2388"/>
    <w:rsid w:val="003E6BC9"/>
    <w:rsid w:val="00405B2C"/>
    <w:rsid w:val="00406363"/>
    <w:rsid w:val="0041250F"/>
    <w:rsid w:val="00421ECE"/>
    <w:rsid w:val="00425DF3"/>
    <w:rsid w:val="004451EC"/>
    <w:rsid w:val="00451848"/>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77FEC"/>
    <w:rsid w:val="00580D5B"/>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52331"/>
    <w:rsid w:val="0085272A"/>
    <w:rsid w:val="00855CF5"/>
    <w:rsid w:val="00856250"/>
    <w:rsid w:val="008567CB"/>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318DF"/>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13125"/>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F1F42"/>
    <w:rsid w:val="00DF4316"/>
    <w:rsid w:val="00E05506"/>
    <w:rsid w:val="00E1029A"/>
    <w:rsid w:val="00E14CBF"/>
    <w:rsid w:val="00E15B1F"/>
    <w:rsid w:val="00E1733A"/>
    <w:rsid w:val="00E301AF"/>
    <w:rsid w:val="00E36205"/>
    <w:rsid w:val="00E469D0"/>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D6886"/>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arxiv.org/abs/quant-ph/0002077v3" TargetMode="External"/><Relationship Id="rId39" Type="http://schemas.openxmlformats.org/officeDocument/2006/relationships/hyperlink" Target="http://pettagroup.princeton.edu/publications/2005/Science_309_2180_2005.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arxiv.org/find/cond-mat/1/au:+Gardner_G/0/1/0/all/0/1"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nfo.ee.surrey.ac.uk/Workshop/advice/coils/air_coils.html" TargetMode="External"/><Relationship Id="rId33" Type="http://schemas.openxmlformats.org/officeDocument/2006/relationships/hyperlink" Target="https://arxiv.org/find/cond-mat/1/au:+Fallahi_S/0/1/0/all/0/1" TargetMode="External"/><Relationship Id="rId38" Type="http://schemas.openxmlformats.org/officeDocument/2006/relationships/hyperlink" Target="https://arxiv.org/abs/1601.0667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Nissen_P/0/1/0/all/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hysics.udel.edu/~msafrono/650/Lecture19.pdf" TargetMode="External"/><Relationship Id="rId32" Type="http://schemas.openxmlformats.org/officeDocument/2006/relationships/hyperlink" Target="https://arxiv.org/find/cond-mat/1/au:+Rudner_M/0/1/0/all/0/1" TargetMode="External"/><Relationship Id="rId37" Type="http://schemas.openxmlformats.org/officeDocument/2006/relationships/hyperlink" Target="https://arxiv.org/find/cond-mat/1/au:+Kuemmeth_F/0/1/0/all/0/1" TargetMode="External"/><Relationship Id="rId40" Type="http://schemas.openxmlformats.org/officeDocument/2006/relationships/hyperlink" Target="https://arxiv.org/abs/1605.0759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rxiv.org/find/cond-mat/1/au:+Martins_F/0/1/0/all/0/1" TargetMode="External"/><Relationship Id="rId36" Type="http://schemas.openxmlformats.org/officeDocument/2006/relationships/hyperlink" Target="https://arxiv.org/find/cond-mat/1/au:+Marcus_C/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Cywinski_L/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image" Target="media/image14.tiff"/><Relationship Id="rId27" Type="http://schemas.openxmlformats.org/officeDocument/2006/relationships/hyperlink" Target="https://arxiv.org/find/cond-mat/1/au:+Malinowski_F/0/1/0/all/0/1" TargetMode="External"/><Relationship Id="rId30" Type="http://schemas.openxmlformats.org/officeDocument/2006/relationships/hyperlink" Target="https://arxiv.org/find/cond-mat/1/au:+Barnes_E/0/1/0/all/0/1" TargetMode="External"/><Relationship Id="rId35" Type="http://schemas.openxmlformats.org/officeDocument/2006/relationships/hyperlink" Target="https://arxiv.org/find/cond-mat/1/au:+Manfra_M/0/1/0/all/0/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40ABC-E819-4D7B-89E2-02B5CE1E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4707</TotalTime>
  <Pages>32</Pages>
  <Words>8610</Words>
  <Characters>49080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57575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82</cp:revision>
  <dcterms:created xsi:type="dcterms:W3CDTF">2016-08-21T10:24:00Z</dcterms:created>
  <dcterms:modified xsi:type="dcterms:W3CDTF">2016-08-24T16:51:00Z</dcterms:modified>
</cp:coreProperties>
</file>