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w:t>
      </w:r>
      <w:proofErr w:type="gramStart"/>
      <w:r>
        <w:t>speak</w:t>
      </w:r>
      <w:proofErr w:type="gramEnd"/>
      <w:r>
        <w:t xml:space="preserve"> about the three types </w:t>
      </w:r>
      <w:r w:rsidR="005C16AB">
        <w:t>of Si quantum dots</w:t>
      </w:r>
      <w:r w:rsidR="00483B72">
        <w:t xml:space="preserve"> </w:t>
      </w:r>
      <w:proofErr w:type="spellStart"/>
      <w:r w:rsidR="00483B72">
        <w:t>dzurak</w:t>
      </w:r>
      <w:proofErr w:type="spellEnd"/>
      <w:r w:rsidR="00483B72">
        <w:t>, Eriksson,</w:t>
      </w:r>
      <w:r w:rsidR="005C16AB">
        <w:t xml:space="preserve">, </w:t>
      </w:r>
      <w:proofErr w:type="spellStart"/>
      <w:r w:rsidR="005C16AB">
        <w:t>heterostructures</w:t>
      </w:r>
      <w:proofErr w:type="spellEnd"/>
      <w:r w:rsidR="005C16AB">
        <w:t>,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proofErr w:type="spellStart"/>
      <w:r w:rsidR="00FD7154" w:rsidRPr="00FD7154">
        <w:t>μs</w:t>
      </w:r>
      <w:proofErr w:type="spellEnd"/>
      <w:r w:rsidR="008B58B5">
        <w:t xml:space="preserve"> [2]</w:t>
      </w:r>
      <w:r w:rsidR="00207CC3">
        <w:t>.</w:t>
      </w:r>
      <w:r w:rsidR="00D11084">
        <w:t xml:space="preserve"> </w:t>
      </w:r>
    </w:p>
    <w:p w:rsidR="00F943B0" w:rsidRDefault="00D11084" w:rsidP="00F943B0">
      <w:r>
        <w:t xml:space="preserve">M. </w:t>
      </w:r>
      <w:proofErr w:type="spellStart"/>
      <w:r>
        <w:t>Veldhorst</w:t>
      </w:r>
      <w:proofErr w:type="spellEnd"/>
      <w:r>
        <w:t xml:space="preserve">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w:t>
      </w:r>
      <w:proofErr w:type="spellStart"/>
      <w:r>
        <w:t>SiGe</w:t>
      </w:r>
      <w:proofErr w:type="spellEnd"/>
      <w:r>
        <w:t xml:space="preserve"> </w:t>
      </w:r>
      <w:proofErr w:type="spellStart"/>
      <w:r>
        <w:t>heterostructure</w:t>
      </w:r>
      <w:proofErr w:type="spellEnd"/>
      <w:r>
        <w:t xml:space="preserv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w:t>
      </w:r>
      <w:proofErr w:type="spellStart"/>
      <w:r>
        <w:t>μs</w:t>
      </w:r>
      <w:proofErr w:type="spellEnd"/>
      <w:r>
        <w:t xml:space="preserve">.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proofErr w:type="spellStart"/>
      <w:r w:rsidRPr="00FD7154">
        <w:t>μs</w:t>
      </w:r>
      <w:proofErr w:type="spellEnd"/>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proofErr w:type="gramStart"/>
      <w:r w:rsidR="00FC5271" w:rsidRPr="00FC5271">
        <w:rPr>
          <w:i/>
        </w:rPr>
        <w:t>The</w:t>
      </w:r>
      <w:proofErr w:type="gramEnd"/>
      <w:r w:rsidR="00FC5271" w:rsidRPr="00FC5271">
        <w:rPr>
          <w:i/>
        </w:rPr>
        <w:t xml:space="preserv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 xml:space="preserve">The epitaxial growth of Ge on Si can lead to the formation of QDs and </w:t>
      </w:r>
      <w:proofErr w:type="spellStart"/>
      <w:r w:rsidR="001E79EC">
        <w:t>and</w:t>
      </w:r>
      <w:proofErr w:type="spellEnd"/>
      <w:r w:rsidR="001E79EC">
        <w:t xml:space="preserve"> hut wires (a special type of nanowires) due to the different lattice constant between them. Recent</w:t>
      </w:r>
      <w:r w:rsidR="00442A6C">
        <w:t>l</w:t>
      </w:r>
      <w:r w:rsidR="001E79EC">
        <w:t xml:space="preserve">y </w:t>
      </w:r>
      <w:proofErr w:type="spellStart"/>
      <w:r w:rsidR="001E79EC">
        <w:t>magnetotransport</w:t>
      </w:r>
      <w:proofErr w:type="spellEnd"/>
      <w:r w:rsidR="001E79EC">
        <w:t xml:space="preserve">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w:t>
      </w:r>
      <w:proofErr w:type="spellStart"/>
      <w:r w:rsidR="006C3B94">
        <w:t>SiGe</w:t>
      </w:r>
      <w:proofErr w:type="spellEnd"/>
      <w:r w:rsidR="006C3B94">
        <w:t xml:space="preserve"> nanowire</w:t>
      </w:r>
      <w:r w:rsidR="00C23830">
        <w:t xml:space="preserve"> contacted by palladium </w:t>
      </w:r>
      <w:proofErr w:type="spellStart"/>
      <w:r w:rsidR="00C23830">
        <w:t>Pd</w:t>
      </w:r>
      <w:proofErr w:type="spellEnd"/>
      <w:r w:rsidR="00C23830">
        <w:t xml:space="preserve">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Stability diagram of a </w:t>
      </w:r>
      <w:proofErr w:type="spellStart"/>
      <w:r>
        <w:t>SiGe</w:t>
      </w:r>
      <w:proofErr w:type="spellEnd"/>
      <w:r>
        <w:t xml:space="preserv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proofErr w:type="spellStart"/>
      <w:r w:rsidR="00012A85">
        <w:t>Tarucha</w:t>
      </w:r>
      <w:proofErr w:type="spellEnd"/>
      <w:r w:rsidR="00012A85">
        <w:t xml:space="preserve"> </w:t>
      </w:r>
      <w:proofErr w:type="gramStart"/>
      <w:r w:rsidR="00012A85">
        <w:t>laboratory  -</w:t>
      </w:r>
      <w:proofErr w:type="gramEnd"/>
      <w:r w:rsidR="00012A85">
        <w:t xml:space="preserve">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proofErr w:type="spellStart"/>
      <w:r>
        <w:t>Ohmic</w:t>
      </w:r>
      <w:proofErr w:type="spellEnd"/>
      <w:r>
        <w:t xml:space="preserve">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 xml:space="preserve">media with impedance </w:t>
      </w:r>
      <w:proofErr w:type="gramStart"/>
      <w:r>
        <w:t>Z</w:t>
      </w:r>
      <w:r>
        <w:rPr>
          <w:vertAlign w:val="subscript"/>
        </w:rPr>
        <w:t xml:space="preserve">0 </w:t>
      </w:r>
      <w:r>
        <w:t xml:space="preserve"> (</w:t>
      </w:r>
      <w:proofErr w:type="gramEnd"/>
      <w:r>
        <w:t xml:space="preserve">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r>
        <w:t>By p</w:t>
      </w:r>
      <w:r w:rsidR="00ED3D43">
        <w:t xml:space="preserve">utting </w:t>
      </w:r>
      <w:r>
        <w:t xml:space="preserve">a </w:t>
      </w:r>
      <w:r w:rsidR="00ED3D43">
        <w:t xml:space="preserve">resonant </w:t>
      </w:r>
      <w:r w:rsidR="00D47F9B">
        <w:t xml:space="preserve">circuit </w:t>
      </w:r>
      <w:r>
        <w:t xml:space="preserve">connected to a single hole </w:t>
      </w:r>
      <w:proofErr w:type="spellStart"/>
      <w:proofErr w:type="gramStart"/>
      <w:r>
        <w:t>transitor</w:t>
      </w:r>
      <w:proofErr w:type="spellEnd"/>
      <w:r>
        <w:t xml:space="preserve"> </w:t>
      </w:r>
      <w:r w:rsidR="00D47F9B">
        <w:t xml:space="preserve"> (</w:t>
      </w:r>
      <w:proofErr w:type="gramEnd"/>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Proper choosing means that the impedance of complete matching circuit on resonance is equal, or matches, characteristic impedance</w:t>
      </w:r>
      <w:r w:rsidR="00282A4F">
        <w:rPr>
          <w:rFonts w:eastAsiaTheme="minorEastAsia"/>
        </w:rPr>
        <w:t xml:space="preserve"> of the</w:t>
      </w:r>
      <w:r w:rsidR="009221DD">
        <w:rPr>
          <w:rFonts w:eastAsiaTheme="minorEastAsia"/>
        </w:rPr>
        <w:t xml:space="preserve"> coax line </w:t>
      </w:r>
      <w:r w:rsidR="009221DD">
        <w:t>Z</w:t>
      </w:r>
      <w:r w:rsidR="009221DD">
        <w:rPr>
          <w:vertAlign w:val="subscript"/>
        </w:rPr>
        <w:t>0</w:t>
      </w:r>
      <w:r w:rsidR="00282A4F">
        <w:rPr>
          <w:rFonts w:eastAsiaTheme="minorEastAsia"/>
        </w:rPr>
        <w:t xml:space="preserve">.  Thus if </w:t>
      </w:r>
      <w:r w:rsidR="00B9176C">
        <w:rPr>
          <w:rFonts w:eastAsiaTheme="minorEastAsia"/>
        </w:rPr>
        <w:t xml:space="preserve">a </w:t>
      </w:r>
      <w:r w:rsidR="00282A4F">
        <w:rPr>
          <w:rFonts w:eastAsiaTheme="minorEastAsia"/>
        </w:rPr>
        <w:t xml:space="preserve">hole tunnels </w:t>
      </w:r>
      <w:r w:rsidR="00D47F9B">
        <w:rPr>
          <w:rFonts w:eastAsiaTheme="minorEastAsia"/>
        </w:rPr>
        <w:t xml:space="preserve">-&gt; </w:t>
      </w:r>
      <w:r w:rsidR="00B9176C">
        <w:rPr>
          <w:rFonts w:eastAsiaTheme="minorEastAsia"/>
        </w:rPr>
        <w:t>the single hole transistor (SHT)</w:t>
      </w:r>
      <w:r w:rsidR="00D47F9B">
        <w:rPr>
          <w:rFonts w:eastAsiaTheme="minorEastAsia"/>
        </w:rPr>
        <w:t xml:space="preserve"> impedance changes -&gt; reflection coefficient 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D47F9B">
        <w:rPr>
          <w:rFonts w:eastAsiaTheme="minorEastAsia"/>
        </w:rPr>
        <w:t>reflection wave changes.</w:t>
      </w:r>
      <w:ins w:id="3"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D225E" w:rsidRPr="007E48A5" w:rsidRDefault="00626F0C" w:rsidP="009D17AE">
      <w:pPr>
        <w:rPr>
          <w:b/>
        </w:rPr>
      </w:pPr>
      <w:r w:rsidRPr="00605679">
        <w:rPr>
          <w:b/>
        </w:rPr>
        <w:t>Since the charge transport</w:t>
      </w:r>
      <w:r w:rsidR="0005550C">
        <w:rPr>
          <w:b/>
        </w:rPr>
        <w:t xml:space="preserve"> through the qubit,</w:t>
      </w:r>
      <w:r w:rsidR="0005550C">
        <w:rPr>
          <w:b/>
        </w:rPr>
        <w:t xml:space="preserve"> in majority of our experiments is not allowed</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r w:rsidR="00DF4316">
        <w:rPr>
          <w:b/>
        </w:rPr>
        <w:t xml:space="preserve">applicable since no current is flowing. </w:t>
      </w:r>
      <w:r w:rsidR="00605679">
        <w:rPr>
          <w:b/>
        </w:rPr>
        <w:t xml:space="preserve">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r>
        <w:t xml:space="preserve">A usual </w:t>
      </w:r>
      <w:r w:rsidR="0079533E">
        <w:t>solution to this problem is t</w:t>
      </w:r>
      <w:r w:rsidR="00BE1763">
        <w:t xml:space="preserve">o place </w:t>
      </w:r>
      <w:r w:rsidR="0005550C">
        <w:t xml:space="preserve">next to a measured </w:t>
      </w:r>
      <w:r w:rsidR="0005550C">
        <w:t>qubit</w:t>
      </w:r>
      <w:r w:rsidR="0005550C">
        <w:t xml:space="preserve"> an </w:t>
      </w:r>
      <w:r w:rsidR="00BE1763">
        <w:t>additional, separated quantum dot</w:t>
      </w:r>
      <w:r w:rsidR="004D4908">
        <w:t xml:space="preserve"> in </w:t>
      </w:r>
      <w:r>
        <w:t xml:space="preserve">the </w:t>
      </w:r>
      <w:r w:rsidR="004D4908">
        <w:t xml:space="preserve">form of </w:t>
      </w:r>
      <w:r>
        <w:t xml:space="preserve">a </w:t>
      </w:r>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510727" w:rsidRDefault="00DF4316" w:rsidP="00512FD8">
      <w:pPr>
        <w:rPr>
          <w:b/>
        </w:rPr>
      </w:pPr>
      <w:r>
        <w:rPr>
          <w:b/>
        </w:rPr>
        <w:t>However, c</w:t>
      </w:r>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w:t>
      </w:r>
      <w:r w:rsidR="0005550C">
        <w:rPr>
          <w:b/>
        </w:rPr>
        <w:t xml:space="preserve">an </w:t>
      </w:r>
      <w:r w:rsidR="00E14CBF" w:rsidRPr="00512FD8">
        <w:rPr>
          <w:b/>
        </w:rPr>
        <w:t>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w:t>
      </w:r>
      <w:r w:rsidR="0005550C">
        <w:rPr>
          <w:b/>
        </w:rPr>
        <w:t xml:space="preserve">qubit </w:t>
      </w:r>
      <w:r w:rsidR="007E48A5" w:rsidRPr="00512FD8">
        <w:rPr>
          <w:b/>
        </w:rPr>
        <w:t>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DD253D">
        <w:rPr>
          <w:b/>
        </w:rPr>
        <w:t xml:space="preserve">the </w:t>
      </w:r>
      <w:proofErr w:type="spellStart"/>
      <w:r w:rsidR="00DD253D">
        <w:rPr>
          <w:b/>
        </w:rPr>
        <w:t>realizatioin</w:t>
      </w:r>
      <w:proofErr w:type="spellEnd"/>
      <w:r w:rsidR="00DD253D">
        <w:rPr>
          <w:b/>
        </w:rPr>
        <w:t xml:space="preserve">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 xml:space="preserve">scaled up to achieve </w:t>
      </w:r>
      <w:r w:rsidR="00DD253D">
        <w:rPr>
          <w:b/>
        </w:rPr>
        <w:t xml:space="preserve">a large </w:t>
      </w:r>
      <w:r w:rsidR="0007448F" w:rsidRPr="00512FD8">
        <w:rPr>
          <w:b/>
        </w:rPr>
        <w:t xml:space="preserve">enough number </w:t>
      </w:r>
      <w:r w:rsidR="00DD253D">
        <w:rPr>
          <w:b/>
        </w:rPr>
        <w:t xml:space="preserve">as </w:t>
      </w:r>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DD253D">
        <w:rPr>
          <w:b/>
        </w:rPr>
        <w:t xml:space="preserve">a </w:t>
      </w:r>
      <w:r w:rsidR="007E48A5" w:rsidRPr="00512FD8">
        <w:rPr>
          <w:b/>
        </w:rPr>
        <w:t>charge sensor, thus</w:t>
      </w:r>
      <w:r w:rsidR="0007448F" w:rsidRPr="00512FD8">
        <w:rPr>
          <w:b/>
        </w:rPr>
        <w:t xml:space="preserve"> has a big potential to address </w:t>
      </w:r>
      <w:r w:rsidR="00DD253D">
        <w:rPr>
          <w:b/>
        </w:rPr>
        <w:t xml:space="preserve">the </w:t>
      </w:r>
      <w:r w:rsidR="0007448F" w:rsidRPr="00512FD8">
        <w:rPr>
          <w:b/>
        </w:rPr>
        <w:t xml:space="preserve">scalability problem. </w:t>
      </w:r>
    </w:p>
    <w:p w:rsidR="00892536" w:rsidRDefault="00510727" w:rsidP="00512FD8">
      <w:r w:rsidRPr="00510727">
        <w:lastRenderedPageBreak/>
        <w:t>Using in-situ</w:t>
      </w:r>
      <w:r>
        <w:t xml:space="preserve"> gate electrodes already defined for tuning double quantum dot in GaAs/</w:t>
      </w:r>
      <w:proofErr w:type="spellStart"/>
      <w:r>
        <w:t>AlGaAs</w:t>
      </w:r>
      <w:proofErr w:type="spellEnd"/>
      <w:r>
        <w:t xml:space="preserve"> </w:t>
      </w:r>
      <w:proofErr w:type="spellStart"/>
      <w:r>
        <w:t>heterostrucure</w:t>
      </w:r>
      <w:proofErr w:type="spellEnd"/>
      <w:r>
        <w:t xml:space="preserve"> connected to the</w:t>
      </w:r>
      <w:r w:rsidR="00892536">
        <w:t xml:space="preserve"> lumped element resonator as a gate reflectometry circuit</w:t>
      </w:r>
      <w:r>
        <w:t xml:space="preserve">, </w:t>
      </w:r>
      <w:r>
        <w:t xml:space="preserve">J. I. </w:t>
      </w:r>
      <w:proofErr w:type="spellStart"/>
      <w:r>
        <w:t>Colless</w:t>
      </w:r>
      <w:proofErr w:type="spellEnd"/>
      <w:r>
        <w:t xml:space="preserve"> et al. from D. J. Reilly group</w:t>
      </w:r>
      <w:r w:rsidR="00892536">
        <w:t>,</w:t>
      </w:r>
      <w:r>
        <w:t xml:space="preserve"> achieved </w:t>
      </w:r>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t xml:space="preserve">Last year, </w:t>
      </w:r>
      <w:r w:rsidR="00A11815">
        <w:t xml:space="preserve">M.F. Gonzalez – </w:t>
      </w:r>
      <w:proofErr w:type="spellStart"/>
      <w:r w:rsidR="00A11815">
        <w:t>Zalba</w:t>
      </w:r>
      <w:proofErr w:type="spellEnd"/>
      <w:r w:rsidR="00A11815">
        <w:t xml:space="preserve"> et al. reported </w:t>
      </w:r>
      <w:r>
        <w:t xml:space="preserve">a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w:t>
      </w:r>
      <w:bookmarkStart w:id="4" w:name="_GoBack"/>
      <w:bookmarkEnd w:id="4"/>
      <w:r w:rsidR="0038243A">
        <w:t>milar</w:t>
      </w:r>
      <w:r w:rsidR="009A4E1A">
        <w:t xml:space="preserve"> gate reflectometry</w:t>
      </w:r>
      <w:r w:rsidR="0038243A">
        <w:t xml:space="preserve"> approach</w:t>
      </w:r>
      <w:r w:rsidR="009A4E1A">
        <w:t xml:space="preserve"> </w:t>
      </w:r>
      <w:r>
        <w:t xml:space="preserve">for </w:t>
      </w:r>
      <w:r w:rsidR="0038243A">
        <w:t>silicon nanowire based double quantum dot</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proofErr w:type="spellStart"/>
      <w:r>
        <w:t>ohmic</w:t>
      </w:r>
      <w:proofErr w:type="spellEnd"/>
      <w:r>
        <w:t xml:space="preserve">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5"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6" w:author="Georgios KATSAROS" w:date="2016-08-20T15:59:00Z"/>
        </w:rPr>
      </w:pPr>
    </w:p>
    <w:p w:rsidR="00F95CE3" w:rsidDel="00DD253D" w:rsidRDefault="00F95CE3" w:rsidP="00DD74DE">
      <w:pPr>
        <w:rPr>
          <w:del w:id="7" w:author="Georgios KATSAROS" w:date="2016-08-20T15:59:00Z"/>
        </w:rPr>
      </w:pPr>
    </w:p>
    <w:p w:rsidR="00F95CE3" w:rsidRDefault="00EC4B67" w:rsidP="00776062">
      <w:pPr>
        <w:pStyle w:val="Heading3"/>
      </w:pPr>
      <w:r>
        <w:t>Proposal objectives</w:t>
      </w:r>
      <w:r w:rsidR="00F95CE3">
        <w:t>:</w:t>
      </w:r>
    </w:p>
    <w:p w:rsidR="00F95CE3" w:rsidRDefault="0009103D" w:rsidP="00F95CE3">
      <w:ins w:id="8" w:author="Georgios KATSAROS" w:date="2016-08-20T16:06:00Z">
        <w:r>
          <w:t xml:space="preserve">The </w:t>
        </w:r>
      </w:ins>
      <w:del w:id="9" w:author="Georgios KATSAROS" w:date="2016-08-20T16:06:00Z">
        <w:r w:rsidR="00F95CE3" w:rsidDel="0009103D">
          <w:delText>O</w:delText>
        </w:r>
      </w:del>
      <w:ins w:id="10" w:author="Georgios KATSAROS" w:date="2016-08-20T16:06:00Z">
        <w:r>
          <w:t>o</w:t>
        </w:r>
      </w:ins>
      <w:r w:rsidR="00F95CE3">
        <w:t xml:space="preserve">bjectives of this proposal are to design </w:t>
      </w:r>
      <w:ins w:id="11" w:author="Georgios KATSAROS" w:date="2016-08-20T16:06:00Z">
        <w:r>
          <w:t xml:space="preserve">a </w:t>
        </w:r>
      </w:ins>
      <w:r w:rsidR="00F95CE3" w:rsidRPr="00F95CE3">
        <w:rPr>
          <w:b/>
        </w:rPr>
        <w:t>fast gate reflectometry</w:t>
      </w:r>
      <w:r w:rsidR="00F95CE3">
        <w:t xml:space="preserve"> </w:t>
      </w:r>
      <w:ins w:id="12" w:author="Georgios KATSAROS" w:date="2016-08-20T16:06:00Z">
        <w:r>
          <w:t xml:space="preserve">system which will </w:t>
        </w:r>
      </w:ins>
      <w:ins w:id="13" w:author="Georgios KATSAROS" w:date="2016-08-20T16:08:00Z">
        <w:r w:rsidR="00FD4915">
          <w:t xml:space="preserve">be used in order to study the LD qubit created in </w:t>
        </w:r>
        <w:proofErr w:type="gramStart"/>
        <w:r w:rsidR="00FD4915">
          <w:t>a</w:t>
        </w:r>
        <w:proofErr w:type="gramEnd"/>
        <w:r w:rsidR="00FD4915">
          <w:t xml:space="preserve"> </w:t>
        </w:r>
      </w:ins>
      <w:del w:id="14"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proofErr w:type="spellStart"/>
      <w:r w:rsidR="00F95CE3">
        <w:t>a</w:t>
      </w:r>
      <w:proofErr w:type="spellEnd"/>
      <w:r w:rsidR="00F95CE3">
        <w:t xml:space="preserve"> germanium based, </w:t>
      </w:r>
      <w:del w:id="15"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16" w:author="Georgios KATSAROS" w:date="2016-08-20T16:11:00Z"/>
        </w:rPr>
      </w:pPr>
      <w:r>
        <w:t xml:space="preserve">For </w:t>
      </w:r>
      <w:ins w:id="17" w:author="Georgios KATSAROS" w:date="2016-08-20T16:08:00Z">
        <w:r w:rsidR="00FD4915">
          <w:t xml:space="preserve">the </w:t>
        </w:r>
      </w:ins>
      <w:r>
        <w:t xml:space="preserve">gate reflectometry, </w:t>
      </w:r>
      <w:ins w:id="18" w:author="Georgios KATSAROS" w:date="2016-08-20T16:08:00Z">
        <w:r w:rsidR="00FD4915">
          <w:t xml:space="preserve">the </w:t>
        </w:r>
      </w:ins>
      <w:r>
        <w:t xml:space="preserve">goal </w:t>
      </w:r>
      <w:del w:id="19" w:author="Georgios KATSAROS" w:date="2016-08-20T16:08:00Z">
        <w:r w:rsidDel="00FD4915">
          <w:delText>would</w:delText>
        </w:r>
      </w:del>
      <w:ins w:id="20" w:author="Georgios KATSAROS" w:date="2016-08-20T16:08:00Z">
        <w:r w:rsidR="00FD4915">
          <w:t>is</w:t>
        </w:r>
      </w:ins>
      <w:r>
        <w:t xml:space="preserve"> </w:t>
      </w:r>
      <w:del w:id="21" w:author="Georgios KATSAROS" w:date="2016-08-20T16:09:00Z">
        <w:r w:rsidDel="00FD4915">
          <w:delText xml:space="preserve">be </w:delText>
        </w:r>
      </w:del>
      <w:r>
        <w:t xml:space="preserve">to achieve </w:t>
      </w:r>
      <w:ins w:id="22" w:author="Georgios KATSAROS" w:date="2016-08-20T16:09:00Z">
        <w:r w:rsidR="00FD4915">
          <w:t xml:space="preserve">a </w:t>
        </w:r>
      </w:ins>
      <w:r>
        <w:t xml:space="preserve">charge sensitivity comparable or even faster than </w:t>
      </w:r>
      <w:ins w:id="23" w:author="Georgios KATSAROS" w:date="2016-08-20T16:09:00Z">
        <w:r w:rsidR="00FD4915">
          <w:t xml:space="preserve">that </w:t>
        </w:r>
      </w:ins>
      <w:r>
        <w:t>reported in [12]</w:t>
      </w:r>
      <w:ins w:id="24" w:author="Georgios KATSAROS" w:date="2016-08-20T16:09:00Z">
        <w:r w:rsidR="00FD4915">
          <w:t xml:space="preserve">. Such </w:t>
        </w:r>
      </w:ins>
      <w:del w:id="25" w:author="Georgios KATSAROS" w:date="2016-08-20T16:09:00Z">
        <w:r w:rsidDel="00FD4915">
          <w:delText xml:space="preserve">, which </w:delText>
        </w:r>
      </w:del>
      <w:r>
        <w:t xml:space="preserve">would </w:t>
      </w:r>
      <w:ins w:id="26" w:author="Georgios KATSAROS" w:date="2016-08-20T16:10:00Z">
        <w:r w:rsidR="00FD4915">
          <w:t xml:space="preserve">allow us to have a high bandwidth system </w:t>
        </w:r>
      </w:ins>
      <w:ins w:id="27" w:author="Georgios KATSAROS" w:date="2016-08-20T16:11:00Z">
        <w:r w:rsidR="00FD4915">
          <w:t>necessary</w:t>
        </w:r>
      </w:ins>
      <w:ins w:id="28" w:author="Georgios KATSAROS" w:date="2016-08-20T16:10:00Z">
        <w:r w:rsidR="00FD4915">
          <w:t xml:space="preserve"> </w:t>
        </w:r>
      </w:ins>
      <w:ins w:id="29" w:author="Georgios KATSAROS" w:date="2016-08-20T16:11:00Z">
        <w:r w:rsidR="00FD4915">
          <w:t xml:space="preserve">for the qubit read out (do you wanted to say </w:t>
        </w:r>
        <w:proofErr w:type="spellStart"/>
        <w:r w:rsidR="00FD4915">
          <w:t>sth</w:t>
        </w:r>
        <w:proofErr w:type="spellEnd"/>
        <w:r w:rsidR="00FD4915">
          <w:t xml:space="preserve"> different?) </w:t>
        </w:r>
      </w:ins>
      <w:del w:id="30" w:author="Georgios KATSAROS" w:date="2016-08-20T16:11:00Z">
        <w:r w:rsidDel="00FD4915">
          <w:delText>enable</w:delText>
        </w:r>
      </w:del>
      <w:del w:id="31" w:author="Georgios KATSAROS" w:date="2016-08-20T16:09:00Z">
        <w:r w:rsidDel="00FD4915">
          <w:delText xml:space="preserve"> </w:delText>
        </w:r>
      </w:del>
      <w:del w:id="32" w:author="Georgios KATSAROS" w:date="2016-08-20T16:11:00Z">
        <w:r w:rsidDel="00FD4915">
          <w:delText>obtain</w:delText>
        </w:r>
      </w:del>
      <w:del w:id="33" w:author="Georgios KATSAROS" w:date="2016-08-20T16:10:00Z">
        <w:r w:rsidDel="00FD4915">
          <w:delText>ing</w:delText>
        </w:r>
      </w:del>
      <w:del w:id="34"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35" w:author="Georgios KATSAROS" w:date="2016-08-20T16:11:00Z">
        <w:r w:rsidR="00FD4915">
          <w:t xml:space="preserve">the gate reflectometry set up will have been set up the focus will go to the realization of the LD </w:t>
        </w:r>
        <w:proofErr w:type="gramStart"/>
        <w:r w:rsidR="00FD4915">
          <w:t>hole</w:t>
        </w:r>
        <w:proofErr w:type="gramEnd"/>
        <w:r w:rsidR="00FD4915">
          <w:t xml:space="preserve"> qubit in a DQD structure. </w:t>
        </w:r>
      </w:ins>
      <w:ins w:id="36" w:author="Georgios KATSAROS" w:date="2016-08-20T16:12:00Z">
        <w:r w:rsidR="00FD4915">
          <w:t xml:space="preserve">The first measurements to be performed are the ones for determining </w:t>
        </w:r>
      </w:ins>
      <w:del w:id="37"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38" w:author="Georgios KATSAROS" w:date="2016-08-20T16:13:00Z">
        <w:r w:rsidR="00FD4915">
          <w:t xml:space="preserve">the spin </w:t>
        </w:r>
      </w:ins>
      <w:r>
        <w:t xml:space="preserve">relaxation time </w:t>
      </w:r>
      <w:del w:id="39" w:author="Georgios KATSAROS" w:date="2016-08-20T16:13:00Z">
        <w:r w:rsidDel="00FD4915">
          <w:delText xml:space="preserve">measurement </w:delText>
        </w:r>
      </w:del>
      <w:r>
        <w:t>T</w:t>
      </w:r>
      <w:r>
        <w:rPr>
          <w:vertAlign w:val="subscript"/>
        </w:rPr>
        <w:t>1</w:t>
      </w:r>
      <w:r w:rsidR="00873914">
        <w:t xml:space="preserve">. </w:t>
      </w:r>
      <w:del w:id="40"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proofErr w:type="gramStart"/>
      <w:r w:rsidR="00873914">
        <w:t>the</w:t>
      </w:r>
      <w:proofErr w:type="gramEnd"/>
      <w:r w:rsidR="00873914">
        <w:t xml:space="preserve"> time during which </w:t>
      </w:r>
      <w:del w:id="41" w:author="Georgios KATSAROS" w:date="2016-08-20T16:13:00Z">
        <w:r w:rsidR="00873914" w:rsidDel="00FD4915">
          <w:delText xml:space="preserve">charge particle </w:delText>
        </w:r>
      </w:del>
      <w:ins w:id="42" w:author="Georgios KATSAROS" w:date="2016-08-20T16:13:00Z">
        <w:r w:rsidR="00FD4915">
          <w:t xml:space="preserve">the </w:t>
        </w:r>
      </w:ins>
      <w:r w:rsidR="00873914">
        <w:t xml:space="preserve">spin stays in </w:t>
      </w:r>
      <w:ins w:id="43" w:author="Georgios KATSAROS" w:date="2016-08-20T16:13:00Z">
        <w:r w:rsidR="00FD4915">
          <w:t>the excited state before relaxing to the ground state.</w:t>
        </w:r>
      </w:ins>
      <w:del w:id="44" w:author="Georgios KATSAROS" w:date="2016-08-20T16:14:00Z">
        <w:r w:rsidR="00873914" w:rsidDel="00FD4915">
          <w:delText>the prepared state.</w:delText>
        </w:r>
      </w:del>
      <w:r w:rsidR="00873914">
        <w:t xml:space="preserve"> </w:t>
      </w:r>
      <w:r w:rsidR="001A3413">
        <w:t xml:space="preserve"> </w:t>
      </w:r>
      <w:ins w:id="45" w:author="Georgios KATSAROS" w:date="2016-08-20T16:14:00Z">
        <w:r w:rsidR="00FD4915">
          <w:t xml:space="preserve">Subsequently experiments in order to investigate the coherence time of the qubit are going to be performed. More concretely, </w:t>
        </w:r>
      </w:ins>
      <w:del w:id="46" w:author="Georgios KATSAROS" w:date="2016-08-20T16:14:00Z">
        <w:r w:rsidR="001A3413" w:rsidDel="00FD4915">
          <w:delText>S</w:delText>
        </w:r>
      </w:del>
      <w:ins w:id="47" w:author="Georgios KATSAROS" w:date="2016-08-20T16:14:00Z">
        <w:r w:rsidR="00FD4915">
          <w:t>s</w:t>
        </w:r>
      </w:ins>
      <w:r w:rsidR="001A3413">
        <w:t xml:space="preserve">pin manipulation experiments </w:t>
      </w:r>
      <w:del w:id="48" w:author="Georgios KATSAROS" w:date="2016-08-20T16:14:00Z">
        <w:r w:rsidR="001A3413" w:rsidDel="00FD4915">
          <w:delText xml:space="preserve">like </w:delText>
        </w:r>
      </w:del>
      <w:ins w:id="49" w:author="Georgios KATSAROS" w:date="2016-08-20T16:14:00Z">
        <w:r w:rsidR="00FD4915">
          <w:t xml:space="preserve">for </w:t>
        </w:r>
      </w:ins>
      <w:r w:rsidR="001A3413">
        <w:t xml:space="preserve">measuring </w:t>
      </w:r>
      <w:ins w:id="50" w:author="Georgios KATSAROS" w:date="2016-08-20T16:14:00Z">
        <w:r w:rsidR="00FD4915">
          <w:t xml:space="preserve">the </w:t>
        </w:r>
      </w:ins>
      <w:r w:rsidR="006E5852">
        <w:t>spin dephasing time T</w:t>
      </w:r>
      <w:r w:rsidR="006E5852">
        <w:rPr>
          <w:vertAlign w:val="subscript"/>
        </w:rPr>
        <w:t>2</w:t>
      </w:r>
      <w:r w:rsidR="006E5852">
        <w:t xml:space="preserve">*, </w:t>
      </w:r>
      <w:ins w:id="51"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2" w:author="Georgios KATSAROS" w:date="2016-08-20T16:15:00Z">
        <w:r w:rsidR="00FD4915">
          <w:t xml:space="preserve">and the </w:t>
        </w:r>
      </w:ins>
      <w:r w:rsidR="00141D13">
        <w:t xml:space="preserve">spin coherence time using </w:t>
      </w:r>
      <w:ins w:id="53"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lastRenderedPageBreak/>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4" w:author="Georgios KATSAROS" w:date="2016-08-20T16:21:00Z"/>
        </w:rPr>
      </w:pPr>
      <w:r>
        <w:t xml:space="preserve">One of the key measurement requirements is to lower </w:t>
      </w:r>
      <w:del w:id="55" w:author="Georgios KATSAROS" w:date="2016-08-20T16:20:00Z">
        <w:r w:rsidDel="005A7B36">
          <w:delText>charge particles</w:delText>
        </w:r>
      </w:del>
      <w:ins w:id="56"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7"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2814DB" w:rsidRDefault="005A7B36" w:rsidP="002814DB">
      <w:ins w:id="58" w:author="Georgios KATSAROS" w:date="2016-08-20T16:21:00Z">
        <w:r>
          <w:t xml:space="preserve">Why don’t you start with </w:t>
        </w:r>
        <w:proofErr w:type="spellStart"/>
        <w:r>
          <w:t>sth</w:t>
        </w:r>
        <w:proofErr w:type="spellEnd"/>
        <w:r>
          <w:t xml:space="preserve"> </w:t>
        </w:r>
        <w:proofErr w:type="gramStart"/>
        <w:r>
          <w:t>like.</w:t>
        </w:r>
        <w:proofErr w:type="gramEnd"/>
        <w:r>
          <w:t xml:space="preserve"> In order to tune the gate reflectometry system measurements will be initially performed at 4k.</w:t>
        </w:r>
      </w:ins>
      <w:ins w:id="59" w:author="Georgios KATSAROS" w:date="2016-08-20T16:22:00Z">
        <w:r>
          <w:t xml:space="preserve"> Such temperatures are needed for…. During the first year of my PhD I have already prepared a 4K dip stick for such </w:t>
        </w:r>
        <w:del w:id="60" w:author="Josip KUKUCKA" w:date="2016-08-20T22:28:00Z">
          <w:r w:rsidDel="00B35266">
            <w:delText xml:space="preserve">gate </w:delText>
          </w:r>
        </w:del>
        <w:r>
          <w:t>reflectometry measurements (then you can describe the stick).</w:t>
        </w:r>
      </w:ins>
      <w:ins w:id="61"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62" w:author="Georgios KATSAROS" w:date="2016-08-20T16:24:00Z">
        <w:r>
          <w:t xml:space="preserve"> </w:t>
        </w:r>
      </w:ins>
      <w:r w:rsidR="00EF74E8">
        <w:t xml:space="preserve">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w:t>
      </w:r>
      <w:ins w:id="63" w:author="Georgios KATSAROS" w:date="2016-08-20T16:24:00Z">
        <w:r w:rsidR="005A7B36">
          <w:t xml:space="preserve">The </w:t>
        </w:r>
      </w:ins>
      <w:del w:id="64" w:author="Georgios KATSAROS" w:date="2016-08-20T16:24:00Z">
        <w:r w:rsidR="00EF74E8" w:rsidDel="005A7B36">
          <w:delText>S</w:delText>
        </w:r>
      </w:del>
      <w:ins w:id="65" w:author="Georgios KATSAROS" w:date="2016-08-20T16:24:00Z">
        <w:r w:rsidR="005A7B36">
          <w:t>s</w:t>
        </w:r>
      </w:ins>
      <w:r w:rsidR="00EF74E8">
        <w:t xml:space="preserve">ample </w:t>
      </w:r>
      <w:ins w:id="66" w:author="Georgios KATSAROS" w:date="2016-08-20T16:24:00Z">
        <w:r w:rsidR="005A7B36">
          <w:t xml:space="preserve">can be </w:t>
        </w:r>
      </w:ins>
      <w:del w:id="67"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68"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69"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70" w:author="Georgios KATSAROS" w:date="2016-08-20T16:25:00Z">
        <w:r w:rsidR="001302F9" w:rsidDel="005A7B36">
          <w:delText>on PCB</w:delText>
        </w:r>
      </w:del>
      <w:proofErr w:type="spellStart"/>
      <w:ins w:id="71" w:author="Georgios KATSAROS" w:date="2016-08-20T16:25:00Z">
        <w:r w:rsidR="005A7B36">
          <w:t>sourface</w:t>
        </w:r>
        <w:proofErr w:type="spellEnd"/>
        <w:r w:rsidR="005A7B36">
          <w:t xml:space="preserv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72" w:author="Georgios KATSAROS" w:date="2016-08-20T16:25:00Z">
        <w:r w:rsidR="005A7B36">
          <w:t xml:space="preserve">a typically </w:t>
        </w:r>
      </w:ins>
      <w:r w:rsidR="001302F9">
        <w:t>5x5 mm</w:t>
      </w:r>
      <w:del w:id="73"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lastRenderedPageBreak/>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74" w:author="Georgios KATSAROS" w:date="2016-08-20T16:26:00Z">
        <w:r w:rsidR="005A7B36">
          <w:t xml:space="preserve">The top figure show the upper view of the PCB board while the lower figure focuses on the back side. </w:t>
        </w:r>
      </w:ins>
      <w:del w:id="75"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lastRenderedPageBreak/>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ins w:id="76"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77" w:author="Georgios KATSAROS" w:date="2016-08-20T16:27:00Z">
        <w:r w:rsidR="00AF0DE8">
          <w:t xml:space="preserve">The </w:t>
        </w:r>
      </w:ins>
      <w:del w:id="78" w:author="Georgios KATSAROS" w:date="2016-08-20T16:27:00Z">
        <w:r w:rsidR="005028B0" w:rsidDel="00AF0DE8">
          <w:delText>R</w:delText>
        </w:r>
      </w:del>
      <w:ins w:id="79" w:author="Georgios KATSAROS" w:date="2016-08-20T16:27:00Z">
        <w:r w:rsidR="00AF0DE8">
          <w:t>r</w:t>
        </w:r>
      </w:ins>
      <w:r w:rsidR="005028B0">
        <w:t xml:space="preserve">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BA3315">
        <w:t>amplifiers</w:t>
      </w:r>
      <w:proofErr w:type="gramEnd"/>
      <w:r w:rsidR="00BA3315">
        <w:t xml:space="preserve"> (Figure 5, right) to make </w:t>
      </w:r>
      <w:ins w:id="80" w:author="Georgios KATSAROS" w:date="2016-08-20T16:27:00Z">
        <w:r w:rsidR="00AF0DE8">
          <w:t xml:space="preserve">the </w:t>
        </w:r>
      </w:ins>
      <w:r w:rsidR="00BA3315">
        <w:t>SNR immune to the next room temperature stages</w:t>
      </w:r>
      <w:ins w:id="81" w:author="Georgios KATSAROS" w:date="2016-08-20T16:28:00Z">
        <w:r w:rsidR="00AF0DE8">
          <w:t xml:space="preserve"> (</w:t>
        </w:r>
        <w:del w:id="82" w:author="Josip KUKUCKA" w:date="2016-08-20T22:36:00Z">
          <w:r w:rsidR="00AF0DE8" w:rsidDel="00B35266">
            <w:delText>what exactly do you want to say?</w:delText>
          </w:r>
        </w:del>
      </w:ins>
      <w:ins w:id="83" w:author="Josip KUKUCKA" w:date="2016-08-20T22:36:00Z">
        <w:r w:rsidR="00B35266">
          <w:t>explain a bit more</w:t>
        </w:r>
      </w:ins>
      <w:ins w:id="84" w:author="Georgios KATSAROS" w:date="2016-08-20T16:28:00Z">
        <w:r w:rsidR="00AF0DE8">
          <w:t>)</w:t>
        </w:r>
      </w:ins>
      <w:r w:rsidR="005028B0">
        <w:t>.</w:t>
      </w:r>
      <w:r w:rsidR="00CD5415">
        <w:t xml:space="preserve"> </w:t>
      </w:r>
      <w:ins w:id="85" w:author="Georgios KATSAROS" w:date="2016-08-20T16:28:00Z">
        <w:r w:rsidR="00AF0DE8">
          <w:t xml:space="preserve">The </w:t>
        </w:r>
      </w:ins>
      <w:del w:id="86" w:author="Georgios KATSAROS" w:date="2016-08-20T16:28:00Z">
        <w:r w:rsidR="00CD5415" w:rsidDel="00AF0DE8">
          <w:delText>A</w:delText>
        </w:r>
      </w:del>
      <w:ins w:id="87"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88" w:author="Georgios KATSAROS" w:date="2016-08-20T16:28:00Z">
        <w:r w:rsidR="00AF0DE8">
          <w:t xml:space="preserve">The </w:t>
        </w:r>
      </w:ins>
      <w:del w:id="89" w:author="Georgios KATSAROS" w:date="2016-08-20T16:28:00Z">
        <w:r w:rsidR="00BA3315" w:rsidDel="00AF0DE8">
          <w:delText>E</w:delText>
        </w:r>
      </w:del>
      <w:ins w:id="90" w:author="Georgios KATSAROS" w:date="2016-08-20T16:28:00Z">
        <w:r w:rsidR="00AF0DE8">
          <w:t>e</w:t>
        </w:r>
      </w:ins>
      <w:r w:rsidR="00BA3315">
        <w:t>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ins w:id="91" w:author="Georgios KATSAROS" w:date="2016-08-20T16:28:00Z">
        <w:r w:rsidR="00AF0DE8">
          <w:t xml:space="preserve">The used </w:t>
        </w:r>
      </w:ins>
      <w:del w:id="92" w:author="Georgios KATSAROS" w:date="2016-08-20T16:28:00Z">
        <w:r w:rsidR="00671BA0" w:rsidDel="00AF0DE8">
          <w:delText>R</w:delText>
        </w:r>
      </w:del>
      <w:ins w:id="93" w:author="Georgios KATSAROS" w:date="2016-08-20T16:28:00Z">
        <w:r w:rsidR="00AF0DE8">
          <w:t>r</w:t>
        </w:r>
      </w:ins>
      <w:r w:rsidR="00671BA0">
        <w:t xml:space="preserve">esonator circuit </w:t>
      </w:r>
      <w:del w:id="94" w:author="Georgios KATSAROS" w:date="2016-08-20T16:28:00Z">
        <w:r w:rsidR="00671BA0" w:rsidDel="00AF0DE8">
          <w:delText>was</w:delText>
        </w:r>
        <w:r w:rsidDel="00AF0DE8">
          <w:delText xml:space="preserve"> </w:delText>
        </w:r>
      </w:del>
      <w:r>
        <w:t xml:space="preserve">consisted of </w:t>
      </w:r>
      <w:ins w:id="95" w:author="Georgios KATSAROS" w:date="2016-08-20T16:28:00Z">
        <w:r w:rsidR="00AF0DE8">
          <w:t xml:space="preserve">a </w:t>
        </w:r>
      </w:ins>
      <w:r>
        <w:t>matching circuit</w:t>
      </w:r>
      <w:r w:rsidR="00671BA0">
        <w:t xml:space="preserve"> (Figure 4)</w:t>
      </w:r>
      <w:r>
        <w:t xml:space="preserve"> and </w:t>
      </w:r>
      <w:ins w:id="96"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97"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98" w:author="Georgios KATSAROS" w:date="2016-08-20T16:29:00Z">
        <w:r w:rsidR="00AF0DE8">
          <w:t xml:space="preserve">Finally there exists always a </w:t>
        </w:r>
      </w:ins>
      <w:del w:id="99" w:author="Georgios KATSAROS" w:date="2016-08-20T16:29:00Z">
        <w:r w:rsidR="00671BA0" w:rsidDel="00AF0DE8">
          <w:delText>P</w:delText>
        </w:r>
      </w:del>
      <w:ins w:id="100" w:author="Georgios KATSAROS" w:date="2016-08-20T16:29:00Z">
        <w:r w:rsidR="00AF0DE8">
          <w:t>p</w:t>
        </w:r>
      </w:ins>
      <w:r w:rsidR="00671BA0">
        <w:t>arasitic capacitance</w:t>
      </w:r>
      <w:ins w:id="101" w:author="Georgios KATSAROS" w:date="2016-08-20T16:29:00Z">
        <w:r w:rsidR="00AF0DE8">
          <w:t>, which</w:t>
        </w:r>
      </w:ins>
      <w:r w:rsidR="00671BA0">
        <w:t xml:space="preserve"> is </w:t>
      </w:r>
      <w:ins w:id="102" w:author="Georgios KATSAROS" w:date="2016-08-20T16:29:00Z">
        <w:r w:rsidR="00AF0DE8">
          <w:t xml:space="preserve">a </w:t>
        </w:r>
      </w:ins>
      <w:r w:rsidR="00671BA0">
        <w:t xml:space="preserve">capacitance to the ground that comes from bonding wires, </w:t>
      </w:r>
      <w:ins w:id="103" w:author="Georgios KATSAROS" w:date="2016-08-20T16:29:00Z">
        <w:r w:rsidR="00AF0DE8">
          <w:t xml:space="preserve">the </w:t>
        </w:r>
      </w:ins>
      <w:r w:rsidR="00671BA0">
        <w:t xml:space="preserve">sample itself, </w:t>
      </w:r>
      <w:ins w:id="104" w:author="Georgios KATSAROS" w:date="2016-08-20T16:29:00Z">
        <w:r w:rsidR="00AF0DE8">
          <w:t xml:space="preserve">the </w:t>
        </w:r>
      </w:ins>
      <w:r w:rsidR="00671BA0">
        <w:t xml:space="preserve">RF line and </w:t>
      </w:r>
      <w:ins w:id="105" w:author="Georgios KATSAROS" w:date="2016-08-20T16:29:00Z">
        <w:r w:rsidR="00AF0DE8">
          <w:t xml:space="preserve">the used </w:t>
        </w:r>
      </w:ins>
      <w:r w:rsidR="00671BA0">
        <w:t>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ins w:id="106"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107" w:author="Georgios KATSAROS" w:date="2016-08-20T16:30:00Z">
        <w:r w:rsidR="00AF0DE8">
          <w:t xml:space="preserve">the </w:t>
        </w:r>
      </w:ins>
      <w:r>
        <w:t xml:space="preserve">PCB ground plane is removed below </w:t>
      </w:r>
      <w:ins w:id="108" w:author="Georgios KATSAROS" w:date="2016-08-20T16:30:00Z">
        <w:r w:rsidR="00AF0DE8">
          <w:t xml:space="preserve">the </w:t>
        </w:r>
      </w:ins>
      <w:r>
        <w:t xml:space="preserve">RF lines, </w:t>
      </w:r>
      <w:ins w:id="109" w:author="Georgios KATSAROS" w:date="2016-08-20T16:30:00Z">
        <w:r w:rsidR="00AF0DE8">
          <w:t xml:space="preserve">the </w:t>
        </w:r>
      </w:ins>
      <w:r>
        <w:t xml:space="preserve">corresponding PCB bonding pads and </w:t>
      </w:r>
      <w:del w:id="110" w:author="Georgios KATSAROS" w:date="2016-08-20T16:30:00Z">
        <w:r w:rsidDel="00AF0DE8">
          <w:delText xml:space="preserve">a </w:delText>
        </w:r>
      </w:del>
      <w:ins w:id="111" w:author="Georgios KATSAROS" w:date="2016-08-20T16:30:00Z">
        <w:r w:rsidR="00AF0DE8">
          <w:t xml:space="preserve">the </w:t>
        </w:r>
      </w:ins>
      <w:r>
        <w:t>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ins w:id="112" w:author="Georgios KATSAROS" w:date="2016-08-20T16:31:00Z">
        <w:r w:rsidR="00AF0DE8">
          <w:t xml:space="preserve">A </w:t>
        </w:r>
      </w:ins>
      <w:proofErr w:type="spellStart"/>
      <w:r w:rsidR="004B72FD">
        <w:t>Varactor</w:t>
      </w:r>
      <w:proofErr w:type="spellEnd"/>
      <w:ins w:id="113"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114" w:author="Georgios KATSAROS" w:date="2016-08-20T16:30:00Z">
        <w:r w:rsidR="00AF0DE8">
          <w:t xml:space="preserve">the </w:t>
        </w:r>
      </w:ins>
      <w:r w:rsidR="004B72FD">
        <w:t>chang</w:t>
      </w:r>
      <w:ins w:id="115" w:author="Georgios KATSAROS" w:date="2016-08-20T16:31:00Z">
        <w:r w:rsidR="00AF0DE8">
          <w:t>e</w:t>
        </w:r>
      </w:ins>
      <w:del w:id="116" w:author="Georgios KATSAROS" w:date="2016-08-20T16:31:00Z">
        <w:r w:rsidR="004B72FD" w:rsidDel="00AF0DE8">
          <w:delText>ing</w:delText>
        </w:r>
      </w:del>
      <w:r w:rsidR="004B72FD">
        <w:t xml:space="preserve"> </w:t>
      </w:r>
      <w:r w:rsidR="00BA3315">
        <w:t xml:space="preserve">of </w:t>
      </w:r>
      <w:ins w:id="117" w:author="Georgios KATSAROS" w:date="2016-08-20T16:31:00Z">
        <w:r w:rsidR="00AF0DE8">
          <w:t xml:space="preserve">the </w:t>
        </w:r>
      </w:ins>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del w:id="118" w:author="Georgios KATSAROS" w:date="2016-08-20T16:31:00Z">
        <w:r w:rsidR="00573BFB" w:rsidDel="00AF0DE8">
          <w:delText xml:space="preserve">Varactor is voltage tunable capacitor. </w:delText>
        </w:r>
      </w:del>
      <w:ins w:id="119"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120"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121" w:author="Georgios KATSAROS" w:date="2016-08-20T16:34:00Z">
        <w:r w:rsidR="00AF0DE8">
          <w:t>dip-</w:t>
        </w:r>
      </w:ins>
      <w:r>
        <w:t xml:space="preserve">stick </w:t>
      </w:r>
      <w:del w:id="122" w:author="Georgios KATSAROS" w:date="2016-08-20T16:35:00Z">
        <w:r w:rsidDel="00AF0DE8">
          <w:delText xml:space="preserve">initially </w:delText>
        </w:r>
      </w:del>
      <w:r>
        <w:t xml:space="preserve">used for </w:t>
      </w:r>
      <w:ins w:id="123" w:author="Georgios KATSAROS" w:date="2016-08-20T16:35:00Z">
        <w:r w:rsidR="00AF0DE8">
          <w:t xml:space="preserve">cooling down </w:t>
        </w:r>
      </w:ins>
      <w:del w:id="124" w:author="Georgios KATSAROS" w:date="2016-08-20T16:35:00Z">
        <w:r w:rsidDel="00AF0DE8">
          <w:delText xml:space="preserve">dipping </w:delText>
        </w:r>
      </w:del>
      <w:r>
        <w:t>sample</w:t>
      </w:r>
      <w:ins w:id="125" w:author="Georgios KATSAROS" w:date="2016-08-20T16:35:00Z">
        <w:r w:rsidR="00AF0DE8">
          <w:t>s</w:t>
        </w:r>
      </w:ins>
      <w:r>
        <w:t xml:space="preserve"> mounted on the PCB </w:t>
      </w:r>
      <w:del w:id="126" w:author="Georgios KATSAROS" w:date="2016-08-20T16:35:00Z">
        <w:r w:rsidDel="00AF0DE8">
          <w:delText>into the liquid helium</w:delText>
        </w:r>
      </w:del>
      <w:ins w:id="127" w:author="Georgios KATSAROS" w:date="2016-08-20T16:35:00Z">
        <w:r w:rsidR="00AF0DE8">
          <w:t>to 4K</w:t>
        </w:r>
      </w:ins>
      <w:r>
        <w:t xml:space="preserve">. </w:t>
      </w:r>
      <w:ins w:id="128" w:author="Georgios KATSAROS" w:date="2016-08-20T16:35:00Z">
        <w:r w:rsidR="00AF0DE8">
          <w:t xml:space="preserve">The left picture shows the </w:t>
        </w:r>
      </w:ins>
      <w:del w:id="129" w:author="Georgios KATSAROS" w:date="2016-08-20T16:35:00Z">
        <w:r w:rsidDel="00AF0DE8">
          <w:delText>W</w:delText>
        </w:r>
      </w:del>
      <w:ins w:id="130" w:author="Georgios KATSAROS" w:date="2016-08-20T16:35:00Z">
        <w:r w:rsidR="00AF0DE8">
          <w:t>w</w:t>
        </w:r>
      </w:ins>
      <w:r>
        <w:t>hole</w:t>
      </w:r>
      <w:proofErr w:type="gramStart"/>
      <w:ins w:id="131" w:author="Georgios KATSAROS" w:date="2016-08-20T16:35:00Z">
        <w:r w:rsidR="00AF0DE8">
          <w:t xml:space="preserve">, </w:t>
        </w:r>
      </w:ins>
      <w:proofErr w:type="gramEnd"/>
      <w:del w:id="132" w:author="Georgios KATSAROS" w:date="2016-08-20T16:35:00Z">
        <w:r w:rsidDel="00AF0DE8">
          <w:delText xml:space="preserve"> stick is show left</w:delText>
        </w:r>
      </w:del>
      <w:r>
        <w:t xml:space="preserve">, while right </w:t>
      </w:r>
      <w:r w:rsidR="005028B0">
        <w:t>is the zoom</w:t>
      </w:r>
      <w:r w:rsidR="00654870">
        <w:t xml:space="preserve"> i</w:t>
      </w:r>
      <w:ins w:id="133" w:author="Georgios KATSAROS" w:date="2016-08-20T16:36:00Z">
        <w:r w:rsidR="00AF0DE8">
          <w:t xml:space="preserve">n, highlighting the </w:t>
        </w:r>
      </w:ins>
      <w:del w:id="134"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(down). </w:t>
      </w:r>
      <w:del w:id="135" w:author="Georgios KATSAROS" w:date="2016-08-20T16:36:00Z">
        <w:r w:rsidDel="00AF0DE8">
          <w:delText>This picture was taken afterwards.</w:delText>
        </w:r>
      </w:del>
      <w:ins w:id="136" w:author="Georgios KATSAROS" w:date="2016-08-20T16:36:00Z">
        <w:r w:rsidR="00AF0DE8">
          <w:t xml:space="preserve">An additional </w:t>
        </w:r>
      </w:ins>
      <w:del w:id="137"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ins w:id="138"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139" w:author="Georgios KATSAROS" w:date="2016-08-20T16:37:00Z">
        <w:r>
          <w:rPr>
            <w:i/>
          </w:rPr>
          <w:t xml:space="preserve">I would add here the picture of your </w:t>
        </w:r>
        <w:proofErr w:type="spellStart"/>
        <w:r>
          <w:rPr>
            <w:i/>
          </w:rPr>
          <w:t>ohmic</w:t>
        </w:r>
        <w:proofErr w:type="spellEnd"/>
        <w:r>
          <w:rPr>
            <w:i/>
          </w:rPr>
          <w:t xml:space="preserve"> reflectometry measurement. </w:t>
        </w:r>
      </w:ins>
    </w:p>
    <w:p w:rsidR="00213FA0" w:rsidRDefault="00580D5B" w:rsidP="003562C0">
      <w:pPr>
        <w:rPr>
          <w:i/>
        </w:rPr>
      </w:pPr>
      <w:ins w:id="140" w:author="Georgios KATSAROS" w:date="2016-08-20T16:39:00Z">
        <w:r>
          <w:rPr>
            <w:i/>
          </w:rPr>
          <w:lastRenderedPageBreak/>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lastRenderedPageBreak/>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spin 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The probability of finding the electron in the excited spin-down state will decay exponentially with the duration of the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141"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142"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proofErr w:type="gramStart"/>
      <w:r>
        <w:t>main</w:t>
      </w:r>
      <w:proofErr w:type="gramEnd"/>
      <w:r>
        <w:t xml:space="preserve">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143"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144" w:author="Georgios KATSAROS" w:date="2016-08-20T13:33:00Z">
            <w:rPr>
              <w:i/>
            </w:rPr>
          </w:rPrChange>
        </w:rPr>
      </w:pPr>
      <w:proofErr w:type="spellStart"/>
      <w:r w:rsidRPr="006065D9">
        <w:rPr>
          <w:lang w:val="de-AT"/>
          <w:rPrChange w:id="145" w:author="Georgios KATSAROS" w:date="2016-08-20T13:33:00Z">
            <w:rPr/>
          </w:rPrChange>
        </w:rPr>
        <w:t>Xiaobo</w:t>
      </w:r>
      <w:proofErr w:type="spellEnd"/>
      <w:r w:rsidRPr="006065D9">
        <w:rPr>
          <w:lang w:val="de-AT"/>
          <w:rPrChange w:id="146" w:author="Georgios KATSAROS" w:date="2016-08-20T13:33:00Z">
            <w:rPr/>
          </w:rPrChange>
        </w:rPr>
        <w:t xml:space="preserve"> Zhu1 </w:t>
      </w:r>
      <w:proofErr w:type="spellStart"/>
      <w:r w:rsidRPr="006065D9">
        <w:rPr>
          <w:lang w:val="de-AT"/>
          <w:rPrChange w:id="147" w:author="Georgios KATSAROS" w:date="2016-08-20T13:33:00Z">
            <w:rPr/>
          </w:rPrChange>
        </w:rPr>
        <w:t>el</w:t>
      </w:r>
      <w:proofErr w:type="spellEnd"/>
      <w:r w:rsidRPr="006065D9">
        <w:rPr>
          <w:lang w:val="de-AT"/>
          <w:rPrChange w:id="148" w:author="Georgios KATSAROS" w:date="2016-08-20T13:33:00Z">
            <w:rPr/>
          </w:rPrChange>
        </w:rPr>
        <w:t xml:space="preserve"> al., </w:t>
      </w:r>
      <w:r w:rsidRPr="006065D9">
        <w:rPr>
          <w:i/>
          <w:lang w:val="de-AT"/>
          <w:rPrChange w:id="149" w:author="Georgios KATSAROS" w:date="2016-08-20T13:33:00Z">
            <w:rPr>
              <w:i/>
            </w:rPr>
          </w:rPrChange>
        </w:rPr>
        <w:t>Nature</w:t>
      </w:r>
      <w:r w:rsidRPr="006065D9">
        <w:rPr>
          <w:lang w:val="de-AT"/>
          <w:rPrChange w:id="150" w:author="Georgios KATSAROS" w:date="2016-08-20T13:33:00Z">
            <w:rPr/>
          </w:rPrChange>
        </w:rPr>
        <w:t xml:space="preserve"> </w:t>
      </w:r>
      <w:r w:rsidRPr="006065D9">
        <w:rPr>
          <w:b/>
          <w:lang w:val="de-AT"/>
          <w:rPrChange w:id="151" w:author="Georgios KATSAROS" w:date="2016-08-20T13:33:00Z">
            <w:rPr>
              <w:b/>
            </w:rPr>
          </w:rPrChange>
        </w:rPr>
        <w:t>2011</w:t>
      </w:r>
      <w:r w:rsidRPr="006065D9">
        <w:rPr>
          <w:rFonts w:ascii="Arial" w:hAnsi="Arial" w:cs="Arial"/>
          <w:color w:val="333333"/>
          <w:shd w:val="clear" w:color="auto" w:fill="FFFFFF"/>
          <w:lang w:val="de-AT"/>
          <w:rPrChange w:id="152" w:author="Georgios KATSAROS" w:date="2016-08-20T13:33:00Z">
            <w:rPr>
              <w:rFonts w:ascii="Arial" w:hAnsi="Arial" w:cs="Arial"/>
              <w:color w:val="333333"/>
              <w:shd w:val="clear" w:color="auto" w:fill="FFFFFF"/>
            </w:rPr>
          </w:rPrChange>
        </w:rPr>
        <w:t xml:space="preserve"> </w:t>
      </w:r>
      <w:r w:rsidRPr="006065D9">
        <w:rPr>
          <w:lang w:val="de-AT"/>
          <w:rPrChange w:id="153"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7"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154" w:author="Georgios KATSAROS" w:date="2016-08-20T13:33:00Z">
            <w:rPr>
              <w:i/>
            </w:rPr>
          </w:rPrChange>
        </w:rPr>
      </w:pPr>
      <w:r>
        <w:rPr>
          <w:shd w:val="clear" w:color="auto" w:fill="FFFFFF"/>
        </w:rPr>
        <w:t xml:space="preserve"> </w:t>
      </w:r>
      <w:r w:rsidR="00C75AF7" w:rsidRPr="006065D9">
        <w:rPr>
          <w:shd w:val="clear" w:color="auto" w:fill="FFFFFF"/>
          <w:lang w:val="de-AT"/>
          <w:rPrChange w:id="155" w:author="Georgios KATSAROS" w:date="2016-08-20T13:33:00Z">
            <w:rPr>
              <w:shd w:val="clear" w:color="auto" w:fill="FFFFFF"/>
            </w:rPr>
          </w:rPrChange>
        </w:rPr>
        <w:t>H. Watzinger et al.,</w:t>
      </w:r>
      <w:r w:rsidR="00C75AF7" w:rsidRPr="006065D9">
        <w:rPr>
          <w:lang w:val="de-AT"/>
          <w:rPrChange w:id="156" w:author="Georgios KATSAROS" w:date="2016-08-20T13:33:00Z">
            <w:rPr/>
          </w:rPrChange>
        </w:rPr>
        <w:t xml:space="preserve"> </w:t>
      </w:r>
      <w:r w:rsidR="00837E71">
        <w:fldChar w:fldCharType="begin"/>
      </w:r>
      <w:r w:rsidR="00837E71" w:rsidRPr="006065D9">
        <w:rPr>
          <w:lang w:val="de-AT"/>
          <w:rPrChange w:id="157" w:author="Georgios KATSAROS" w:date="2016-08-20T13:33:00Z">
            <w:rPr/>
          </w:rPrChange>
        </w:rPr>
        <w:instrText xml:space="preserve"> HYPERLINK "https://arxiv.org/abs/1607.02977" </w:instrText>
      </w:r>
      <w:r w:rsidR="00837E71">
        <w:fldChar w:fldCharType="separate"/>
      </w:r>
      <w:r w:rsidR="00C75AF7" w:rsidRPr="006065D9">
        <w:rPr>
          <w:i/>
          <w:lang w:val="de-AT"/>
          <w:rPrChange w:id="158" w:author="Georgios KATSAROS" w:date="2016-08-20T13:33:00Z">
            <w:rPr>
              <w:i/>
            </w:rPr>
          </w:rPrChange>
        </w:rPr>
        <w:t>arXiv:1607.02977</w:t>
      </w:r>
      <w:r w:rsidR="00837E71">
        <w:rPr>
          <w:i/>
        </w:rPr>
        <w:fldChar w:fldCharType="end"/>
      </w:r>
      <w:r w:rsidR="00D5323A" w:rsidRPr="006065D9">
        <w:rPr>
          <w:i/>
          <w:lang w:val="de-AT"/>
          <w:rPrChange w:id="159"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160"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161" w:author="Georgios KATSAROS" w:date="2016-08-20T13:33:00Z">
            <w:rPr>
              <w:shd w:val="clear" w:color="auto" w:fill="FFFFFF"/>
            </w:rPr>
          </w:rPrChange>
        </w:rPr>
        <w:t xml:space="preserve"> </w:t>
      </w:r>
      <w:r w:rsidRPr="006065D9">
        <w:rPr>
          <w:lang w:val="de-AT"/>
          <w:rPrChange w:id="162" w:author="Georgios KATSAROS" w:date="2016-08-20T13:33:00Z">
            <w:rPr/>
          </w:rPrChange>
        </w:rPr>
        <w:t>Gonzalez-</w:t>
      </w:r>
      <w:proofErr w:type="spellStart"/>
      <w:r w:rsidRPr="006065D9">
        <w:rPr>
          <w:lang w:val="de-AT"/>
          <w:rPrChange w:id="163" w:author="Georgios KATSAROS" w:date="2016-08-20T13:33:00Z">
            <w:rPr/>
          </w:rPrChange>
        </w:rPr>
        <w:t>Zalba</w:t>
      </w:r>
      <w:proofErr w:type="spellEnd"/>
      <w:r w:rsidRPr="006065D9">
        <w:rPr>
          <w:lang w:val="de-AT"/>
          <w:rPrChange w:id="164" w:author="Georgios KATSAROS" w:date="2016-08-20T13:33:00Z">
            <w:rPr/>
          </w:rPrChange>
        </w:rPr>
        <w:t xml:space="preserve">, M. F. et al., </w:t>
      </w:r>
      <w:r w:rsidRPr="006065D9">
        <w:rPr>
          <w:i/>
          <w:lang w:val="de-AT"/>
          <w:rPrChange w:id="16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w:t>
      </w:r>
      <w:proofErr w:type="spellStart"/>
      <w:r>
        <w:t>Fasth</w:t>
      </w:r>
      <w:proofErr w:type="spellEnd"/>
      <w:r>
        <w:t xml:space="preserve"> et al., </w:t>
      </w:r>
      <w:proofErr w:type="spellStart"/>
      <w:r w:rsidRPr="0053298E">
        <w:rPr>
          <w:i/>
        </w:rPr>
        <w:t>Nanoletters</w:t>
      </w:r>
      <w:proofErr w:type="spellEnd"/>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8B2" w:rsidRDefault="002708B2" w:rsidP="007436F6">
      <w:pPr>
        <w:spacing w:after="0" w:line="240" w:lineRule="auto"/>
      </w:pPr>
      <w:r>
        <w:separator/>
      </w:r>
    </w:p>
  </w:endnote>
  <w:endnote w:type="continuationSeparator" w:id="0">
    <w:p w:rsidR="002708B2" w:rsidRDefault="002708B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8B2" w:rsidRDefault="002708B2" w:rsidP="007436F6">
      <w:pPr>
        <w:spacing w:after="0" w:line="240" w:lineRule="auto"/>
      </w:pPr>
      <w:r>
        <w:separator/>
      </w:r>
    </w:p>
  </w:footnote>
  <w:footnote w:type="continuationSeparator" w:id="0">
    <w:p w:rsidR="002708B2" w:rsidRDefault="002708B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9B2"/>
    <w:rsid w:val="001C24CF"/>
    <w:rsid w:val="001C26DD"/>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D48"/>
    <w:rsid w:val="002708B2"/>
    <w:rsid w:val="00272FE7"/>
    <w:rsid w:val="00275E67"/>
    <w:rsid w:val="002814DB"/>
    <w:rsid w:val="00282A4F"/>
    <w:rsid w:val="00286930"/>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43A"/>
    <w:rsid w:val="00382E21"/>
    <w:rsid w:val="00386FF5"/>
    <w:rsid w:val="003958A8"/>
    <w:rsid w:val="0039664B"/>
    <w:rsid w:val="00397B1E"/>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0727"/>
    <w:rsid w:val="00512FD8"/>
    <w:rsid w:val="00515C88"/>
    <w:rsid w:val="0052422F"/>
    <w:rsid w:val="00525A02"/>
    <w:rsid w:val="00530490"/>
    <w:rsid w:val="00532073"/>
    <w:rsid w:val="0053298E"/>
    <w:rsid w:val="00533A2B"/>
    <w:rsid w:val="00534ED8"/>
    <w:rsid w:val="0053730E"/>
    <w:rsid w:val="00553EBF"/>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600A8"/>
    <w:rsid w:val="00861F9B"/>
    <w:rsid w:val="0086755F"/>
    <w:rsid w:val="00873914"/>
    <w:rsid w:val="0087593F"/>
    <w:rsid w:val="00886416"/>
    <w:rsid w:val="008867C7"/>
    <w:rsid w:val="008921CA"/>
    <w:rsid w:val="00892536"/>
    <w:rsid w:val="00895A14"/>
    <w:rsid w:val="00896017"/>
    <w:rsid w:val="008B50BB"/>
    <w:rsid w:val="008B58B5"/>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33CE"/>
    <w:rsid w:val="009B639D"/>
    <w:rsid w:val="009C0FA8"/>
    <w:rsid w:val="009C4526"/>
    <w:rsid w:val="009C6ADE"/>
    <w:rsid w:val="009D17AE"/>
    <w:rsid w:val="009D5487"/>
    <w:rsid w:val="009E00FA"/>
    <w:rsid w:val="009E7BE2"/>
    <w:rsid w:val="00A11815"/>
    <w:rsid w:val="00A13125"/>
    <w:rsid w:val="00A25502"/>
    <w:rsid w:val="00A263F9"/>
    <w:rsid w:val="00A317FB"/>
    <w:rsid w:val="00A3357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E6B4A"/>
    <w:rsid w:val="00DF1F42"/>
    <w:rsid w:val="00DF4316"/>
    <w:rsid w:val="00DF4CBE"/>
    <w:rsid w:val="00E05506"/>
    <w:rsid w:val="00E1029A"/>
    <w:rsid w:val="00E14CBF"/>
    <w:rsid w:val="00E15B1F"/>
    <w:rsid w:val="00E1733A"/>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4EA33-9E75-47BB-AD7F-46B4BE176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7093</TotalTime>
  <Pages>32</Pages>
  <Words>7832</Words>
  <Characters>44645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52373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116</cp:revision>
  <dcterms:created xsi:type="dcterms:W3CDTF">2016-08-21T10:24:00Z</dcterms:created>
  <dcterms:modified xsi:type="dcterms:W3CDTF">2016-08-26T08:37:00Z</dcterms:modified>
</cp:coreProperties>
</file>