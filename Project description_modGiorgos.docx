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w:t>
        </w:r>
        <w:r w:rsidR="006B4BDC">
          <w:lastRenderedPageBreak/>
          <w:t xml:space="preserve">place in a </w:t>
        </w:r>
      </w:ins>
      <w:ins w:id="84" w:author="Georgios KATSAROS" w:date="2016-08-20T14:27:00Z">
        <w:r w:rsidR="006B4BDC">
          <w:t>so-called a quantum dot (QD). QDs are very small structures (their diameters can reach tens of 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lastRenderedPageBreak/>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w:t>
      </w:r>
      <w:r>
        <w:t xml:space="preserve">ntegration time similar </w:t>
      </w:r>
      <w:r>
        <w:t>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 xml:space="preserve">Second generation of the reflectometry setup –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BC095B">
        <w:t>new sample holder was designed. Also, new type of PCB holder, replacement for the previously used Plexiglas stick was manufactured by dilution fridge company and equipped with coax cables, attenuators, directional coupler by our electronic technician Thomas Adletzberger. PCB was designed allowing frequency multiplexing of four different reflectometry resonant circuits enabling measurement of four samples at once.</w:t>
      </w:r>
      <w:bookmarkStart w:id="620" w:name="_GoBack"/>
      <w:bookmarkEnd w:id="620"/>
      <w:r w:rsidR="00BC095B">
        <w:t xml:space="preserve"> </w:t>
      </w:r>
    </w:p>
    <w:p w:rsidR="007B31E0" w:rsidRPr="00741801" w:rsidRDefault="00BA1C89" w:rsidP="00741801">
      <w:r>
        <w:t xml:space="preserve"> </w:t>
      </w:r>
    </w:p>
    <w:p w:rsidR="003562C0" w:rsidRPr="00025028" w:rsidRDefault="003562C0" w:rsidP="00AB3B6B">
      <w:pPr>
        <w:pStyle w:val="Heading4"/>
      </w:pPr>
      <w:r>
        <w:lastRenderedPageBreak/>
        <w:t>dil fridge, UHFLI, AWG, QTLab, new PCB</w:t>
      </w:r>
      <w:r w:rsidR="00A263F9">
        <w:t xml:space="preserve"> (pict of Iron Man)</w:t>
      </w:r>
      <w:r>
        <w:t xml:space="preserve">, additional DC filtering, low </w:t>
      </w:r>
      <w:r w:rsidR="00EF15B1">
        <w:t xml:space="preserve">thermal </w:t>
      </w:r>
      <w:r>
        <w:t>conducting NbTi coax with attenuators</w:t>
      </w:r>
      <w:r w:rsidR="00A263F9">
        <w:t xml:space="preserve"> (pict of the probe)</w:t>
      </w:r>
      <w:r w:rsidRPr="00025028">
        <w:t>.</w:t>
      </w:r>
    </w:p>
    <w:p w:rsidR="00025028" w:rsidRPr="00025028" w:rsidRDefault="00025028" w:rsidP="0087593F">
      <w:pPr>
        <w:pStyle w:val="ListParagraph"/>
        <w:numPr>
          <w:ilvl w:val="1"/>
          <w:numId w:val="17"/>
        </w:numPr>
        <w:rPr>
          <w:b/>
        </w:rPr>
      </w:pPr>
      <w:r>
        <w:rPr>
          <w:b/>
          <w:i/>
        </w:rPr>
        <w:t>TO DO:</w:t>
      </w:r>
    </w:p>
    <w:p w:rsidR="003562C0" w:rsidRDefault="00025028" w:rsidP="00AB3B6B">
      <w:pPr>
        <w:pStyle w:val="Heading4"/>
      </w:pPr>
      <w:r w:rsidRPr="00025028">
        <w:t xml:space="preserve">Moving to </w:t>
      </w:r>
      <w:r w:rsidR="001061D6">
        <w:t xml:space="preserve">the </w:t>
      </w:r>
      <w:r w:rsidRPr="00025028">
        <w:t xml:space="preserve">gate reflectometry </w:t>
      </w:r>
      <w:r>
        <w:t xml:space="preserve">– Adapting </w:t>
      </w:r>
      <w:r w:rsidR="00A57EA4">
        <w:t xml:space="preserve">existing setup </w:t>
      </w:r>
      <w:r>
        <w:t>(readout circuit) for gate reflectometry</w:t>
      </w:r>
      <w:r w:rsidR="006F65FC">
        <w:t xml:space="preserve">, </w:t>
      </w:r>
      <w:r w:rsidR="00A57EA4">
        <w:t xml:space="preserve">main points about gate reflectometry (from Hypoteses, look [12]), </w:t>
      </w:r>
      <w:r w:rsidR="006F65FC">
        <w:t>our sample considerations: gate coupling to the QD, comparison with [12]</w:t>
      </w:r>
    </w:p>
    <w:p w:rsidR="00AB3B6B" w:rsidRPr="00AB3B6B" w:rsidRDefault="00AB3B6B" w:rsidP="00AB3B6B"/>
    <w:p w:rsidR="00B80CDB" w:rsidRDefault="00B80CDB" w:rsidP="00AB3B6B">
      <w:pPr>
        <w:pStyle w:val="Heading4"/>
      </w:pPr>
      <w:r>
        <w:t xml:space="preserve">Optimizing (boosting) reflection parameter Γ regarding to:  sample holder RF design, readout circuit configuration </w:t>
      </w:r>
    </w:p>
    <w:p w:rsidR="00B80CDB" w:rsidRDefault="00B80CDB" w:rsidP="0087593F">
      <w:pPr>
        <w:pStyle w:val="ListParagraph"/>
        <w:numPr>
          <w:ilvl w:val="1"/>
          <w:numId w:val="17"/>
        </w:numPr>
        <w:rPr>
          <w:rFonts w:eastAsiaTheme="minorEastAsia"/>
        </w:rPr>
      </w:pPr>
      <w:r>
        <w:t xml:space="preserve">Sample holder RF design – achieving </w:t>
      </w:r>
      <w:r>
        <w:rPr>
          <w:rFonts w:eastAsiaTheme="minorEastAsia"/>
        </w:rPr>
        <w:t xml:space="preserve">small parasitic capacitance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on PCB RF lines and distributing them for achieving frequency division multiplexing</w:t>
      </w:r>
    </w:p>
    <w:p w:rsidR="00F61DA7" w:rsidRDefault="00F61DA7" w:rsidP="0087593F">
      <w:pPr>
        <w:pStyle w:val="ListParagraph"/>
        <w:numPr>
          <w:ilvl w:val="1"/>
          <w:numId w:val="17"/>
        </w:numPr>
      </w:pPr>
      <w:r>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AB3B6B">
      <w:pPr>
        <w:pStyle w:val="Heading4"/>
      </w:pPr>
      <w:r>
        <w:t>Implementing setup for spin manipulation measurement</w:t>
      </w:r>
    </w:p>
    <w:p w:rsidR="00747652" w:rsidRDefault="00747652" w:rsidP="00AB3B6B">
      <w:pPr>
        <w:pStyle w:val="Heading4"/>
      </w:pPr>
      <w:r>
        <w:t xml:space="preserve">Measuring relaxation time </w:t>
      </w:r>
    </w:p>
    <w:p w:rsidR="00747652" w:rsidRDefault="00747652" w:rsidP="00AB3B6B">
      <w:pPr>
        <w:pStyle w:val="Heading4"/>
      </w:pPr>
      <w:r>
        <w:t>Spin dephasing time experiment</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w:t>
      </w:r>
      <w:r w:rsidR="00007E8F">
        <w:lastRenderedPageBreak/>
        <w:t xml:space="preserve">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lastRenderedPageBreak/>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lastRenderedPageBreak/>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1"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2"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3"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4"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6"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D4446" w:rsidRPr="003D4446" w:rsidRDefault="003D4446" w:rsidP="003D4446">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3C8" w:rsidRDefault="00AE03C8" w:rsidP="007436F6">
      <w:pPr>
        <w:spacing w:after="0" w:line="240" w:lineRule="auto"/>
      </w:pPr>
      <w:r>
        <w:separator/>
      </w:r>
    </w:p>
  </w:endnote>
  <w:endnote w:type="continuationSeparator" w:id="0">
    <w:p w:rsidR="00AE03C8" w:rsidRDefault="00AE03C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3C8" w:rsidRDefault="00AE03C8" w:rsidP="007436F6">
      <w:pPr>
        <w:spacing w:after="0" w:line="240" w:lineRule="auto"/>
      </w:pPr>
      <w:r>
        <w:separator/>
      </w:r>
    </w:p>
  </w:footnote>
  <w:footnote w:type="continuationSeparator" w:id="0">
    <w:p w:rsidR="00AE03C8" w:rsidRDefault="00AE03C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
  </w:num>
  <w:num w:numId="5">
    <w:abstractNumId w:val="14"/>
  </w:num>
  <w:num w:numId="6">
    <w:abstractNumId w:val="0"/>
  </w:num>
  <w:num w:numId="7">
    <w:abstractNumId w:val="6"/>
  </w:num>
  <w:num w:numId="8">
    <w:abstractNumId w:val="17"/>
  </w:num>
  <w:num w:numId="9">
    <w:abstractNumId w:val="11"/>
  </w:num>
  <w:num w:numId="10">
    <w:abstractNumId w:val="15"/>
  </w:num>
  <w:num w:numId="11">
    <w:abstractNumId w:val="9"/>
  </w:num>
  <w:num w:numId="12">
    <w:abstractNumId w:val="3"/>
  </w:num>
  <w:num w:numId="13">
    <w:abstractNumId w:val="12"/>
  </w:num>
  <w:num w:numId="14">
    <w:abstractNumId w:val="7"/>
  </w:num>
  <w:num w:numId="15">
    <w:abstractNumId w:val="4"/>
  </w:num>
  <w:num w:numId="16">
    <w:abstractNumId w:val="13"/>
  </w:num>
  <w:num w:numId="17">
    <w:abstractNumId w:val="5"/>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5028"/>
    <w:rsid w:val="0003295A"/>
    <w:rsid w:val="00035244"/>
    <w:rsid w:val="0004154C"/>
    <w:rsid w:val="00045DC6"/>
    <w:rsid w:val="00046077"/>
    <w:rsid w:val="000473C6"/>
    <w:rsid w:val="0005015D"/>
    <w:rsid w:val="00051423"/>
    <w:rsid w:val="00064BA8"/>
    <w:rsid w:val="00065FB6"/>
    <w:rsid w:val="00073A9B"/>
    <w:rsid w:val="0007448F"/>
    <w:rsid w:val="0009103D"/>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0D54"/>
    <w:rsid w:val="001823D0"/>
    <w:rsid w:val="001860D4"/>
    <w:rsid w:val="001A1E15"/>
    <w:rsid w:val="001A3413"/>
    <w:rsid w:val="001A521D"/>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56EF2"/>
    <w:rsid w:val="002617CB"/>
    <w:rsid w:val="00262D48"/>
    <w:rsid w:val="00272FE7"/>
    <w:rsid w:val="002814DB"/>
    <w:rsid w:val="0029588B"/>
    <w:rsid w:val="002B614E"/>
    <w:rsid w:val="002C5A46"/>
    <w:rsid w:val="002C7A51"/>
    <w:rsid w:val="002E05D3"/>
    <w:rsid w:val="002E1DFA"/>
    <w:rsid w:val="002E3C90"/>
    <w:rsid w:val="002F4FF1"/>
    <w:rsid w:val="002F7BCB"/>
    <w:rsid w:val="00334797"/>
    <w:rsid w:val="00337E3C"/>
    <w:rsid w:val="00340C1D"/>
    <w:rsid w:val="00351A14"/>
    <w:rsid w:val="0035532A"/>
    <w:rsid w:val="00355A27"/>
    <w:rsid w:val="003562C0"/>
    <w:rsid w:val="00360E81"/>
    <w:rsid w:val="00363628"/>
    <w:rsid w:val="00367501"/>
    <w:rsid w:val="00373956"/>
    <w:rsid w:val="00373DD6"/>
    <w:rsid w:val="00375811"/>
    <w:rsid w:val="00377FC9"/>
    <w:rsid w:val="00382E21"/>
    <w:rsid w:val="003958A8"/>
    <w:rsid w:val="00397B1E"/>
    <w:rsid w:val="003A0C1E"/>
    <w:rsid w:val="003B702D"/>
    <w:rsid w:val="003C0C66"/>
    <w:rsid w:val="003D4446"/>
    <w:rsid w:val="003E2347"/>
    <w:rsid w:val="003E2388"/>
    <w:rsid w:val="003E6BC9"/>
    <w:rsid w:val="00405B2C"/>
    <w:rsid w:val="00406363"/>
    <w:rsid w:val="0041250F"/>
    <w:rsid w:val="00421ECE"/>
    <w:rsid w:val="004451EC"/>
    <w:rsid w:val="00451C71"/>
    <w:rsid w:val="00453777"/>
    <w:rsid w:val="00456D15"/>
    <w:rsid w:val="00457011"/>
    <w:rsid w:val="004610C8"/>
    <w:rsid w:val="0046208B"/>
    <w:rsid w:val="00464463"/>
    <w:rsid w:val="00465F0E"/>
    <w:rsid w:val="0046709D"/>
    <w:rsid w:val="0047570B"/>
    <w:rsid w:val="00475744"/>
    <w:rsid w:val="00483B72"/>
    <w:rsid w:val="00491539"/>
    <w:rsid w:val="00491E10"/>
    <w:rsid w:val="00496C5A"/>
    <w:rsid w:val="004A0A4B"/>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80D5B"/>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6652"/>
    <w:rsid w:val="00626F0C"/>
    <w:rsid w:val="00627C54"/>
    <w:rsid w:val="00630F1C"/>
    <w:rsid w:val="00632E07"/>
    <w:rsid w:val="00633EF0"/>
    <w:rsid w:val="00635827"/>
    <w:rsid w:val="00635909"/>
    <w:rsid w:val="00642867"/>
    <w:rsid w:val="00651FC3"/>
    <w:rsid w:val="00652C53"/>
    <w:rsid w:val="00652CB2"/>
    <w:rsid w:val="00654870"/>
    <w:rsid w:val="00662B77"/>
    <w:rsid w:val="00671BA0"/>
    <w:rsid w:val="006768CC"/>
    <w:rsid w:val="00690A9C"/>
    <w:rsid w:val="006932B5"/>
    <w:rsid w:val="006B4BDC"/>
    <w:rsid w:val="006B5390"/>
    <w:rsid w:val="006D225E"/>
    <w:rsid w:val="006D44E9"/>
    <w:rsid w:val="006E1AD6"/>
    <w:rsid w:val="006E5852"/>
    <w:rsid w:val="006F1623"/>
    <w:rsid w:val="006F38B3"/>
    <w:rsid w:val="006F65FC"/>
    <w:rsid w:val="006F7697"/>
    <w:rsid w:val="00700736"/>
    <w:rsid w:val="00700B39"/>
    <w:rsid w:val="007167DF"/>
    <w:rsid w:val="007326AD"/>
    <w:rsid w:val="007360E2"/>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B31E0"/>
    <w:rsid w:val="007B4243"/>
    <w:rsid w:val="007B7DD1"/>
    <w:rsid w:val="007C2475"/>
    <w:rsid w:val="007C7459"/>
    <w:rsid w:val="007D24E4"/>
    <w:rsid w:val="007D3D0E"/>
    <w:rsid w:val="007E48A5"/>
    <w:rsid w:val="007F2BBB"/>
    <w:rsid w:val="007F36EB"/>
    <w:rsid w:val="00803996"/>
    <w:rsid w:val="00804B7C"/>
    <w:rsid w:val="00804CA9"/>
    <w:rsid w:val="008109AB"/>
    <w:rsid w:val="008114B1"/>
    <w:rsid w:val="008363C5"/>
    <w:rsid w:val="00837E71"/>
    <w:rsid w:val="00841043"/>
    <w:rsid w:val="008435CA"/>
    <w:rsid w:val="00852331"/>
    <w:rsid w:val="0085272A"/>
    <w:rsid w:val="00855CF5"/>
    <w:rsid w:val="0086755F"/>
    <w:rsid w:val="00873914"/>
    <w:rsid w:val="0087593F"/>
    <w:rsid w:val="00886416"/>
    <w:rsid w:val="008921CA"/>
    <w:rsid w:val="00895A14"/>
    <w:rsid w:val="00896017"/>
    <w:rsid w:val="008B50BB"/>
    <w:rsid w:val="008B58B5"/>
    <w:rsid w:val="008C2BB5"/>
    <w:rsid w:val="008D2C1E"/>
    <w:rsid w:val="008E561B"/>
    <w:rsid w:val="008F207B"/>
    <w:rsid w:val="0090395E"/>
    <w:rsid w:val="009047D1"/>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74988"/>
    <w:rsid w:val="00A827AF"/>
    <w:rsid w:val="00A87AD4"/>
    <w:rsid w:val="00A91CE1"/>
    <w:rsid w:val="00A96C26"/>
    <w:rsid w:val="00AA1619"/>
    <w:rsid w:val="00AA46FA"/>
    <w:rsid w:val="00AB1A5C"/>
    <w:rsid w:val="00AB3B6B"/>
    <w:rsid w:val="00AC4E94"/>
    <w:rsid w:val="00AD5C8A"/>
    <w:rsid w:val="00AE03C8"/>
    <w:rsid w:val="00AE2C8B"/>
    <w:rsid w:val="00AE45B0"/>
    <w:rsid w:val="00AF0DE8"/>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119C"/>
    <w:rsid w:val="00CB6E74"/>
    <w:rsid w:val="00CB7A4C"/>
    <w:rsid w:val="00CC2675"/>
    <w:rsid w:val="00CD1D6E"/>
    <w:rsid w:val="00CD5415"/>
    <w:rsid w:val="00CD7288"/>
    <w:rsid w:val="00CF0FE1"/>
    <w:rsid w:val="00CF4C1F"/>
    <w:rsid w:val="00D018F1"/>
    <w:rsid w:val="00D119AB"/>
    <w:rsid w:val="00D11F93"/>
    <w:rsid w:val="00D13F7A"/>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253D"/>
    <w:rsid w:val="00DD74DE"/>
    <w:rsid w:val="00DE07B5"/>
    <w:rsid w:val="00DF1F42"/>
    <w:rsid w:val="00DF4316"/>
    <w:rsid w:val="00E1029A"/>
    <w:rsid w:val="00E14CBF"/>
    <w:rsid w:val="00E15B1F"/>
    <w:rsid w:val="00E1733A"/>
    <w:rsid w:val="00E301AF"/>
    <w:rsid w:val="00E469D0"/>
    <w:rsid w:val="00E50E18"/>
    <w:rsid w:val="00E543B1"/>
    <w:rsid w:val="00E74997"/>
    <w:rsid w:val="00E800DB"/>
    <w:rsid w:val="00E81006"/>
    <w:rsid w:val="00E838E2"/>
    <w:rsid w:val="00E918ED"/>
    <w:rsid w:val="00E95417"/>
    <w:rsid w:val="00E958CA"/>
    <w:rsid w:val="00E97AC9"/>
    <w:rsid w:val="00EB3520"/>
    <w:rsid w:val="00EB4622"/>
    <w:rsid w:val="00EB5BF7"/>
    <w:rsid w:val="00EC3239"/>
    <w:rsid w:val="00EC4B67"/>
    <w:rsid w:val="00ED3D43"/>
    <w:rsid w:val="00ED47A8"/>
    <w:rsid w:val="00ED56D2"/>
    <w:rsid w:val="00EF0693"/>
    <w:rsid w:val="00EF15B1"/>
    <w:rsid w:val="00EF66DB"/>
    <w:rsid w:val="00EF74E8"/>
    <w:rsid w:val="00F02425"/>
    <w:rsid w:val="00F02685"/>
    <w:rsid w:val="00F16AB5"/>
    <w:rsid w:val="00F17DAC"/>
    <w:rsid w:val="00F21C13"/>
    <w:rsid w:val="00F27A03"/>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0465"/>
    <w:rsid w:val="00FD41A0"/>
    <w:rsid w:val="00FD4915"/>
    <w:rsid w:val="00FE7FD5"/>
    <w:rsid w:val="00FF12B9"/>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rxiv.org/find/cond-mat/1/au:+Barnes_E/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physics.udel.edu/~msafrono/650/Lecture19.pdf" TargetMode="External"/><Relationship Id="rId34" Type="http://schemas.openxmlformats.org/officeDocument/2006/relationships/hyperlink" Target="https://arxiv.org/abs/1601.0667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find/cond-mat/1/au:+Fallahi_S/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5.07599" TargetMode="External"/><Relationship Id="rId10" Type="http://schemas.openxmlformats.org/officeDocument/2006/relationships/image" Target="media/image3.tiff"/><Relationship Id="rId19" Type="http://schemas.openxmlformats.org/officeDocument/2006/relationships/image" Target="media/image12.tiff"/><Relationship Id="rId31" Type="http://schemas.openxmlformats.org/officeDocument/2006/relationships/hyperlink" Target="https://arxiv.org/find/cond-mat/1/au:+Manfra_M/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ACC51-6835-48D0-971F-120C2E09D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26</Pages>
  <Words>6970</Words>
  <Characters>39732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46609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14</cp:revision>
  <dcterms:created xsi:type="dcterms:W3CDTF">2016-08-21T10:24:00Z</dcterms:created>
  <dcterms:modified xsi:type="dcterms:W3CDTF">2016-08-21T14:18:00Z</dcterms:modified>
</cp:coreProperties>
</file>