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place in a </w:t>
        </w:r>
      </w:ins>
      <w:ins w:id="84" w:author="Georgios KATSAROS" w:date="2016-08-20T14:27:00Z">
        <w:r w:rsidR="006B4BDC">
          <w:t xml:space="preserve">so-called a quantum dot (QD). QDs are very small structures (their diameters can reach tens of </w:t>
        </w:r>
        <w:r w:rsidR="006B4BDC">
          <w:lastRenderedPageBreak/>
          <w:t>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w:delText>
          </w:r>
          <w:r w:rsidR="006B4BDC" w:rsidDel="006B4BDC">
            <w:lastRenderedPageBreak/>
            <w:delText xml:space="preserve">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 Newer version of the PCB (green) with the mounted sample (middle, grey) fabricated in our group by Lada Vuku</w:t>
      </w:r>
      <w:r w:rsidRPr="00FC46D0">
        <w:t>š</w:t>
      </w:r>
      <w:r>
        <w:t>i</w:t>
      </w:r>
      <w:r w:rsidRPr="00FC46D0">
        <w:t>ć</w:t>
      </w:r>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Second generation of the ohmic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Measuring spin relaxation time T</w:t>
      </w:r>
      <w:r>
        <w:rPr>
          <w:vertAlign w:val="subscript"/>
        </w:rPr>
        <w:t>1</w:t>
      </w:r>
      <w:r>
        <w:t xml:space="preserve"> </w:t>
      </w:r>
    </w:p>
    <w:p w:rsidR="00FF7C3A" w:rsidRPr="00315E2B" w:rsidRDefault="00FF7C3A" w:rsidP="008E2449"/>
    <w:p w:rsidR="0046709D" w:rsidRDefault="00C93FF1" w:rsidP="00AB3B6B">
      <w:pPr>
        <w:pStyle w:val="Heading4"/>
      </w:pPr>
      <w:r>
        <w:t>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lastRenderedPageBreak/>
        <w:t>Basis</w:t>
      </w:r>
      <w:r w:rsidR="00FF0ABE">
        <w:t xml:space="preserve"> spin states </w:t>
      </w:r>
      <w:r>
        <w:t xml:space="preserve">in a hole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Spin vector prec</w:t>
      </w:r>
      <w:r>
        <w:t>esses in the Bloch sphere around the axes of the</w:t>
      </w:r>
      <w:r w:rsidR="00FF0ABE">
        <w:t xml:space="preserve"> applied </w:t>
      </w:r>
      <w:r>
        <w:t xml:space="preserve">static </w:t>
      </w:r>
      <w:r w:rsidR="00FF0ABE">
        <w:t>magnetic field</w:t>
      </w:r>
      <w:r>
        <w:t xml:space="preserve"> (basis states axes)</w:t>
      </w:r>
      <w:r w:rsidR="00FF0ABE">
        <w:t xml:space="preserve"> with 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Larmor frequency. Reason for necessity to match the Larmour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Kid swing oscillates with its natural frequency of oscillation. If the swing is pushed with an appropriate period of pushing pulses, amplitude of the oscillation will increase and at some point swing will flip. In this comparison a natural frequency of a kid swing correspond to a Larmor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the hole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are needed because of high Larmor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Measuring 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Following the approach of R. Maurand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xy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 xml:space="preserve">Linear increase of the </w:t>
      </w:r>
      <w:r w:rsidR="00DE5558">
        <w:t>∆</w:t>
      </w:r>
      <w:r w:rsidR="00DE5558">
        <w:rPr>
          <w:rFonts w:ascii="Gulim" w:eastAsia="Gulim" w:hAnsi="Gulim" w:hint="eastAsia"/>
        </w:rPr>
        <w:t>Φ</w:t>
      </w:r>
      <w:r w:rsidR="00DE5558">
        <w:rPr>
          <w:rFonts w:ascii="Gulim" w:eastAsia="Gulim" w:hAnsi="Gulim" w:hint="eastAsia"/>
        </w:rPr>
        <w:t xml:space="preserve">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747652" w:rsidP="00AB3B6B">
      <w:pPr>
        <w:pStyle w:val="Heading4"/>
      </w:pPr>
      <w:r>
        <w:lastRenderedPageBreak/>
        <w:t xml:space="preserve">Spin coherence time experiment: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To exctract the instrinsic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w:t>
      </w:r>
      <w:r w:rsidR="007D670C">
        <w:t>pulse around x axes spin vector lays in the xy plane. Because of the dephasing sources spin dephase</w:t>
      </w:r>
      <w:r w:rsidR="002E0869">
        <w:t>s in the xy plane</w:t>
      </w:r>
      <w:r w:rsidR="00375FC9">
        <w:t xml:space="preserve"> for time </w:t>
      </w:r>
      <w:r w:rsidR="00375FC9">
        <w:rPr>
          <w:rFonts w:ascii="Calibri" w:hAnsi="Calibri" w:cs="Arial"/>
          <w:color w:val="252525"/>
          <w:sz w:val="21"/>
          <w:szCs w:val="21"/>
          <w:shd w:val="clear" w:color="auto" w:fill="FFFFFF"/>
        </w:rPr>
        <w:t>τ</w:t>
      </w:r>
      <w:r w:rsidR="00375FC9">
        <w:rPr>
          <w:rFonts w:ascii="Calibri" w:hAnsi="Calibri" w:cs="Arial"/>
          <w:color w:val="252525"/>
          <w:sz w:val="21"/>
          <w:szCs w:val="21"/>
          <w:shd w:val="clear" w:color="auto" w:fill="FFFFFF"/>
        </w:rPr>
        <w:t>/2</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dephase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a</w:t>
      </w:r>
      <w:r w:rsidR="007D670C">
        <w:t xml:space="preserve"> some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Φ</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w:t>
      </w:r>
      <w:r w:rsidR="00A13125">
        <w:t xml:space="preserve"> in this case coherence time </w:t>
      </w:r>
      <w:r w:rsidR="00A13125">
        <w:t>T</w:t>
      </w:r>
      <w:r w:rsidR="00A13125">
        <w:rPr>
          <w:vertAlign w:val="subscript"/>
        </w:rPr>
        <w:t>2</w:t>
      </w:r>
      <w:r w:rsidR="00A13125">
        <w:t xml:space="preserve"> will be extracted.</w:t>
      </w:r>
      <w:bookmarkStart w:id="620" w:name="_GoBack"/>
      <w:bookmarkEnd w:id="620"/>
    </w:p>
    <w:p w:rsidR="00067A20" w:rsidRDefault="00067A20" w:rsidP="00067A20"/>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w:t>
      </w:r>
      <w:r w:rsidR="00D119AB">
        <w:lastRenderedPageBreak/>
        <w:t xml:space="preserve">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For the reflectometry on the single quantum dot, look the 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lastRenderedPageBreak/>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3"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4"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5"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8"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9"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8D5CDA" w:rsidRPr="008D5CDA" w:rsidRDefault="008D5CDA" w:rsidP="008D5CDA">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1E8" w:rsidRDefault="001E51E8" w:rsidP="007436F6">
      <w:pPr>
        <w:spacing w:after="0" w:line="240" w:lineRule="auto"/>
      </w:pPr>
      <w:r>
        <w:separator/>
      </w:r>
    </w:p>
  </w:endnote>
  <w:endnote w:type="continuationSeparator" w:id="0">
    <w:p w:rsidR="001E51E8" w:rsidRDefault="001E51E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1E8" w:rsidRDefault="001E51E8" w:rsidP="007436F6">
      <w:pPr>
        <w:spacing w:after="0" w:line="240" w:lineRule="auto"/>
      </w:pPr>
      <w:r>
        <w:separator/>
      </w:r>
    </w:p>
  </w:footnote>
  <w:footnote w:type="continuationSeparator" w:id="0">
    <w:p w:rsidR="001E51E8" w:rsidRDefault="001E51E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2"/>
  </w:num>
  <w:num w:numId="4">
    <w:abstractNumId w:val="1"/>
  </w:num>
  <w:num w:numId="5">
    <w:abstractNumId w:val="15"/>
  </w:num>
  <w:num w:numId="6">
    <w:abstractNumId w:val="0"/>
  </w:num>
  <w:num w:numId="7">
    <w:abstractNumId w:val="6"/>
  </w:num>
  <w:num w:numId="8">
    <w:abstractNumId w:val="18"/>
  </w:num>
  <w:num w:numId="9">
    <w:abstractNumId w:val="12"/>
  </w:num>
  <w:num w:numId="10">
    <w:abstractNumId w:val="16"/>
  </w:num>
  <w:num w:numId="11">
    <w:abstractNumId w:val="9"/>
  </w:num>
  <w:num w:numId="12">
    <w:abstractNumId w:val="3"/>
  </w:num>
  <w:num w:numId="13">
    <w:abstractNumId w:val="13"/>
  </w:num>
  <w:num w:numId="14">
    <w:abstractNumId w:val="7"/>
  </w:num>
  <w:num w:numId="15">
    <w:abstractNumId w:val="4"/>
  </w:num>
  <w:num w:numId="16">
    <w:abstractNumId w:val="14"/>
  </w:num>
  <w:num w:numId="17">
    <w:abstractNumId w:val="5"/>
  </w:num>
  <w:num w:numId="18">
    <w:abstractNumId w:val="10"/>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1B4D"/>
    <w:rsid w:val="000E3043"/>
    <w:rsid w:val="000F44F9"/>
    <w:rsid w:val="001061D6"/>
    <w:rsid w:val="00113566"/>
    <w:rsid w:val="00117FED"/>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B1922"/>
    <w:rsid w:val="001B5F57"/>
    <w:rsid w:val="001C0BA2"/>
    <w:rsid w:val="001C24CF"/>
    <w:rsid w:val="001C26DD"/>
    <w:rsid w:val="001D54F4"/>
    <w:rsid w:val="001D6031"/>
    <w:rsid w:val="001E51E8"/>
    <w:rsid w:val="001E79EC"/>
    <w:rsid w:val="001E7BBA"/>
    <w:rsid w:val="001F6E03"/>
    <w:rsid w:val="0020343A"/>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588B"/>
    <w:rsid w:val="002A4E48"/>
    <w:rsid w:val="002A6168"/>
    <w:rsid w:val="002B614E"/>
    <w:rsid w:val="002C5A46"/>
    <w:rsid w:val="002C7A51"/>
    <w:rsid w:val="002D43A4"/>
    <w:rsid w:val="002E05D3"/>
    <w:rsid w:val="002E0869"/>
    <w:rsid w:val="002E1DFA"/>
    <w:rsid w:val="002E3C90"/>
    <w:rsid w:val="002F4FF1"/>
    <w:rsid w:val="002F7BCB"/>
    <w:rsid w:val="00303DF3"/>
    <w:rsid w:val="00315E2B"/>
    <w:rsid w:val="00334797"/>
    <w:rsid w:val="00337E3C"/>
    <w:rsid w:val="00340C1D"/>
    <w:rsid w:val="00351A14"/>
    <w:rsid w:val="0035532A"/>
    <w:rsid w:val="00355A27"/>
    <w:rsid w:val="003562C0"/>
    <w:rsid w:val="00360E81"/>
    <w:rsid w:val="00363628"/>
    <w:rsid w:val="00367501"/>
    <w:rsid w:val="00373956"/>
    <w:rsid w:val="00373DD6"/>
    <w:rsid w:val="0037501E"/>
    <w:rsid w:val="00375811"/>
    <w:rsid w:val="00375FC9"/>
    <w:rsid w:val="003763F4"/>
    <w:rsid w:val="00377FC9"/>
    <w:rsid w:val="00382E21"/>
    <w:rsid w:val="00386FF5"/>
    <w:rsid w:val="003958A8"/>
    <w:rsid w:val="00397B1E"/>
    <w:rsid w:val="003A0C1E"/>
    <w:rsid w:val="003B702D"/>
    <w:rsid w:val="003C0C66"/>
    <w:rsid w:val="003C3873"/>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67658"/>
    <w:rsid w:val="0047570B"/>
    <w:rsid w:val="00475744"/>
    <w:rsid w:val="00483B72"/>
    <w:rsid w:val="00491539"/>
    <w:rsid w:val="004917E7"/>
    <w:rsid w:val="00491E10"/>
    <w:rsid w:val="00496C5A"/>
    <w:rsid w:val="004A00C1"/>
    <w:rsid w:val="004A0A4B"/>
    <w:rsid w:val="004A2491"/>
    <w:rsid w:val="004A3B7F"/>
    <w:rsid w:val="004A4B7F"/>
    <w:rsid w:val="004A6D69"/>
    <w:rsid w:val="004B1812"/>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77FEC"/>
    <w:rsid w:val="00580D5B"/>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5A0B"/>
    <w:rsid w:val="00626652"/>
    <w:rsid w:val="00626F0C"/>
    <w:rsid w:val="00627C54"/>
    <w:rsid w:val="00630F1C"/>
    <w:rsid w:val="00632E07"/>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38B3"/>
    <w:rsid w:val="006F65FC"/>
    <w:rsid w:val="006F7697"/>
    <w:rsid w:val="00700736"/>
    <w:rsid w:val="00700B39"/>
    <w:rsid w:val="007167DF"/>
    <w:rsid w:val="007326AD"/>
    <w:rsid w:val="007360E2"/>
    <w:rsid w:val="0074069F"/>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52331"/>
    <w:rsid w:val="0085272A"/>
    <w:rsid w:val="00855CF5"/>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33CE"/>
    <w:rsid w:val="009B639D"/>
    <w:rsid w:val="009C0FA8"/>
    <w:rsid w:val="009C4526"/>
    <w:rsid w:val="009C6ADE"/>
    <w:rsid w:val="009D17AE"/>
    <w:rsid w:val="009E00FA"/>
    <w:rsid w:val="009E7BE2"/>
    <w:rsid w:val="00A11815"/>
    <w:rsid w:val="00A13125"/>
    <w:rsid w:val="00A25502"/>
    <w:rsid w:val="00A263F9"/>
    <w:rsid w:val="00A317FB"/>
    <w:rsid w:val="00A51B2E"/>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93FF1"/>
    <w:rsid w:val="00CB119C"/>
    <w:rsid w:val="00CB6E74"/>
    <w:rsid w:val="00CB7A4C"/>
    <w:rsid w:val="00CC2675"/>
    <w:rsid w:val="00CD1D6E"/>
    <w:rsid w:val="00CD5415"/>
    <w:rsid w:val="00CD7288"/>
    <w:rsid w:val="00CE4A72"/>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45CE"/>
    <w:rsid w:val="00D76EC4"/>
    <w:rsid w:val="00D81947"/>
    <w:rsid w:val="00D82BA6"/>
    <w:rsid w:val="00D82BEF"/>
    <w:rsid w:val="00D85E21"/>
    <w:rsid w:val="00D92403"/>
    <w:rsid w:val="00D937C0"/>
    <w:rsid w:val="00D96C2A"/>
    <w:rsid w:val="00D97ECE"/>
    <w:rsid w:val="00DA0775"/>
    <w:rsid w:val="00DA0C15"/>
    <w:rsid w:val="00DA6C9B"/>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43B1"/>
    <w:rsid w:val="00E74997"/>
    <w:rsid w:val="00E800DB"/>
    <w:rsid w:val="00E81006"/>
    <w:rsid w:val="00E83011"/>
    <w:rsid w:val="00E838E2"/>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50CC"/>
    <w:rsid w:val="00F27A03"/>
    <w:rsid w:val="00F3057B"/>
    <w:rsid w:val="00F32C52"/>
    <w:rsid w:val="00F33280"/>
    <w:rsid w:val="00F33A4D"/>
    <w:rsid w:val="00F450BE"/>
    <w:rsid w:val="00F46A7D"/>
    <w:rsid w:val="00F61DA7"/>
    <w:rsid w:val="00F663DE"/>
    <w:rsid w:val="00F73FFA"/>
    <w:rsid w:val="00F744FA"/>
    <w:rsid w:val="00F74543"/>
    <w:rsid w:val="00F77324"/>
    <w:rsid w:val="00F812BB"/>
    <w:rsid w:val="00F83497"/>
    <w:rsid w:val="00F943B0"/>
    <w:rsid w:val="00F95CE3"/>
    <w:rsid w:val="00FA1753"/>
    <w:rsid w:val="00FB661C"/>
    <w:rsid w:val="00FC46D0"/>
    <w:rsid w:val="00FD0465"/>
    <w:rsid w:val="00FD41A0"/>
    <w:rsid w:val="00FD4915"/>
    <w:rsid w:val="00FD6886"/>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Malinowski_F/0/1/0/all/0/1" TargetMode="External"/><Relationship Id="rId39" Type="http://schemas.openxmlformats.org/officeDocument/2006/relationships/hyperlink" Target="https://arxiv.org/abs/1605.07599" TargetMode="External"/><Relationship Id="rId3" Type="http://schemas.openxmlformats.org/officeDocument/2006/relationships/styles" Target="styles.xml"/><Relationship Id="rId21" Type="http://schemas.openxmlformats.org/officeDocument/2006/relationships/image" Target="media/image14.tiff"/><Relationship Id="rId34" Type="http://schemas.openxmlformats.org/officeDocument/2006/relationships/hyperlink" Target="https://arxiv.org/find/cond-mat/1/au:+Manfra_M/0/1/0/all/0/1"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rxiv.org/abs/quant-ph/0002077v3" TargetMode="External"/><Relationship Id="rId33" Type="http://schemas.openxmlformats.org/officeDocument/2006/relationships/hyperlink" Target="https://arxiv.org/find/cond-mat/1/au:+Gardner_G/0/1/0/all/0/1" TargetMode="External"/><Relationship Id="rId38"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rxiv.org/find/cond-mat/1/au:+Barnes_E/0/1/0/all/0/1"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fo.ee.surrey.ac.uk/Workshop/advice/coils/air_coils.html" TargetMode="External"/><Relationship Id="rId32" Type="http://schemas.openxmlformats.org/officeDocument/2006/relationships/hyperlink" Target="https://arxiv.org/find/cond-mat/1/au:+Fallahi_S/0/1/0/all/0/1" TargetMode="External"/><Relationship Id="rId37" Type="http://schemas.openxmlformats.org/officeDocument/2006/relationships/hyperlink" Target="https://arxiv.org/abs/1601.0667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physics.udel.edu/~msafrono/650/Lecture19.pdf" TargetMode="External"/><Relationship Id="rId28" Type="http://schemas.openxmlformats.org/officeDocument/2006/relationships/hyperlink" Target="https://arxiv.org/find/cond-mat/1/au:+Nissen_P/0/1/0/all/0/1" TargetMode="External"/><Relationship Id="rId36" Type="http://schemas.openxmlformats.org/officeDocument/2006/relationships/hyperlink" Target="https://arxiv.org/find/cond-mat/1/au:+Kuemmeth_F/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Rudner_M/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rxiv.org/find/cond-mat/1/au:+Martins_F/0/1/0/all/0/1" TargetMode="External"/><Relationship Id="rId30" Type="http://schemas.openxmlformats.org/officeDocument/2006/relationships/hyperlink" Target="https://arxiv.org/find/cond-mat/1/au:+Cywinski_L/0/1/0/all/0/1" TargetMode="External"/><Relationship Id="rId35" Type="http://schemas.openxmlformats.org/officeDocument/2006/relationships/hyperlink" Target="https://arxiv.org/find/cond-mat/1/au:+Marcus_C/0/1/0/al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D239E-4A52-4320-BDAA-7C41841EF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TotalTime>
  <Pages>30</Pages>
  <Words>8225</Words>
  <Characters>46887</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51</cp:revision>
  <dcterms:created xsi:type="dcterms:W3CDTF">2016-08-21T10:24:00Z</dcterms:created>
  <dcterms:modified xsi:type="dcterms:W3CDTF">2016-08-23T12:51:00Z</dcterms:modified>
</cp:coreProperties>
</file>