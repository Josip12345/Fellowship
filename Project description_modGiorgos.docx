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w:t>
        </w:r>
        <w:proofErr w:type="spellStart"/>
        <w:proofErr w:type="gramStart"/>
        <w:r>
          <w:t>it’s</w:t>
        </w:r>
        <w:proofErr w:type="spellEnd"/>
        <w:proofErr w:type="gramEnd"/>
        <w:r>
          <w:t xml:space="preserve">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place in a </w:t>
        </w:r>
      </w:ins>
      <w:ins w:id="84" w:author="Georgios KATSAROS" w:date="2016-08-20T14:27:00Z">
        <w:r w:rsidR="006B4BDC">
          <w:t xml:space="preserve">so-called a quantum dot (QD). QDs are very small structures (their diameters can reach tens of </w:t>
        </w:r>
        <w:r w:rsidR="006B4BDC">
          <w:lastRenderedPageBreak/>
          <w:t>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w:t>
        </w:r>
        <w:proofErr w:type="spellStart"/>
        <w:r w:rsidR="005D44F9">
          <w:t>DiVincenzo</w:t>
        </w:r>
        <w:proofErr w:type="spellEnd"/>
        <w:r w:rsidR="005D44F9">
          <w:t xml:space="preserve"> proposal for the realization of a scalable quantum computer, </w:t>
        </w:r>
      </w:ins>
      <w:proofErr w:type="spellStart"/>
      <w:ins w:id="90" w:author="Georgios KATSAROS" w:date="2016-08-20T13:48:00Z">
        <w:r w:rsidR="00375811">
          <w:t>DiVincenzo</w:t>
        </w:r>
        <w:proofErr w:type="spellEnd"/>
        <w:r w:rsidR="00375811">
          <w:t xml:space="preserve">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proofErr w:type="spellStart"/>
      <w:ins w:id="99" w:author="Georgios KATSAROS" w:date="2016-08-20T13:52:00Z">
        <w:r w:rsidR="00375811">
          <w:t>fullfill</w:t>
        </w:r>
        <w:proofErr w:type="spellEnd"/>
        <w:r w:rsidR="00375811">
          <w:t xml:space="preserve"> </w:t>
        </w:r>
      </w:ins>
      <w:r w:rsidR="00F83497">
        <w:t xml:space="preserve">for </w:t>
      </w:r>
      <w:ins w:id="100" w:author="Georgios KATSAROS" w:date="2016-08-20T13:50:00Z">
        <w:r w:rsidR="00375811">
          <w:t xml:space="preserve">a </w:t>
        </w:r>
      </w:ins>
      <w:r w:rsidR="00F83497">
        <w:t xml:space="preserve">quantum computer </w:t>
      </w:r>
      <w:r w:rsidR="003C0C66">
        <w:t xml:space="preserve">to work </w:t>
      </w:r>
      <w:proofErr w:type="gramStart"/>
      <w:r w:rsidR="003C0C66">
        <w:t>correctly</w:t>
      </w:r>
      <w:ins w:id="101" w:author="Georgios KATSAROS" w:date="2016-08-20T13:51:00Z">
        <w:r w:rsidR="00375811">
          <w:t>[</w:t>
        </w:r>
        <w:proofErr w:type="gramEnd"/>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 xml:space="preserve">The 5 criteria for quantum computation </w:t>
        </w:r>
        <w:proofErr w:type="spellStart"/>
        <w:r w:rsidR="00776A92">
          <w:t>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proofErr w:type="gramStart"/>
      <w:r w:rsidRPr="00776A92">
        <w:rPr>
          <w:shd w:val="clear" w:color="auto" w:fill="FFFFFF"/>
        </w:rPr>
        <w:t>identification</w:t>
      </w:r>
      <w:proofErr w:type="spellEnd"/>
      <w:proofErr w:type="gramEnd"/>
      <w:r w:rsidRPr="00776A92">
        <w:rPr>
          <w:shd w:val="clear" w:color="auto" w:fill="FFFFFF"/>
        </w:rPr>
        <w:t xml:space="preserve"> of well-defined qubits</w:t>
      </w:r>
      <w:ins w:id="109" w:author="Georgios KATSAROS" w:date="2016-08-20T14:10:00Z">
        <w:r w:rsidR="00776A92" w:rsidRPr="00776A92">
          <w:rPr>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xml:space="preserve">: Write </w:t>
        </w:r>
        <w:proofErr w:type="spellStart"/>
        <w:r w:rsidR="00776A92">
          <w:t>sth</w:t>
        </w:r>
        <w:proofErr w:type="spellEnd"/>
        <w:r w:rsidR="00776A92">
          <w:t xml:space="preserve">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proofErr w:type="gramStart"/>
      <w:r>
        <w:t>low</w:t>
      </w:r>
      <w:proofErr w:type="gramEnd"/>
      <w:r>
        <w:t xml:space="preserve"> </w:t>
      </w:r>
      <w:proofErr w:type="spellStart"/>
      <w:r>
        <w:t>decoherence</w:t>
      </w:r>
      <w:proofErr w:type="spellEnd"/>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proofErr w:type="spellStart"/>
      <w:moveTo w:id="119" w:author="Georgios KATSAROS" w:date="2016-08-20T14:11:00Z">
        <w:r w:rsidR="00776A92">
          <w:t>Decoherence</w:t>
        </w:r>
        <w:proofErr w:type="spellEnd"/>
        <w:r w:rsidR="00776A92">
          <w:t xml:space="preserv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w:t>
        </w:r>
        <w:proofErr w:type="spellStart"/>
        <w:r w:rsidR="00776A92">
          <w:t>sth</w:t>
        </w:r>
        <w:proofErr w:type="spellEnd"/>
        <w:r w:rsidR="00776A92">
          <w:t xml:space="preserve">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w:t>
        </w:r>
        <w:proofErr w:type="spellStart"/>
        <w:r w:rsidR="00776A92">
          <w:t>sth</w:t>
        </w:r>
        <w:proofErr w:type="spellEnd"/>
        <w:r w:rsidR="00776A92">
          <w:t xml:space="preserve">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proofErr w:type="gramStart"/>
      <w:r>
        <w:t>e</w:t>
      </w:r>
      <w:proofErr w:type="gramEnd"/>
      <w:r>
        <w:t>.</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w:delText>
          </w:r>
          <w:r w:rsidR="006B4BDC" w:rsidDel="006B4BDC">
            <w:lastRenderedPageBreak/>
            <w:delText xml:space="preserve">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 xml:space="preserve">Pauli </w:t>
      </w:r>
      <w:proofErr w:type="gramStart"/>
      <w:r w:rsidR="00BC27FD">
        <w:t>exclusion principle</w:t>
      </w:r>
      <w:proofErr w:type="gramEnd"/>
      <w:r w:rsidR="00BC27FD">
        <w:t>.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proofErr w:type="spellStart"/>
      <w:ins w:id="202" w:author="Georgios KATSAROS" w:date="2016-08-20T14:43:00Z">
        <w:r w:rsidR="005D44F9">
          <w:t>to</w:t>
        </w:r>
        <w:proofErr w:type="spellEnd"/>
        <w:r w:rsidR="005D44F9">
          <w:t xml:space="preserve">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proofErr w:type="spellStart"/>
      <w:ins w:id="222" w:author="Georgios KATSAROS" w:date="2016-08-20T14:50:00Z">
        <w:r>
          <w:t>loose</w:t>
        </w:r>
        <w:proofErr w:type="spellEnd"/>
        <w:r>
          <w:t xml:space="preserv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w:t>
        </w:r>
        <w:proofErr w:type="spellStart"/>
        <w:r>
          <w:t>Petta</w:t>
        </w:r>
        <w:proofErr w:type="spellEnd"/>
        <w:r>
          <w:t xml:space="preserve">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w:t>
      </w:r>
      <w:proofErr w:type="gramStart"/>
      <w:r w:rsidR="00ED47A8">
        <w:t xml:space="preserve">by </w:t>
      </w:r>
      <w:moveFromRangeStart w:id="234" w:author="Georgios KATSAROS" w:date="2016-08-20T14:52:00Z" w:name="move459468078"/>
      <w:proofErr w:type="gramEnd"/>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xml:space="preserve">. </w:t>
        </w:r>
        <w:proofErr w:type="spellStart"/>
        <w:r w:rsidR="00837E71">
          <w:t>Thus</w:t>
        </w:r>
      </w:ins>
      <w:del w:id="251" w:author="Georgios KATSAROS" w:date="2016-08-20T14:55:00Z">
        <w:r w:rsidR="00F943B0" w:rsidDel="00837E71">
          <w:delText xml:space="preserve">, so </w:delText>
        </w:r>
      </w:del>
      <w:ins w:id="252" w:author="Georgios KATSAROS" w:date="2016-08-20T14:56:00Z">
        <w:r w:rsidR="005C16AB">
          <w:t>the</w:t>
        </w:r>
        <w:proofErr w:type="spellEnd"/>
        <w:r w:rsidR="005C16AB">
          <w:t xml:space="preserv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w:t>
        </w:r>
        <w:proofErr w:type="gramStart"/>
        <w:r>
          <w:t>speak</w:t>
        </w:r>
        <w:proofErr w:type="gramEnd"/>
        <w:r>
          <w:t xml:space="preserve"> about the three types </w:t>
        </w:r>
        <w:r w:rsidR="005C16AB">
          <w:t>of Si quantum dots</w:t>
        </w:r>
      </w:ins>
      <w:ins w:id="269" w:author="Josip KUKUCKA" w:date="2016-08-20T21:54:00Z">
        <w:r w:rsidR="00483B72">
          <w:t xml:space="preserve"> </w:t>
        </w:r>
        <w:proofErr w:type="spellStart"/>
        <w:r w:rsidR="00483B72">
          <w:t>dzurak</w:t>
        </w:r>
        <w:proofErr w:type="spellEnd"/>
        <w:r w:rsidR="00483B72">
          <w:t>, Eriksson,</w:t>
        </w:r>
      </w:ins>
      <w:ins w:id="270" w:author="Georgios KATSAROS" w:date="2016-08-20T14:57:00Z">
        <w:r w:rsidR="005C16AB">
          <w:t xml:space="preserve">, </w:t>
        </w:r>
        <w:proofErr w:type="spellStart"/>
        <w:r w:rsidR="005C16AB">
          <w:t>heterostructures</w:t>
        </w:r>
        <w:proofErr w:type="spellEnd"/>
        <w:r w:rsidR="005C16AB">
          <w:t>,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 xml:space="preserve">sotopically purified </w:t>
      </w:r>
      <w:proofErr w:type="spellStart"/>
      <w:r w:rsidR="004A6D69">
        <w:t>Si</w:t>
      </w:r>
      <w:proofErr w:type="gramStart"/>
      <w:r w:rsidR="004A6D69">
        <w:t>:P</w:t>
      </w:r>
      <w:proofErr w:type="spellEnd"/>
      <w:proofErr w:type="gramEnd"/>
      <w:r w:rsidR="004A6D69">
        <w:t xml:space="preserve">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A solution around this problem is to use holes instead of electrons. (</w:t>
        </w:r>
        <w:proofErr w:type="gramStart"/>
        <w:r w:rsidR="00525A02">
          <w:t>speak</w:t>
        </w:r>
        <w:proofErr w:type="gramEnd"/>
        <w:r w:rsidR="00525A02">
          <w:t xml:space="preserve">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proofErr w:type="spellStart"/>
      <w:ins w:id="311" w:author="Georgios KATSAROS" w:date="2016-08-20T15:21:00Z">
        <w:r w:rsidR="001E79EC">
          <w:t>and</w:t>
        </w:r>
        <w:proofErr w:type="spellEnd"/>
        <w:r w:rsidR="001E79EC">
          <w:t xml:space="preserve">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proofErr w:type="spellStart"/>
      <w:ins w:id="315" w:author="Georgios KATSAROS" w:date="2016-08-20T15:21:00Z">
        <w:r w:rsidR="001E79EC">
          <w:t>Recenty</w:t>
        </w:r>
        <w:proofErr w:type="spellEnd"/>
        <w:r w:rsidR="001E79EC">
          <w:t xml:space="preserve"> </w:t>
        </w:r>
        <w:proofErr w:type="spellStart"/>
        <w:r w:rsidR="001E79EC">
          <w:t>magnetotransport</w:t>
        </w:r>
        <w:proofErr w:type="spellEnd"/>
        <w:r w:rsidR="001E79EC">
          <w:t xml:space="preserve">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 xml:space="preserve">Nanowires can be further electrostatically </w:t>
      </w:r>
      <w:proofErr w:type="spellStart"/>
      <w:r w:rsidR="00B035E6">
        <w:t>splitted</w:t>
      </w:r>
      <w:proofErr w:type="spellEnd"/>
      <w:r w:rsidR="00B035E6">
        <w:t xml:space="preserve">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w:t>
      </w:r>
      <w:proofErr w:type="spellStart"/>
      <w:r w:rsidR="00334797">
        <w:t>SiGe</w:t>
      </w:r>
      <w:proofErr w:type="spellEnd"/>
      <w:r w:rsidR="00334797">
        <w:t xml:space="preserve"> nanowire based DQD sample fabricated in our group by Hannes Watzinger</w:t>
      </w:r>
      <w:r w:rsidR="00ED56D2">
        <w:t xml:space="preserve">. </w:t>
      </w:r>
      <w:proofErr w:type="spellStart"/>
      <w:r w:rsidR="00ED56D2">
        <w:t>Ohmic</w:t>
      </w:r>
      <w:proofErr w:type="spellEnd"/>
      <w:r w:rsidR="00ED56D2">
        <w:t xml:space="preserve">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proofErr w:type="gramStart"/>
      <w:r w:rsidRPr="001A521D">
        <w:t>π</w:t>
      </w:r>
      <w:r>
        <w:t>/2</w:t>
      </w:r>
      <w:proofErr w:type="gramEnd"/>
      <w:r>
        <w:t xml:space="preserve"> spin rotation achieved in Andrea Morello Group from UNSW Australia in </w:t>
      </w:r>
      <w:proofErr w:type="spellStart"/>
      <w:r>
        <w:t>Si:P</w:t>
      </w:r>
      <w:proofErr w:type="spellEnd"/>
      <w:r>
        <w:t xml:space="preserve">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 xml:space="preserve">Using </w:t>
      </w:r>
      <w:proofErr w:type="gramStart"/>
      <w:r>
        <w:t>hole</w:t>
      </w:r>
      <w:proofErr w:type="gramEnd"/>
      <w:r>
        <w:t xml:space="preserve"> spin in p-type</w:t>
      </w:r>
      <w:r w:rsidR="006D44E9">
        <w:t xml:space="preserve"> silicon</w:t>
      </w:r>
      <w:r>
        <w:t xml:space="preserve">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w:t>
      </w:r>
      <w:proofErr w:type="spellStart"/>
      <w:r w:rsidR="00534ED8">
        <w:t>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It</w:t>
      </w:r>
      <w:proofErr w:type="spellEnd"/>
      <w:r w:rsidR="00F74543">
        <w:t xml:space="preserve">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w:t>
        </w:r>
        <w:proofErr w:type="spellStart"/>
        <w:r w:rsidR="006768CC">
          <w:t>lockin</w:t>
        </w:r>
        <w:proofErr w:type="spellEnd"/>
        <w:r w:rsidR="006768CC">
          <w:t xml:space="preserve"> measurement)</w:t>
        </w:r>
      </w:ins>
    </w:p>
    <w:p w:rsidR="001775B9" w:rsidRDefault="00BC0EAE" w:rsidP="00BC0EAE">
      <w:proofErr w:type="spellStart"/>
      <w:r>
        <w:t>Ohmic</w:t>
      </w:r>
      <w:proofErr w:type="spellEnd"/>
      <w:r>
        <w:t xml:space="preserve">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 xml:space="preserve">single </w:t>
        </w:r>
        <w:proofErr w:type="gramStart"/>
        <w:r w:rsidR="006768CC">
          <w:t>hole</w:t>
        </w:r>
        <w:proofErr w:type="gramEnd"/>
        <w:r w:rsidR="006768CC">
          <w:t xml:space="preserv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 xml:space="preserve">media with impedance </w:t>
      </w:r>
      <w:proofErr w:type="gramStart"/>
      <w:r>
        <w:t>Z</w:t>
      </w:r>
      <w:r>
        <w:rPr>
          <w:vertAlign w:val="subscript"/>
        </w:rPr>
        <w:t xml:space="preserve">0 </w:t>
      </w:r>
      <w:r>
        <w:t xml:space="preserve"> (</w:t>
      </w:r>
      <w:proofErr w:type="gramEnd"/>
      <w:r>
        <w:t xml:space="preserve">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w:t>
        </w:r>
        <w:proofErr w:type="spellStart"/>
        <w:r>
          <w:t>transitor</w:t>
        </w:r>
        <w:proofErr w:type="spellEnd"/>
        <w:r>
          <w:t xml:space="preserve">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If elements of a resonant circuit – inductance L and capacitance C are properly chosen, on the resonant frequency of that circuit</w:t>
      </w:r>
      <w:proofErr w:type="gramStart"/>
      <w:r w:rsidR="00ED3D43">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w:t>
      </w:r>
      <w:proofErr w:type="spellStart"/>
      <w:r w:rsidR="00626F0C">
        <w:t>ohmic</w:t>
      </w:r>
      <w:proofErr w:type="spellEnd"/>
      <w:r w:rsidR="00626F0C">
        <w:t xml:space="preserve">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w:t>
        </w:r>
        <w:proofErr w:type="spellStart"/>
        <w:r w:rsidR="00DF4316">
          <w:rPr>
            <w:b/>
          </w:rPr>
          <w:t>sth</w:t>
        </w:r>
        <w:proofErr w:type="spellEnd"/>
        <w:r w:rsidR="00DF4316">
          <w:rPr>
            <w:b/>
          </w:rPr>
          <w:t xml:space="preserve">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w:t>
      </w:r>
      <w:proofErr w:type="gramStart"/>
      <w:r w:rsidR="009221DD">
        <w:t>hole</w:t>
      </w:r>
      <w:proofErr w:type="gramEnd"/>
      <w:r w:rsidR="009221DD">
        <w:t>)</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w:t>
        </w:r>
        <w:proofErr w:type="spellStart"/>
        <w:r w:rsidR="00DD253D">
          <w:rPr>
            <w:b/>
          </w:rPr>
          <w:t>realizatioin</w:t>
        </w:r>
        <w:proofErr w:type="spellEnd"/>
        <w:r w:rsidR="00DD253D">
          <w:rPr>
            <w:b/>
          </w:rPr>
          <w:t xml:space="preserve">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w:t>
        </w:r>
        <w:proofErr w:type="gramStart"/>
        <w:r>
          <w:t xml:space="preserve">is the work with the highest achieved sensitivity </w:t>
        </w:r>
        <w:proofErr w:type="spellStart"/>
        <w:r>
          <w:t>sofar</w:t>
        </w:r>
        <w:proofErr w:type="spellEnd"/>
        <w:proofErr w:type="gramEnd"/>
        <w:r>
          <w:t xml:space="preserve">.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w:t>
      </w:r>
      <w:proofErr w:type="spellStart"/>
      <w:r w:rsidR="00A11815">
        <w:t>Zalba</w:t>
      </w:r>
      <w:proofErr w:type="spellEnd"/>
      <w:r w:rsidR="00A11815">
        <w:t xml:space="preserve">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proofErr w:type="spellStart"/>
      <w:ins w:id="483" w:author="Georgios KATSAROS" w:date="2016-08-20T16:05:00Z">
        <w:r w:rsidR="0009103D">
          <w:t>ohmic</w:t>
        </w:r>
        <w:proofErr w:type="spellEnd"/>
        <w:r w:rsidR="0009103D">
          <w:t xml:space="preserve">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w:t>
        </w:r>
        <w:proofErr w:type="gramStart"/>
        <w:r w:rsidR="00FD4915">
          <w:t>a</w:t>
        </w:r>
        <w:proofErr w:type="gramEnd"/>
        <w:r w:rsidR="00FD4915">
          <w:t xml:space="preserve">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proofErr w:type="spellStart"/>
      <w:r w:rsidR="00F95CE3">
        <w:t>a</w:t>
      </w:r>
      <w:proofErr w:type="spellEnd"/>
      <w:r w:rsidR="00F95CE3">
        <w:t xml:space="preserve">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w:t>
        </w:r>
        <w:proofErr w:type="spellStart"/>
        <w:r w:rsidR="00FD4915">
          <w:t>sth</w:t>
        </w:r>
        <w:proofErr w:type="spellEnd"/>
        <w:r w:rsidR="00FD4915">
          <w:t xml:space="preserve">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w:t>
        </w:r>
        <w:proofErr w:type="gramStart"/>
        <w:r w:rsidR="00FD4915">
          <w:t>hole</w:t>
        </w:r>
        <w:proofErr w:type="gramEnd"/>
        <w:r w:rsidR="00FD4915">
          <w:t xml:space="preserv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proofErr w:type="gramStart"/>
      <w:r w:rsidR="00873914">
        <w:t>the</w:t>
      </w:r>
      <w:proofErr w:type="gramEnd"/>
      <w:r w:rsidR="00873914">
        <w:t xml:space="preserv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2814DB" w:rsidRDefault="005A7B36" w:rsidP="002814DB">
      <w:ins w:id="537" w:author="Georgios KATSAROS" w:date="2016-08-20T16:21:00Z">
        <w:r>
          <w:t xml:space="preserve">Why don’t you start with </w:t>
        </w:r>
        <w:proofErr w:type="spellStart"/>
        <w:r>
          <w:t>sth</w:t>
        </w:r>
        <w:proofErr w:type="spellEnd"/>
        <w:r>
          <w:t xml:space="preserve"> </w:t>
        </w:r>
        <w:proofErr w:type="gramStart"/>
        <w:r>
          <w:t>like.</w:t>
        </w:r>
        <w:proofErr w:type="gramEnd"/>
        <w:r>
          <w:t xml:space="preserv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proofErr w:type="spellStart"/>
      <w:ins w:id="550" w:author="Georgios KATSAROS" w:date="2016-08-20T16:25:00Z">
        <w:r w:rsidR="005A7B36">
          <w:t>sourface</w:t>
        </w:r>
        <w:proofErr w:type="spellEnd"/>
        <w:r w:rsidR="005A7B36">
          <w:t xml:space="preserv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 xml:space="preserve">state of the nanowire single </w:t>
      </w:r>
      <w:proofErr w:type="gramStart"/>
      <w:r w:rsidR="00BA3315">
        <w:t>hole</w:t>
      </w:r>
      <w:proofErr w:type="gramEnd"/>
      <w:r>
        <w:t xml:space="preserve"> transistor</w:t>
      </w:r>
      <w:r w:rsidR="00BA3315">
        <w:t xml:space="preserve"> (SHT)</w:t>
      </w:r>
      <w:r>
        <w:t xml:space="preserve">, </w:t>
      </w:r>
      <w:proofErr w:type="spellStart"/>
      <w:r>
        <w:t>ohmic</w:t>
      </w:r>
      <w:proofErr w:type="spellEnd"/>
      <w:r>
        <w:t xml:space="preserve">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t>
      </w:r>
      <w:proofErr w:type="spellStart"/>
      <w:r w:rsidR="005028B0">
        <w:t>Weinreb’s</w:t>
      </w:r>
      <w:proofErr w:type="spellEnd"/>
      <w:r w:rsidR="005028B0">
        <w:t xml:space="preserve"> CITLF2 and </w:t>
      </w:r>
      <w:proofErr w:type="spellStart"/>
      <w:r w:rsidR="005028B0">
        <w:t>Minicircuits</w:t>
      </w:r>
      <w:proofErr w:type="spellEnd"/>
      <w:r w:rsidR="005028B0">
        <w:t xml:space="preserve"> </w:t>
      </w:r>
      <w:r w:rsidR="005028B0" w:rsidRPr="005028B0">
        <w:t>ZX60-33LN-S</w:t>
      </w:r>
      <w:proofErr w:type="gramStart"/>
      <w:r w:rsidR="005028B0" w:rsidRPr="005028B0">
        <w:t>+</w:t>
      </w:r>
      <w:r w:rsidR="005028B0">
        <w:t xml:space="preserve">  </w:t>
      </w:r>
      <w:r w:rsidR="00BA3315">
        <w:t>amplifiers</w:t>
      </w:r>
      <w:proofErr w:type="gramEnd"/>
      <w:r w:rsidR="00BA3315">
        <w:t xml:space="preserve">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 xml:space="preserve">orking principle of </w:t>
      </w:r>
      <w:proofErr w:type="spellStart"/>
      <w:r w:rsidR="00671BA0">
        <w:t>ohmic</w:t>
      </w:r>
      <w:proofErr w:type="spellEnd"/>
      <w:r w:rsidR="00671BA0">
        <w:t xml:space="preserve">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sidR="00EF15B1">
        <w:rPr>
          <w:i/>
        </w:rPr>
        <w:t>,</w:t>
      </w:r>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Matching circuit elements used are surface mounted inductor Murata 1</w:t>
      </w:r>
      <w:proofErr w:type="gramStart"/>
      <w:r w:rsidR="00652CB2">
        <w:t>,2</w:t>
      </w:r>
      <w:proofErr w:type="gramEnd"/>
      <w:r w:rsidR="00652CB2">
        <w:t xml:space="preserve"> </w:t>
      </w:r>
      <w:proofErr w:type="spellStart"/>
      <w:r w:rsidR="00652CB2" w:rsidRPr="00652CB2">
        <w:t>μH</w:t>
      </w:r>
      <w:proofErr w:type="spellEnd"/>
      <w:r w:rsidR="00B148E8">
        <w:t xml:space="preserve"> </w:t>
      </w:r>
      <w:r w:rsidR="00652CB2">
        <w:t xml:space="preserve">and </w:t>
      </w:r>
      <w:proofErr w:type="spellStart"/>
      <w:r w:rsidR="00652CB2">
        <w:t>varactor</w:t>
      </w:r>
      <w:proofErr w:type="spellEnd"/>
      <w:r w:rsidR="00652CB2">
        <w:t xml:space="preserve"> MACOM </w:t>
      </w:r>
      <w:r w:rsidR="00652CB2" w:rsidRPr="00652CB2">
        <w:t>MA46H070-1056</w:t>
      </w:r>
      <w:r w:rsidR="004B72FD">
        <w:t xml:space="preserve">. </w:t>
      </w:r>
      <w:ins w:id="591" w:author="Georgios KATSAROS" w:date="2016-08-20T16:31:00Z">
        <w:r w:rsidR="00AF0DE8">
          <w:t xml:space="preserve">A </w:t>
        </w:r>
      </w:ins>
      <w:proofErr w:type="spellStart"/>
      <w:r w:rsidR="004B72FD">
        <w:t>Varactor</w:t>
      </w:r>
      <w:proofErr w:type="spellEnd"/>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w:t>
      </w:r>
      <w:proofErr w:type="spellStart"/>
      <w:r w:rsidR="004B72FD">
        <w:t>R</w:t>
      </w:r>
      <w:r w:rsidR="004B72FD">
        <w:rPr>
          <w:vertAlign w:val="subscript"/>
        </w:rPr>
        <w:t>s</w:t>
      </w:r>
      <w:proofErr w:type="spellEnd"/>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proofErr w:type="gramStart"/>
      <w:ins w:id="610" w:author="Georgios KATSAROS" w:date="2016-08-20T16:35:00Z">
        <w:r w:rsidR="00AF0DE8">
          <w:t xml:space="preserve">, </w:t>
        </w:r>
      </w:ins>
      <w:proofErr w:type="gramEnd"/>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proofErr w:type="spellStart"/>
      <w:r w:rsidR="005028B0">
        <w:t>Minicircuits</w:t>
      </w:r>
      <w:proofErr w:type="spellEnd"/>
      <w:r w:rsidR="005028B0">
        <w:t xml:space="preserve">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t>
      </w:r>
      <w:proofErr w:type="spellStart"/>
      <w:r>
        <w:t>Weinreb’s</w:t>
      </w:r>
      <w:proofErr w:type="spellEnd"/>
      <w:r>
        <w:t xml:space="preserve">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w:t>
        </w:r>
        <w:proofErr w:type="spellStart"/>
        <w:r>
          <w:rPr>
            <w:i/>
          </w:rPr>
          <w:t>ohmic</w:t>
        </w:r>
        <w:proofErr w:type="spellEnd"/>
        <w:r>
          <w:rPr>
            <w:i/>
          </w:rPr>
          <w:t xml:space="preserve">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 xml:space="preserve">For conducting the measurements several instruments has been used. For measuring reflectometry signal (reflection coefficient) vector network analyzer (VNA) from Rohde and Schwarz, model ZNB20, has been used. For DC biasing of the single </w:t>
      </w:r>
      <w:proofErr w:type="gramStart"/>
      <w:r>
        <w:t>hole</w:t>
      </w:r>
      <w:proofErr w:type="gramEnd"/>
      <w:r>
        <w:t xml:space="preserve"> transistor, the auxiliary bias outputs of the Stanford Research SR830 </w:t>
      </w:r>
      <w:proofErr w:type="spellStart"/>
      <w:r>
        <w:t>lockin</w:t>
      </w:r>
      <w:proofErr w:type="spellEnd"/>
      <w:r>
        <w:t xml:space="preserve"> amplifier has been used. For DC current measurements current amplifier from Stanford Research SR570 has been used. For attenuating RF signal sent to</w:t>
      </w:r>
      <w:r w:rsidR="00453777">
        <w:t xml:space="preserve"> the sample </w:t>
      </w:r>
      <w:proofErr w:type="spellStart"/>
      <w:r w:rsidR="00453777">
        <w:t>Minicircuit’s</w:t>
      </w:r>
      <w:proofErr w:type="spellEnd"/>
      <w:r w:rsidR="00453777">
        <w:t xml:space="preserve"> attenuator has been used</w:t>
      </w:r>
      <w:r>
        <w:t xml:space="preserve"> and </w:t>
      </w:r>
      <w:r w:rsidR="00453777">
        <w:t xml:space="preserve">for </w:t>
      </w:r>
      <w:r>
        <w:t xml:space="preserve">amplifying </w:t>
      </w:r>
      <w:r w:rsidR="00453777">
        <w:t xml:space="preserve">RF signal reflected from the sample, series of </w:t>
      </w:r>
      <w:proofErr w:type="spellStart"/>
      <w:r w:rsidR="00453777">
        <w:t>Minicircuit’s</w:t>
      </w:r>
      <w:proofErr w:type="spellEnd"/>
      <w:r w:rsidR="00453777">
        <w:t xml:space="preserve">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w:t>
      </w:r>
      <w:proofErr w:type="gramStart"/>
      <w:r>
        <w:t>Hole</w:t>
      </w:r>
      <w:proofErr w:type="gramEnd"/>
      <w:r>
        <w:t xml:space="preserve"> spin single quantum dot is formed in the nanowire beneath the gate (green). </w:t>
      </w:r>
    </w:p>
    <w:p w:rsidR="00D13F7A" w:rsidRDefault="00D13F7A" w:rsidP="00D13F7A">
      <w:r>
        <w:t xml:space="preserve">The single </w:t>
      </w:r>
      <w:proofErr w:type="gramStart"/>
      <w:r>
        <w:t>hole</w:t>
      </w:r>
      <w:proofErr w:type="gramEnd"/>
      <w:r>
        <w:t xml:space="preserv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Coulomb diamond pattern, as in [10]. Comparison of DC current and </w:t>
      </w:r>
      <w:proofErr w:type="spellStart"/>
      <w:r w:rsidR="00D13F7A">
        <w:t>ohmic</w:t>
      </w:r>
      <w:proofErr w:type="spellEnd"/>
      <w:r w:rsidR="00D13F7A">
        <w:t xml:space="preserve">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w:t>
      </w:r>
      <w:proofErr w:type="spellStart"/>
      <w:r>
        <w:t>ohmic</w:t>
      </w:r>
      <w:proofErr w:type="spellEnd"/>
      <w:r>
        <w:t xml:space="preserve"> reflectometry (right) </w:t>
      </w:r>
      <w:proofErr w:type="spellStart"/>
      <w:r>
        <w:t>mesurements</w:t>
      </w:r>
      <w:proofErr w:type="spellEnd"/>
      <w:r>
        <w:t xml:space="preserve">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w:t>
      </w:r>
      <w:proofErr w:type="spellStart"/>
      <w:r>
        <w:t>mK.</w:t>
      </w:r>
      <w:proofErr w:type="spellEnd"/>
      <w:r>
        <w:t xml:space="preserve">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 xml:space="preserve">technician Thomas </w:t>
      </w:r>
      <w:proofErr w:type="spellStart"/>
      <w:r w:rsidR="00DA6C9B">
        <w:t>Adletzberger</w:t>
      </w:r>
      <w:proofErr w:type="spellEnd"/>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w:t>
      </w:r>
      <w:proofErr w:type="spellStart"/>
      <w:proofErr w:type="gramStart"/>
      <w:r w:rsidR="002A6168">
        <w:t>uW</w:t>
      </w:r>
      <w:proofErr w:type="spellEnd"/>
      <w:proofErr w:type="gramEnd"/>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 xml:space="preserve">Figure 9: Newer version of the PCB (green) with the mounted sample (middle, grey) fabricated in our group by Lada </w:t>
      </w:r>
      <w:proofErr w:type="spellStart"/>
      <w:r>
        <w:t>Vuku</w:t>
      </w:r>
      <w:r w:rsidRPr="00FC46D0">
        <w:t>š</w:t>
      </w:r>
      <w:r>
        <w:t>i</w:t>
      </w:r>
      <w:r w:rsidRPr="00FC46D0">
        <w:t>ć</w:t>
      </w:r>
      <w:proofErr w:type="spellEnd"/>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proofErr w:type="spellStart"/>
      <w:r w:rsidR="00F018F4">
        <w:t>QTLab</w:t>
      </w:r>
      <w:proofErr w:type="spellEnd"/>
      <w:r w:rsidR="00F018F4">
        <w:t xml:space="preserve">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proofErr w:type="gramStart"/>
      <w:r w:rsidR="004917E7">
        <w:rPr>
          <w:rFonts w:eastAsiaTheme="minorEastAsia"/>
        </w:rPr>
        <w:t>,</w:t>
      </w:r>
      <w:r w:rsidR="00386FF5">
        <w:t xml:space="preserve"> </w:t>
      </w:r>
      <w:r w:rsidR="008867C7">
        <w:t xml:space="preserve"> </w:t>
      </w:r>
      <w:proofErr w:type="gramEnd"/>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w:t>
      </w:r>
      <w:proofErr w:type="spellStart"/>
      <w:r w:rsidR="00386FF5">
        <w:rPr>
          <w:rFonts w:eastAsiaTheme="minorEastAsia"/>
        </w:rPr>
        <w:t>C</w:t>
      </w:r>
      <w:r w:rsidR="00386FF5">
        <w:rPr>
          <w:rFonts w:eastAsiaTheme="minorEastAsia"/>
          <w:vertAlign w:val="subscript"/>
        </w:rPr>
        <w:t>p</w:t>
      </w:r>
      <w:proofErr w:type="spellEnd"/>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 xml:space="preserve">Using gate reflectometry in gate defined DQD in GaAs J.I. </w:t>
      </w:r>
      <w:proofErr w:type="spellStart"/>
      <w:r w:rsidR="008D5CDA" w:rsidRPr="008D5CDA">
        <w:t>Colless</w:t>
      </w:r>
      <w:proofErr w:type="spellEnd"/>
      <w:r w:rsidR="008D5CDA" w:rsidRPr="008D5CDA">
        <w:t xml:space="preserve">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 xml:space="preserve">Using 1.9 nm </w:t>
      </w:r>
      <w:proofErr w:type="spellStart"/>
      <w:r w:rsidR="002A4E48" w:rsidRPr="008D5CDA">
        <w:t>HfSiON</w:t>
      </w:r>
      <w:proofErr w:type="spellEnd"/>
      <w:r w:rsidR="002A4E48" w:rsidRPr="008D5CDA">
        <w:t xml:space="preserve"> oxide as dielectric</w:t>
      </w:r>
      <w:r w:rsidR="002A4E48">
        <w:t xml:space="preserve"> in </w:t>
      </w:r>
      <w:r w:rsidR="00286930">
        <w:t xml:space="preserve">a </w:t>
      </w:r>
      <w:r w:rsidR="002A4E48">
        <w:t>silicon nanowire field effect transistor</w:t>
      </w:r>
      <w:r w:rsidR="00286930">
        <w:t>,</w:t>
      </w:r>
      <w:r w:rsidR="002A4E48">
        <w:t xml:space="preserve"> M.F. Gonzalez – </w:t>
      </w:r>
      <w:proofErr w:type="spellStart"/>
      <w:r w:rsidR="002A4E48">
        <w:t>Zalba</w:t>
      </w:r>
      <w:proofErr w:type="spellEnd"/>
      <w:r w:rsidR="002A4E48">
        <w:t xml:space="preserve">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 xml:space="preserve">dielectric which has </w:t>
      </w:r>
      <w:proofErr w:type="spellStart"/>
      <w:r w:rsidR="00AC4D90">
        <w:t>ε</w:t>
      </w:r>
      <w:r w:rsidR="00AC4D90">
        <w:rPr>
          <w:vertAlign w:val="subscript"/>
        </w:rPr>
        <w:t>roxide</w:t>
      </w:r>
      <w:proofErr w:type="spellEnd"/>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w:t>
      </w:r>
      <w:proofErr w:type="spellStart"/>
      <w:r w:rsidRPr="00024D67">
        <w:rPr>
          <w:i/>
        </w:rPr>
        <w:t>Qucs</w:t>
      </w:r>
      <w:proofErr w:type="spellEnd"/>
      <w:r w:rsidRPr="00024D67">
        <w:rPr>
          <w:i/>
        </w:rPr>
        <w:t xml:space="preserve">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 xml:space="preserve">Second generation of the </w:t>
      </w:r>
      <w:proofErr w:type="spellStart"/>
      <w:r w:rsidRPr="009136E6">
        <w:rPr>
          <w:b/>
        </w:rPr>
        <w:t>ohmic</w:t>
      </w:r>
      <w:proofErr w:type="spellEnd"/>
      <w:r w:rsidRPr="009136E6">
        <w:rPr>
          <w:b/>
        </w:rPr>
        <w:t xml:space="preserve">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w:t>
      </w:r>
      <w:proofErr w:type="gramStart"/>
      <w:r>
        <w:t>and</w:t>
      </w:r>
      <w:proofErr w:type="gramEnd"/>
      <w:r>
        <w:t xml:space="preserve"> bonding pads to the ground plane</w:t>
      </w:r>
      <w:r w:rsidR="00E05506">
        <w:t>s</w:t>
      </w:r>
      <w:r>
        <w:t xml:space="preserve">, Sonnet software can be used. </w:t>
      </w:r>
      <w:r w:rsidRPr="00315E2B">
        <w:rPr>
          <w:i/>
        </w:rPr>
        <w:t xml:space="preserve">(Maybe to put here – optimization based on Sonnet – </w:t>
      </w:r>
      <w:proofErr w:type="spellStart"/>
      <w:r w:rsidRPr="00315E2B">
        <w:rPr>
          <w:i/>
        </w:rPr>
        <w:t>Matlab</w:t>
      </w:r>
      <w:proofErr w:type="spellEnd"/>
      <w:r w:rsidRPr="00315E2B">
        <w:rPr>
          <w:i/>
        </w:rPr>
        <w:t xml:space="preserve">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w:t>
      </w:r>
      <w:proofErr w:type="spellStart"/>
      <w:r w:rsidR="00E05506">
        <w:t>o</w:t>
      </w:r>
      <w:r>
        <w:t>hmic</w:t>
      </w:r>
      <w:proofErr w:type="spellEnd"/>
      <w:r>
        <w:t xml:space="preserve">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w:t>
      </w:r>
      <w:proofErr w:type="gramStart"/>
      <w:r w:rsidR="00655F7C">
        <w:rPr>
          <w:i/>
        </w:rPr>
        <w:t>many</w:t>
      </w:r>
      <w:proofErr w:type="gramEnd"/>
      <w:r w:rsidR="00655F7C">
        <w:rPr>
          <w:i/>
        </w:rPr>
        <w:t xml:space="preserve">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proofErr w:type="spellStart"/>
      <w:r w:rsidR="0073362E" w:rsidRPr="0073362E">
        <w:t>μ</w:t>
      </w:r>
      <w:r w:rsidR="0073362E" w:rsidRPr="0073362E">
        <w:rPr>
          <w:vertAlign w:val="subscript"/>
        </w:rPr>
        <w:t>F</w:t>
      </w:r>
      <w:proofErr w:type="spellEnd"/>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w:t>
      </w:r>
      <w:proofErr w:type="gramStart"/>
      <w:r w:rsidR="0073362E">
        <w:t>hole</w:t>
      </w:r>
      <w:proofErr w:type="gramEnd"/>
      <w:r w:rsidR="0073362E">
        <w:t xml:space="preserve"> </w:t>
      </w:r>
      <w:r w:rsidR="0073362E">
        <w:t xml:space="preserve">spin </w:t>
      </w:r>
      <w:r w:rsidR="0073362E">
        <w:t>from the lead</w:t>
      </w:r>
      <w:r w:rsidR="00655F7C">
        <w:t xml:space="preserve">, during </w:t>
      </w:r>
      <w:r w:rsidR="00856250">
        <w:t xml:space="preserve">the </w:t>
      </w:r>
      <w:r w:rsidR="00655F7C">
        <w:t xml:space="preserve">loading time </w:t>
      </w:r>
      <w:proofErr w:type="spellStart"/>
      <w:r w:rsidR="00655F7C">
        <w:t>t</w:t>
      </w:r>
      <w:r w:rsidR="00655F7C">
        <w:rPr>
          <w:vertAlign w:val="subscript"/>
        </w:rPr>
        <w:t>L</w:t>
      </w:r>
      <w:proofErr w:type="spellEnd"/>
      <w:r w:rsidR="0073362E">
        <w:t xml:space="preserve">. </w:t>
      </w:r>
      <w:r w:rsidR="00856250">
        <w:t>The d</w:t>
      </w:r>
      <w:r w:rsidR="0073362E">
        <w:t xml:space="preserve">ouble dot is left in that configuration for the waiting time </w:t>
      </w:r>
      <w:proofErr w:type="spellStart"/>
      <w:r w:rsidR="0073362E">
        <w:t>t</w:t>
      </w:r>
      <w:r w:rsidR="0073362E">
        <w:rPr>
          <w:vertAlign w:val="subscript"/>
        </w:rPr>
        <w:t>w</w:t>
      </w:r>
      <w:proofErr w:type="spellEnd"/>
      <w:r w:rsidR="0073362E">
        <w:t>. After</w:t>
      </w:r>
      <w:r w:rsidR="00856250">
        <w:t xml:space="preserve"> the</w:t>
      </w:r>
      <w:r w:rsidR="0073362E">
        <w:t xml:space="preserve"> </w:t>
      </w:r>
      <w:proofErr w:type="spellStart"/>
      <w:r w:rsidR="0073362E">
        <w:t>t</w:t>
      </w:r>
      <w:r w:rsidR="0073362E">
        <w:rPr>
          <w:vertAlign w:val="subscript"/>
        </w:rPr>
        <w:t>w</w:t>
      </w:r>
      <w:proofErr w:type="spellEnd"/>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w:t>
      </w:r>
      <w:proofErr w:type="spellStart"/>
      <w:proofErr w:type="gramStart"/>
      <w:r w:rsidR="00655F7C">
        <w:t>t</w:t>
      </w:r>
      <w:r w:rsidR="00655F7C">
        <w:rPr>
          <w:vertAlign w:val="subscript"/>
        </w:rPr>
        <w:t>L</w:t>
      </w:r>
      <w:proofErr w:type="spellEnd"/>
      <w:proofErr w:type="gramEnd"/>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r w:rsidR="00655F7C">
        <w:t xml:space="preserve">reflectometry readout. </w:t>
      </w:r>
      <w:r w:rsidR="00655F7C">
        <w:t>The probability of finding the electron in the excited spin-down state will decay</w:t>
      </w:r>
      <w:r w:rsidR="00655F7C">
        <w:t xml:space="preserve"> </w:t>
      </w:r>
      <w:r w:rsidR="00655F7C">
        <w:t>exponentially with the duration of the</w:t>
      </w:r>
      <w:r w:rsidR="00655F7C">
        <w:t xml:space="preserve"> waiting time </w:t>
      </w:r>
      <w:proofErr w:type="spellStart"/>
      <w:r w:rsidR="00655F7C">
        <w:t>t</w:t>
      </w:r>
      <w:r w:rsidR="00655F7C">
        <w:rPr>
          <w:vertAlign w:val="subscript"/>
        </w:rPr>
        <w:t>w</w:t>
      </w:r>
      <w:proofErr w:type="spellEnd"/>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r w:rsidR="00655F7C">
        <w:t xml:space="preserve">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w:t>
      </w:r>
      <w:proofErr w:type="gramStart"/>
      <w:r>
        <w:t>hole</w:t>
      </w:r>
      <w:proofErr w:type="gramEnd"/>
      <w:r>
        <w:t xml:space="preserv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proofErr w:type="spellStart"/>
      <w:r w:rsidR="00FF0ABE" w:rsidRPr="00FF0ABE">
        <w:t>μ</w:t>
      </w:r>
      <w:r w:rsidR="00FF0ABE">
        <w:rPr>
          <w:vertAlign w:val="subscript"/>
        </w:rPr>
        <w:t>B</w:t>
      </w:r>
      <w:proofErr w:type="spellEnd"/>
      <w:r w:rsidR="00FF0ABE">
        <w:rPr>
          <w:vertAlign w:val="subscript"/>
        </w:rPr>
        <w:t xml:space="preserve"> </w:t>
      </w:r>
      <w:r w:rsidR="00FF0ABE">
        <w:t xml:space="preserve">and </w:t>
      </w:r>
      <w:r w:rsidR="003763F4">
        <w:t>a</w:t>
      </w:r>
      <w:r w:rsidR="00FF0ABE">
        <w:t xml:space="preserve"> </w:t>
      </w:r>
      <w:r>
        <w:t xml:space="preserve">static </w:t>
      </w:r>
      <w:r w:rsidR="00FF0ABE">
        <w:t xml:space="preserve">external magnetic field B, </w:t>
      </w:r>
      <w:proofErr w:type="gramStart"/>
      <w:r w:rsidR="00FF0ABE">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Spin vector </w:t>
      </w:r>
      <w:proofErr w:type="spellStart"/>
      <w:r w:rsidR="00FF0ABE">
        <w:t>prec</w:t>
      </w:r>
      <w:r>
        <w:t>esses</w:t>
      </w:r>
      <w:proofErr w:type="spellEnd"/>
      <w:r>
        <w:t xml:space="preserve"> in the Bloch sphere around the axes of the</w:t>
      </w:r>
      <w:r w:rsidR="00FF0ABE">
        <w:t xml:space="preserve"> applied </w:t>
      </w:r>
      <w:r>
        <w:t xml:space="preserve">static </w:t>
      </w:r>
      <w:r w:rsidR="00FF0ABE">
        <w:t>magnetic field</w:t>
      </w:r>
      <w:r>
        <w:t xml:space="preserve"> (basis states axes)</w:t>
      </w:r>
      <w:r w:rsidR="00FF0ABE">
        <w:t xml:space="preserve"> with so called </w:t>
      </w:r>
      <w:proofErr w:type="spellStart"/>
      <w:r w:rsidR="00FF0ABE">
        <w:t>Larmor</w:t>
      </w:r>
      <w:proofErr w:type="spellEnd"/>
      <w:r w:rsidR="00FF0ABE">
        <w:t xml:space="preserve"> </w:t>
      </w:r>
      <w:proofErr w:type="gramStart"/>
      <w:r w:rsidR="00FF0ABE">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w:t>
      </w:r>
      <w:proofErr w:type="spellStart"/>
      <w:r>
        <w:rPr>
          <w:rFonts w:eastAsiaTheme="minorEastAsia"/>
        </w:rPr>
        <w:t>Larmor</w:t>
      </w:r>
      <w:proofErr w:type="spellEnd"/>
      <w:r>
        <w:rPr>
          <w:rFonts w:eastAsiaTheme="minorEastAsia"/>
        </w:rPr>
        <w:t xml:space="preserve"> frequency. Reason for necessity to match the </w:t>
      </w:r>
      <w:proofErr w:type="spellStart"/>
      <w:r>
        <w:rPr>
          <w:rFonts w:eastAsiaTheme="minorEastAsia"/>
        </w:rPr>
        <w:t>Larmour</w:t>
      </w:r>
      <w:proofErr w:type="spellEnd"/>
      <w:r>
        <w:rPr>
          <w:rFonts w:eastAsiaTheme="minorEastAsia"/>
        </w:rPr>
        <w:t xml:space="preserve">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 xml:space="preserve">Kid swing oscillates with its natural frequency of oscillation. If the swing is pushed with an appropriate period of pushing pulses, amplitude of the oscillation will increase and at some point swing will flip. In this comparison a natural frequency of a kid swing correspond to a </w:t>
      </w:r>
      <w:proofErr w:type="spellStart"/>
      <w:r w:rsidR="003763F4">
        <w:rPr>
          <w:rFonts w:eastAsiaTheme="minorEastAsia"/>
        </w:rPr>
        <w:t>Larmor</w:t>
      </w:r>
      <w:proofErr w:type="spellEnd"/>
      <w:r w:rsidR="003763F4">
        <w:rPr>
          <w:rFonts w:eastAsiaTheme="minorEastAsia"/>
        </w:rPr>
        <w:t xml:space="preserve">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 xml:space="preserve">the </w:t>
      </w:r>
      <w:proofErr w:type="gramStart"/>
      <w:r w:rsidR="003C3873">
        <w:t>hole</w:t>
      </w:r>
      <w:proofErr w:type="gramEnd"/>
      <w:r w:rsidR="003C3873">
        <w:t xml:space="preserv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 xml:space="preserve">are needed because of high </w:t>
      </w:r>
      <w:proofErr w:type="spellStart"/>
      <w:r w:rsidR="00241783">
        <w:t>Larmor</w:t>
      </w:r>
      <w:proofErr w:type="spellEnd"/>
      <w:r w:rsidR="00241783">
        <w:t xml:space="preserve">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 xml:space="preserve">Following the approach of R. </w:t>
      </w:r>
      <w:proofErr w:type="spellStart"/>
      <w:r>
        <w:t>Maurand</w:t>
      </w:r>
      <w:proofErr w:type="spellEnd"/>
      <w:r>
        <w:t xml:space="preserve">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w:t>
      </w:r>
      <w:proofErr w:type="spellStart"/>
      <w:r w:rsidR="00E36205">
        <w:t>xy</w:t>
      </w:r>
      <w:proofErr w:type="spellEnd"/>
      <w:r w:rsidR="00E36205">
        <w:t xml:space="preserve">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 xml:space="preserve">Linear increase of the </w:t>
      </w:r>
      <w:r w:rsidR="00DE5558">
        <w:t>∆</w:t>
      </w:r>
      <w:r w:rsidR="00DE5558">
        <w:rPr>
          <w:rFonts w:ascii="Gulim" w:eastAsia="Gulim" w:hAnsi="Gulim" w:hint="eastAsia"/>
        </w:rPr>
        <w:t>Φ</w:t>
      </w:r>
      <w:r w:rsidR="00DE5558">
        <w:rPr>
          <w:rFonts w:ascii="Gulim" w:eastAsia="Gulim" w:hAnsi="Gulim" w:hint="eastAsia"/>
        </w:rPr>
        <w:t xml:space="preserve">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 xml:space="preserve">To </w:t>
      </w:r>
      <w:proofErr w:type="spellStart"/>
      <w:r>
        <w:t>exctract</w:t>
      </w:r>
      <w:proofErr w:type="spellEnd"/>
      <w:r>
        <w:t xml:space="preserve"> the </w:t>
      </w:r>
      <w:proofErr w:type="spellStart"/>
      <w:r>
        <w:t>instrinsic</w:t>
      </w:r>
      <w:proofErr w:type="spellEnd"/>
      <w:r>
        <w:t xml:space="preserve">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w:t>
      </w:r>
      <w:r w:rsidR="007D670C">
        <w:t xml:space="preserve">pulse around x axes spin vector lays in the </w:t>
      </w:r>
      <w:proofErr w:type="spellStart"/>
      <w:r w:rsidR="007D670C">
        <w:t>xy</w:t>
      </w:r>
      <w:proofErr w:type="spellEnd"/>
      <w:r w:rsidR="007D670C">
        <w:t xml:space="preserve"> plane. Because of the dephasing sources spin </w:t>
      </w:r>
      <w:proofErr w:type="spellStart"/>
      <w:r w:rsidR="007D670C">
        <w:t>dephase</w:t>
      </w:r>
      <w:r w:rsidR="002E0869">
        <w:t>s</w:t>
      </w:r>
      <w:proofErr w:type="spellEnd"/>
      <w:r w:rsidR="002E0869">
        <w:t xml:space="preserve"> in the </w:t>
      </w:r>
      <w:proofErr w:type="spellStart"/>
      <w:r w:rsidR="002E0869">
        <w:t>xy</w:t>
      </w:r>
      <w:proofErr w:type="spellEnd"/>
      <w:r w:rsidR="002E0869">
        <w:t xml:space="preserve">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w:t>
      </w:r>
      <w:proofErr w:type="spellStart"/>
      <w:r w:rsidR="007D670C">
        <w:t>dephase</w:t>
      </w:r>
      <w:proofErr w:type="spellEnd"/>
      <w:r w:rsidR="007D670C">
        <w:t xml:space="preserv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w:t>
      </w:r>
      <w:proofErr w:type="gramStart"/>
      <w:r w:rsidR="002E0869">
        <w:t>a</w:t>
      </w:r>
      <w:r w:rsidR="007D670C">
        <w:t xml:space="preserve"> some</w:t>
      </w:r>
      <w:proofErr w:type="gramEnd"/>
      <w:r w:rsidR="007D670C">
        <w:t xml:space="preserv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Φ</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w:t>
      </w:r>
      <w:r w:rsidR="00A13125">
        <w:t xml:space="preserve"> in this case coherence time </w:t>
      </w:r>
      <w:r w:rsidR="00A13125">
        <w:t>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The s</w:t>
      </w:r>
      <w:r>
        <w:t xml:space="preserve">equence of </w:t>
      </w:r>
      <w:r>
        <w:t xml:space="preserve">the </w:t>
      </w:r>
      <w:r w:rsidRPr="002D43A4">
        <w:rPr>
          <w:sz w:val="18"/>
        </w:rPr>
        <w:t>∏</w:t>
      </w:r>
      <w:r>
        <w:rPr>
          <w:sz w:val="18"/>
        </w:rPr>
        <w:t xml:space="preserve"> </w:t>
      </w:r>
      <w:r>
        <w:t xml:space="preserve">pulses </w:t>
      </w:r>
      <w:r>
        <w:t xml:space="preserve">called the </w:t>
      </w:r>
      <w:proofErr w:type="spellStart"/>
      <w:r w:rsidR="00323823">
        <w:t>Carr</w:t>
      </w:r>
      <w:proofErr w:type="spellEnd"/>
      <w:r w:rsidR="00323823">
        <w:t>-Purcell-</w:t>
      </w:r>
      <w:proofErr w:type="spellStart"/>
      <w:r w:rsidR="00323823">
        <w:t>Meiboom</w:t>
      </w:r>
      <w:proofErr w:type="spellEnd"/>
      <w:r w:rsidR="00323823">
        <w:t>-Gil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3</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5</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C</w:t>
      </w:r>
      <w:r w:rsidR="006F2409">
        <w:rPr>
          <w:rFonts w:ascii="Calibri" w:hAnsi="Calibri" w:cs="Arial"/>
          <w:color w:val="252525"/>
          <w:sz w:val="21"/>
          <w:szCs w:val="21"/>
          <w:shd w:val="clear" w:color="auto" w:fill="FFFFFF"/>
        </w:rPr>
        <w:t>oherence time</w:t>
      </w:r>
      <w:r w:rsidR="006F2409">
        <w:rPr>
          <w:rFonts w:ascii="Calibri" w:hAnsi="Calibri" w:cs="Arial"/>
          <w:color w:val="252525"/>
          <w:sz w:val="21"/>
          <w:szCs w:val="21"/>
          <w:shd w:val="clear" w:color="auto" w:fill="FFFFFF"/>
        </w:rPr>
        <w:t xml:space="preserv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exponentially decaying envelope</w:t>
      </w:r>
      <w:r w:rsidR="00BC41AA">
        <w:t xml:space="preserve"> of </w:t>
      </w:r>
      <w:r w:rsidR="00BC41AA">
        <w:t xml:space="preserve">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pulse</w:t>
      </w:r>
      <w:r>
        <w:t xml:space="preserve"> errors, extending </w:t>
      </w:r>
      <w:r>
        <w:t>coherence time</w:t>
      </w:r>
      <w:r>
        <w:t xml:space="preserve"> and </w:t>
      </w:r>
      <w:r w:rsidR="00633EEC">
        <w:t xml:space="preserve">it </w:t>
      </w:r>
      <w:r>
        <w:t>act</w:t>
      </w:r>
      <w:r w:rsidR="00633EEC">
        <w:t>s</w:t>
      </w:r>
      <w:r>
        <w:t xml:space="preserve"> as a band pass filter</w:t>
      </w:r>
      <w:r w:rsidR="00633EEC">
        <w:t xml:space="preserve">, with the center frequency </w:t>
      </w:r>
      <w:proofErr w:type="spellStart"/>
      <w:r w:rsidRPr="002E0D24">
        <w:t>ω</w:t>
      </w:r>
      <w:r w:rsidRPr="002E0D24">
        <w:rPr>
          <w:vertAlign w:val="subscript"/>
        </w:rPr>
        <w:t>p</w:t>
      </w:r>
      <w:proofErr w:type="spellEnd"/>
      <w:r w:rsidRPr="002E0D24">
        <w:rPr>
          <w:vertAlign w:val="subscript"/>
        </w:rPr>
        <w:t xml:space="preserve">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pulse</w:t>
      </w:r>
      <w:r>
        <w:t xml:space="preserv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proofErr w:type="spellStart"/>
      <w:r w:rsidRPr="002E0D24">
        <w:t>ω</w:t>
      </w:r>
      <w:r w:rsidRPr="002E0D24">
        <w:rPr>
          <w:vertAlign w:val="subscript"/>
        </w:rPr>
        <w:t>p</w:t>
      </w:r>
      <w:proofErr w:type="spellEnd"/>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 xml:space="preserve">charge sensor </w:t>
      </w:r>
      <w:proofErr w:type="spellStart"/>
      <w:r>
        <w:t>ohmic</w:t>
      </w:r>
      <w:proofErr w:type="spellEnd"/>
      <w:r>
        <w:t xml:space="preserve"> reflectomet</w:t>
      </w:r>
      <w:r w:rsidR="00BA5BF5">
        <w:t>ry. (</w:t>
      </w:r>
      <w:proofErr w:type="gramStart"/>
      <w:r w:rsidR="00BA5BF5" w:rsidRPr="00BA5BF5">
        <w:rPr>
          <w:i/>
        </w:rPr>
        <w:t>maybe</w:t>
      </w:r>
      <w:proofErr w:type="gramEnd"/>
      <w:r w:rsidR="00BA5BF5" w:rsidRPr="00BA5BF5">
        <w:rPr>
          <w:i/>
        </w:rPr>
        <w:t xml:space="preserv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 xml:space="preserve">but replacing electrons with holes in our case. For the charge sensor a single hole transistor would be </w:t>
      </w:r>
      <w:proofErr w:type="gramStart"/>
      <w:r w:rsidR="00BA5BF5">
        <w:t>used  in</w:t>
      </w:r>
      <w:proofErr w:type="gramEnd"/>
      <w:r w:rsidR="00BA5BF5">
        <w:t xml:space="preserve"> a form of a single quantum dot very close to the initial double quantum dot</w:t>
      </w:r>
      <w:r w:rsidR="00491539">
        <w:t xml:space="preserve">, thus </w:t>
      </w:r>
      <w:proofErr w:type="spellStart"/>
      <w:r w:rsidR="00491539">
        <w:t>capacitively</w:t>
      </w:r>
      <w:proofErr w:type="spellEnd"/>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 xml:space="preserve">For the reflectometry on the single quantum dot, look the </w:t>
      </w:r>
      <w:proofErr w:type="spellStart"/>
      <w:r w:rsidR="00B37647" w:rsidRPr="00B37647">
        <w:rPr>
          <w:i/>
        </w:rPr>
        <w:t>relfecotmetry</w:t>
      </w:r>
      <w:proofErr w:type="spellEnd"/>
      <w:r w:rsidR="00B37647" w:rsidRPr="00B37647">
        <w:rPr>
          <w:i/>
        </w:rPr>
        <w:t xml:space="preserve">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r>
        <w:t xml:space="preserve"> </w:t>
      </w:r>
    </w:p>
    <w:p w:rsidR="00AC56ED" w:rsidRDefault="00AC56ED" w:rsidP="00AC56ED">
      <w:pPr>
        <w:spacing w:line="240" w:lineRule="auto"/>
      </w:pPr>
      <w:r>
        <w:t xml:space="preserve">Surname: </w:t>
      </w:r>
      <w:proofErr w:type="spellStart"/>
      <w:r>
        <w:t>Kuku</w:t>
      </w:r>
      <w:r w:rsidRPr="00AC56ED">
        <w:t>č</w:t>
      </w:r>
      <w:r>
        <w:t>ka</w:t>
      </w:r>
      <w:proofErr w:type="spellEnd"/>
      <w:r>
        <w:t xml:space="preserve"> </w:t>
      </w:r>
    </w:p>
    <w:p w:rsidR="00AC56ED" w:rsidRDefault="00AC56ED" w:rsidP="00AC56ED">
      <w:pPr>
        <w:spacing w:line="240" w:lineRule="auto"/>
      </w:pPr>
      <w:r>
        <w:t xml:space="preserve">Gender: male </w:t>
      </w:r>
    </w:p>
    <w:p w:rsidR="00AC56ED" w:rsidRDefault="00AC56ED" w:rsidP="00AC56ED">
      <w:pPr>
        <w:spacing w:line="240" w:lineRule="auto"/>
      </w:pPr>
      <w:r>
        <w:t>Date of birth: 25.10.1990</w:t>
      </w:r>
      <w:r>
        <w:t xml:space="preserve"> </w:t>
      </w:r>
    </w:p>
    <w:p w:rsidR="00AC56ED" w:rsidRDefault="00AC56ED" w:rsidP="00AC56ED">
      <w:pPr>
        <w:spacing w:line="240" w:lineRule="auto"/>
      </w:pPr>
      <w:r>
        <w:t>Nationality: Croatian</w:t>
      </w:r>
      <w:r>
        <w:t xml:space="preserve"> </w:t>
      </w:r>
    </w:p>
    <w:p w:rsidR="00AC56ED" w:rsidRDefault="00AC56ED" w:rsidP="00AC56ED">
      <w:pPr>
        <w:spacing w:line="240" w:lineRule="auto"/>
      </w:pPr>
      <w:r>
        <w:t>E-mail:</w:t>
      </w:r>
      <w:r>
        <w:t xml:space="preserve"> </w:t>
      </w:r>
      <w:hyperlink r:id="rId20" w:history="1">
        <w:r w:rsidRPr="0032228C">
          <w:rPr>
            <w:rStyle w:val="Hyperlink"/>
          </w:rPr>
          <w:t>Josip.kukucka@ist.ac.at</w:t>
        </w:r>
      </w:hyperlink>
    </w:p>
    <w:p w:rsidR="00472268" w:rsidRDefault="00472268" w:rsidP="00AC56ED">
      <w:pPr>
        <w:spacing w:line="240" w:lineRule="auto"/>
      </w:pPr>
      <w:bookmarkStart w:id="620" w:name="_GoBack"/>
      <w:bookmarkEnd w:id="620"/>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Pr="00E86687" w:rsidRDefault="00E86687" w:rsidP="00FF7A41">
      <w:pPr>
        <w:rPr>
          <w:sz w:val="48"/>
          <w:szCs w:val="48"/>
        </w:rPr>
      </w:pPr>
      <w:r>
        <w:rPr>
          <w:sz w:val="48"/>
          <w:szCs w:val="48"/>
        </w:rPr>
        <w:lastRenderedPageBreak/>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24"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5"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proofErr w:type="spellStart"/>
      <w:r w:rsidRPr="006065D9">
        <w:rPr>
          <w:lang w:val="de-AT"/>
          <w:rPrChange w:id="622" w:author="Georgios KATSAROS" w:date="2016-08-20T13:33:00Z">
            <w:rPr/>
          </w:rPrChange>
        </w:rPr>
        <w:t>Xiaobo</w:t>
      </w:r>
      <w:proofErr w:type="spellEnd"/>
      <w:r w:rsidRPr="006065D9">
        <w:rPr>
          <w:lang w:val="de-AT"/>
          <w:rPrChange w:id="623" w:author="Georgios KATSAROS" w:date="2016-08-20T13:33:00Z">
            <w:rPr/>
          </w:rPrChange>
        </w:rPr>
        <w:t xml:space="preserve"> Zhu1 </w:t>
      </w:r>
      <w:proofErr w:type="spellStart"/>
      <w:r w:rsidRPr="006065D9">
        <w:rPr>
          <w:lang w:val="de-AT"/>
          <w:rPrChange w:id="624" w:author="Georgios KATSAROS" w:date="2016-08-20T13:33:00Z">
            <w:rPr/>
          </w:rPrChange>
        </w:rPr>
        <w:t>el</w:t>
      </w:r>
      <w:proofErr w:type="spellEnd"/>
      <w:r w:rsidRPr="006065D9">
        <w:rPr>
          <w:lang w:val="de-AT"/>
          <w:rPrChange w:id="625" w:author="Georgios KATSAROS" w:date="2016-08-20T13:33:00Z">
            <w:rPr/>
          </w:rPrChange>
        </w:rPr>
        <w:t xml:space="preserve"> al., </w:t>
      </w:r>
      <w:r w:rsidRPr="006065D9">
        <w:rPr>
          <w:i/>
          <w:lang w:val="de-AT"/>
          <w:rPrChange w:id="626" w:author="Georgios KATSAROS" w:date="2016-08-20T13:33:00Z">
            <w:rPr>
              <w:i/>
            </w:rPr>
          </w:rPrChange>
        </w:rPr>
        <w:t>Nature</w:t>
      </w:r>
      <w:r w:rsidRPr="006065D9">
        <w:rPr>
          <w:lang w:val="de-AT"/>
          <w:rPrChange w:id="627" w:author="Georgios KATSAROS" w:date="2016-08-20T13:33:00Z">
            <w:rPr/>
          </w:rPrChange>
        </w:rPr>
        <w:t xml:space="preserve"> </w:t>
      </w:r>
      <w:r w:rsidRPr="006065D9">
        <w:rPr>
          <w:b/>
          <w:lang w:val="de-AT"/>
          <w:rPrChange w:id="628" w:author="Georgios KATSAROS" w:date="2016-08-20T13:33:00Z">
            <w:rPr>
              <w:b/>
            </w:rPr>
          </w:rPrChange>
        </w:rPr>
        <w:t>2011</w:t>
      </w:r>
      <w:r w:rsidRPr="006065D9">
        <w:rPr>
          <w:rFonts w:ascii="Arial" w:hAnsi="Arial" w:cs="Arial"/>
          <w:color w:val="333333"/>
          <w:shd w:val="clear" w:color="auto" w:fill="FFFFFF"/>
          <w:lang w:val="de-AT"/>
          <w:rPrChange w:id="629" w:author="Georgios KATSAROS" w:date="2016-08-20T13:33:00Z">
            <w:rPr>
              <w:rFonts w:ascii="Arial" w:hAnsi="Arial" w:cs="Arial"/>
              <w:color w:val="333333"/>
              <w:shd w:val="clear" w:color="auto" w:fill="FFFFFF"/>
            </w:rPr>
          </w:rPrChange>
        </w:rPr>
        <w:t xml:space="preserve"> </w:t>
      </w:r>
      <w:r w:rsidRPr="006065D9">
        <w:rPr>
          <w:lang w:val="de-AT"/>
          <w:rPrChange w:id="630"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6" w:history="1">
        <w:proofErr w:type="spellStart"/>
        <w:r w:rsidRPr="00FA1753">
          <w:rPr>
            <w:i/>
          </w:rPr>
          <w:t>arXiv:quant-ph</w:t>
        </w:r>
        <w:proofErr w:type="spellEnd"/>
        <w:r w:rsidRPr="00FA1753">
          <w:rPr>
            <w:i/>
          </w:rPr>
          <w:t>/0002077v3</w:t>
        </w:r>
      </w:hyperlink>
    </w:p>
    <w:p w:rsidR="007D24E4" w:rsidRPr="007D24E4" w:rsidRDefault="00064BA8" w:rsidP="007D24E4">
      <w:pPr>
        <w:pStyle w:val="ListParagraph"/>
        <w:numPr>
          <w:ilvl w:val="0"/>
          <w:numId w:val="8"/>
        </w:numPr>
        <w:rPr>
          <w:rStyle w:val="apple-converted-space"/>
          <w:i/>
        </w:rPr>
      </w:pPr>
      <w:hyperlink r:id="rId2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39"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31" w:author="Georgios KATSAROS" w:date="2016-08-20T13:33:00Z">
            <w:rPr>
              <w:i/>
            </w:rPr>
          </w:rPrChange>
        </w:rPr>
      </w:pPr>
      <w:r>
        <w:rPr>
          <w:shd w:val="clear" w:color="auto" w:fill="FFFFFF"/>
        </w:rPr>
        <w:t xml:space="preserve"> </w:t>
      </w:r>
      <w:r w:rsidR="00C75AF7" w:rsidRPr="006065D9">
        <w:rPr>
          <w:shd w:val="clear" w:color="auto" w:fill="FFFFFF"/>
          <w:lang w:val="de-AT"/>
          <w:rPrChange w:id="632" w:author="Georgios KATSAROS" w:date="2016-08-20T13:33:00Z">
            <w:rPr>
              <w:shd w:val="clear" w:color="auto" w:fill="FFFFFF"/>
            </w:rPr>
          </w:rPrChange>
        </w:rPr>
        <w:t>H. Watzinger et al.,</w:t>
      </w:r>
      <w:r w:rsidR="00C75AF7" w:rsidRPr="006065D9">
        <w:rPr>
          <w:lang w:val="de-AT"/>
          <w:rPrChange w:id="633" w:author="Georgios KATSAROS" w:date="2016-08-20T13:33:00Z">
            <w:rPr/>
          </w:rPrChange>
        </w:rPr>
        <w:t xml:space="preserve"> </w:t>
      </w:r>
      <w:r w:rsidR="00837E71">
        <w:fldChar w:fldCharType="begin"/>
      </w:r>
      <w:r w:rsidR="00837E71" w:rsidRPr="006065D9">
        <w:rPr>
          <w:lang w:val="de-AT"/>
          <w:rPrChange w:id="634" w:author="Georgios KATSAROS" w:date="2016-08-20T13:33:00Z">
            <w:rPr/>
          </w:rPrChange>
        </w:rPr>
        <w:instrText xml:space="preserve"> HYPERLINK "https://arxiv.org/abs/1607.02977" </w:instrText>
      </w:r>
      <w:r w:rsidR="00837E71">
        <w:fldChar w:fldCharType="separate"/>
      </w:r>
      <w:r w:rsidR="00C75AF7" w:rsidRPr="006065D9">
        <w:rPr>
          <w:i/>
          <w:lang w:val="de-AT"/>
          <w:rPrChange w:id="635" w:author="Georgios KATSAROS" w:date="2016-08-20T13:33:00Z">
            <w:rPr>
              <w:i/>
            </w:rPr>
          </w:rPrChange>
        </w:rPr>
        <w:t>arXiv:1607.02977</w:t>
      </w:r>
      <w:r w:rsidR="00837E71">
        <w:rPr>
          <w:i/>
        </w:rPr>
        <w:fldChar w:fldCharType="end"/>
      </w:r>
      <w:r w:rsidR="00D5323A" w:rsidRPr="006065D9">
        <w:rPr>
          <w:i/>
          <w:lang w:val="de-AT"/>
          <w:rPrChange w:id="636"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7" w:author="Georgios KATSAROS" w:date="2016-08-20T13:33:00Z">
            <w:rPr>
              <w:shd w:val="clear" w:color="auto" w:fill="FFFFFF"/>
            </w:rPr>
          </w:rPrChange>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40"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8" w:author="Georgios KATSAROS" w:date="2016-08-20T13:33:00Z">
            <w:rPr>
              <w:shd w:val="clear" w:color="auto" w:fill="FFFFFF"/>
            </w:rPr>
          </w:rPrChange>
        </w:rPr>
        <w:t xml:space="preserve"> </w:t>
      </w:r>
      <w:r w:rsidRPr="006065D9">
        <w:rPr>
          <w:lang w:val="de-AT"/>
          <w:rPrChange w:id="639" w:author="Georgios KATSAROS" w:date="2016-08-20T13:33:00Z">
            <w:rPr/>
          </w:rPrChange>
        </w:rPr>
        <w:t>Gonzalez-</w:t>
      </w:r>
      <w:proofErr w:type="spellStart"/>
      <w:r w:rsidRPr="006065D9">
        <w:rPr>
          <w:lang w:val="de-AT"/>
          <w:rPrChange w:id="640" w:author="Georgios KATSAROS" w:date="2016-08-20T13:33:00Z">
            <w:rPr/>
          </w:rPrChange>
        </w:rPr>
        <w:t>Zalba</w:t>
      </w:r>
      <w:proofErr w:type="spellEnd"/>
      <w:r w:rsidRPr="006065D9">
        <w:rPr>
          <w:lang w:val="de-AT"/>
          <w:rPrChange w:id="641" w:author="Georgios KATSAROS" w:date="2016-08-20T13:33:00Z">
            <w:rPr/>
          </w:rPrChange>
        </w:rPr>
        <w:t xml:space="preserve">, M. F. et al., </w:t>
      </w:r>
      <w:r w:rsidRPr="006065D9">
        <w:rPr>
          <w:i/>
          <w:lang w:val="de-AT"/>
          <w:rPrChange w:id="642"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w:t>
      </w:r>
      <w:proofErr w:type="spellStart"/>
      <w:r>
        <w:t>Colless</w:t>
      </w:r>
      <w:proofErr w:type="spellEnd"/>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323823" w:rsidRPr="00323823" w:rsidRDefault="00323823" w:rsidP="00323823">
      <w:pPr>
        <w:pStyle w:val="ListParagraph"/>
        <w:numPr>
          <w:ilvl w:val="0"/>
          <w:numId w:val="8"/>
        </w:numPr>
        <w:rPr>
          <w:i/>
        </w:rPr>
      </w:pPr>
      <w:r>
        <w:t xml:space="preserve"> </w:t>
      </w:r>
      <w:proofErr w:type="spellStart"/>
      <w:r>
        <w:t>Juha</w:t>
      </w:r>
      <w:proofErr w:type="spellEnd"/>
      <w:r>
        <w:t xml:space="preserve"> T. </w:t>
      </w:r>
      <w:proofErr w:type="spellStart"/>
      <w:r>
        <w:t>Muhonen</w:t>
      </w:r>
      <w:proofErr w:type="spellEnd"/>
      <w:r>
        <w:t xml:space="preserve">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F82" w:rsidRDefault="00203F82" w:rsidP="007436F6">
      <w:pPr>
        <w:spacing w:after="0" w:line="240" w:lineRule="auto"/>
      </w:pPr>
      <w:r>
        <w:separator/>
      </w:r>
    </w:p>
  </w:endnote>
  <w:endnote w:type="continuationSeparator" w:id="0">
    <w:p w:rsidR="00203F82" w:rsidRDefault="00203F82"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F82" w:rsidRDefault="00203F82" w:rsidP="007436F6">
      <w:pPr>
        <w:spacing w:after="0" w:line="240" w:lineRule="auto"/>
      </w:pPr>
      <w:r>
        <w:separator/>
      </w:r>
    </w:p>
  </w:footnote>
  <w:footnote w:type="continuationSeparator" w:id="0">
    <w:p w:rsidR="00203F82" w:rsidRDefault="00203F82"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2"/>
  </w:num>
  <w:num w:numId="4">
    <w:abstractNumId w:val="1"/>
  </w:num>
  <w:num w:numId="5">
    <w:abstractNumId w:val="15"/>
  </w:num>
  <w:num w:numId="6">
    <w:abstractNumId w:val="0"/>
  </w:num>
  <w:num w:numId="7">
    <w:abstractNumId w:val="6"/>
  </w:num>
  <w:num w:numId="8">
    <w:abstractNumId w:val="18"/>
  </w:num>
  <w:num w:numId="9">
    <w:abstractNumId w:val="12"/>
  </w:num>
  <w:num w:numId="10">
    <w:abstractNumId w:val="16"/>
  </w:num>
  <w:num w:numId="11">
    <w:abstractNumId w:val="9"/>
  </w:num>
  <w:num w:numId="12">
    <w:abstractNumId w:val="3"/>
  </w:num>
  <w:num w:numId="13">
    <w:abstractNumId w:val="13"/>
  </w:num>
  <w:num w:numId="14">
    <w:abstractNumId w:val="7"/>
  </w:num>
  <w:num w:numId="15">
    <w:abstractNumId w:val="4"/>
  </w:num>
  <w:num w:numId="16">
    <w:abstractNumId w:val="14"/>
  </w:num>
  <w:num w:numId="17">
    <w:abstractNumId w:val="5"/>
  </w:num>
  <w:num w:numId="18">
    <w:abstractNumId w:val="10"/>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A20"/>
    <w:rsid w:val="00067E06"/>
    <w:rsid w:val="000726DD"/>
    <w:rsid w:val="00073A9B"/>
    <w:rsid w:val="0007448F"/>
    <w:rsid w:val="0009103D"/>
    <w:rsid w:val="00096EBE"/>
    <w:rsid w:val="000A4559"/>
    <w:rsid w:val="000B669C"/>
    <w:rsid w:val="000B7841"/>
    <w:rsid w:val="000E1B4D"/>
    <w:rsid w:val="000E3043"/>
    <w:rsid w:val="000F44F9"/>
    <w:rsid w:val="001061D6"/>
    <w:rsid w:val="00113566"/>
    <w:rsid w:val="00117FED"/>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24CF"/>
    <w:rsid w:val="001C26DD"/>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588B"/>
    <w:rsid w:val="002A4E48"/>
    <w:rsid w:val="002A6168"/>
    <w:rsid w:val="002B614E"/>
    <w:rsid w:val="002C5A46"/>
    <w:rsid w:val="002C7A51"/>
    <w:rsid w:val="002D43A4"/>
    <w:rsid w:val="002E05D3"/>
    <w:rsid w:val="002E0869"/>
    <w:rsid w:val="002E0D24"/>
    <w:rsid w:val="002E1DFA"/>
    <w:rsid w:val="002E3C90"/>
    <w:rsid w:val="002F4FF1"/>
    <w:rsid w:val="002F7BCB"/>
    <w:rsid w:val="00303DF3"/>
    <w:rsid w:val="00315E2B"/>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B1E"/>
    <w:rsid w:val="003A0C1E"/>
    <w:rsid w:val="003B702D"/>
    <w:rsid w:val="003C0C66"/>
    <w:rsid w:val="003C3873"/>
    <w:rsid w:val="003D4446"/>
    <w:rsid w:val="003E2347"/>
    <w:rsid w:val="003E2388"/>
    <w:rsid w:val="003E6BC9"/>
    <w:rsid w:val="00405B2C"/>
    <w:rsid w:val="00406363"/>
    <w:rsid w:val="0041250F"/>
    <w:rsid w:val="00421ECE"/>
    <w:rsid w:val="00425DF3"/>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77FEC"/>
    <w:rsid w:val="00580D5B"/>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51FC3"/>
    <w:rsid w:val="00652C53"/>
    <w:rsid w:val="00652CB2"/>
    <w:rsid w:val="00654870"/>
    <w:rsid w:val="00655F7C"/>
    <w:rsid w:val="0065656C"/>
    <w:rsid w:val="00662B77"/>
    <w:rsid w:val="00671BA0"/>
    <w:rsid w:val="006768CC"/>
    <w:rsid w:val="00690A9C"/>
    <w:rsid w:val="006932B5"/>
    <w:rsid w:val="006B4BDC"/>
    <w:rsid w:val="006B5390"/>
    <w:rsid w:val="006D225E"/>
    <w:rsid w:val="006D44E9"/>
    <w:rsid w:val="006E1AD6"/>
    <w:rsid w:val="006E5852"/>
    <w:rsid w:val="006E79C9"/>
    <w:rsid w:val="006F1623"/>
    <w:rsid w:val="006F2409"/>
    <w:rsid w:val="006F38B3"/>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52331"/>
    <w:rsid w:val="0085272A"/>
    <w:rsid w:val="00855CF5"/>
    <w:rsid w:val="00856250"/>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33CE"/>
    <w:rsid w:val="009B639D"/>
    <w:rsid w:val="009C0FA8"/>
    <w:rsid w:val="009C4526"/>
    <w:rsid w:val="009C6ADE"/>
    <w:rsid w:val="009D17AE"/>
    <w:rsid w:val="009E00FA"/>
    <w:rsid w:val="009E7BE2"/>
    <w:rsid w:val="00A11815"/>
    <w:rsid w:val="00A13125"/>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D0465"/>
    <w:rsid w:val="00FD41A0"/>
    <w:rsid w:val="00FD4915"/>
    <w:rsid w:val="00FD6886"/>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arxiv.org/abs/quant-ph/0002077v3" TargetMode="External"/><Relationship Id="rId39" Type="http://schemas.openxmlformats.org/officeDocument/2006/relationships/hyperlink" Target="http://pettagroup.princeton.edu/publications/2005/Science_309_2180_2005.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arxiv.org/find/cond-mat/1/au:+Gardner_G/0/1/0/all/0/1"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nfo.ee.surrey.ac.uk/Workshop/advice/coils/air_coils.html" TargetMode="External"/><Relationship Id="rId33" Type="http://schemas.openxmlformats.org/officeDocument/2006/relationships/hyperlink" Target="https://arxiv.org/find/cond-mat/1/au:+Fallahi_S/0/1/0/all/0/1" TargetMode="External"/><Relationship Id="rId38" Type="http://schemas.openxmlformats.org/officeDocument/2006/relationships/hyperlink" Target="https://arxiv.org/abs/1601.0667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Nissen_P/0/1/0/all/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physics.udel.edu/~msafrono/650/Lecture19.pdf" TargetMode="External"/><Relationship Id="rId32" Type="http://schemas.openxmlformats.org/officeDocument/2006/relationships/hyperlink" Target="https://arxiv.org/find/cond-mat/1/au:+Rudner_M/0/1/0/all/0/1" TargetMode="External"/><Relationship Id="rId37" Type="http://schemas.openxmlformats.org/officeDocument/2006/relationships/hyperlink" Target="https://arxiv.org/find/cond-mat/1/au:+Kuemmeth_F/0/1/0/all/0/1" TargetMode="External"/><Relationship Id="rId40" Type="http://schemas.openxmlformats.org/officeDocument/2006/relationships/hyperlink" Target="https://arxiv.org/abs/1605.0759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rxiv.org/find/cond-mat/1/au:+Martins_F/0/1/0/all/0/1" TargetMode="External"/><Relationship Id="rId36" Type="http://schemas.openxmlformats.org/officeDocument/2006/relationships/hyperlink" Target="https://arxiv.org/find/cond-mat/1/au:+Marcus_C/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Cywinski_L/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image" Target="media/image14.tiff"/><Relationship Id="rId27" Type="http://schemas.openxmlformats.org/officeDocument/2006/relationships/hyperlink" Target="https://arxiv.org/find/cond-mat/1/au:+Malinowski_F/0/1/0/all/0/1" TargetMode="External"/><Relationship Id="rId30" Type="http://schemas.openxmlformats.org/officeDocument/2006/relationships/hyperlink" Target="https://arxiv.org/find/cond-mat/1/au:+Barnes_E/0/1/0/all/0/1" TargetMode="External"/><Relationship Id="rId35" Type="http://schemas.openxmlformats.org/officeDocument/2006/relationships/hyperlink" Target="https://arxiv.org/find/cond-mat/1/au:+Manfra_M/0/1/0/all/0/1"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A86A5-4F45-465C-BB6A-846D51C1E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4563</TotalTime>
  <Pages>32</Pages>
  <Words>8607</Words>
  <Characters>49066</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57558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75</cp:revision>
  <dcterms:created xsi:type="dcterms:W3CDTF">2016-08-21T10:24:00Z</dcterms:created>
  <dcterms:modified xsi:type="dcterms:W3CDTF">2016-08-24T14:27:00Z</dcterms:modified>
</cp:coreProperties>
</file>