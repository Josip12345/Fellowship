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circuit depends on the single electron transistor charge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can be added in order to increase the SNR of the measured signal</w:t>
        </w:r>
      </w:ins>
      <w:r>
        <w:rPr>
          <w:color w:val="575757"/>
        </w:rPr>
        <w:t>.</w:t>
      </w:r>
    </w:p>
    <w:p w:rsidR="00E469D0" w:rsidRDefault="00E469D0" w:rsidP="003562C0">
      <w:pPr>
        <w:rPr>
          <w:i/>
        </w:rPr>
      </w:pPr>
    </w:p>
    <w:p w:rsidR="00E469D0" w:rsidRDefault="00E469D0" w:rsidP="003562C0">
      <w:pPr>
        <w:rPr>
          <w:i/>
        </w:rPr>
      </w:pPr>
    </w:p>
    <w:p w:rsidR="00E469D0" w:rsidRDefault="00AF0DE8" w:rsidP="003562C0">
      <w:pPr>
        <w:rPr>
          <w:i/>
        </w:rPr>
      </w:pPr>
      <w:ins w:id="618" w:author="Georgios KATSAROS" w:date="2016-08-20T16:37:00Z">
        <w:r>
          <w:rPr>
            <w:i/>
          </w:rPr>
          <w:t xml:space="preserve">I would add here the picture of your ohmic reflectometry measurement. </w:t>
        </w:r>
      </w:ins>
    </w:p>
    <w:p w:rsidR="00180D54" w:rsidRDefault="00180D54" w:rsidP="003562C0">
      <w:pPr>
        <w:rPr>
          <w:i/>
        </w:rPr>
      </w:pPr>
    </w:p>
    <w:p w:rsidR="00180D54" w:rsidRPr="003562C0" w:rsidRDefault="00580D5B" w:rsidP="003562C0">
      <w:pPr>
        <w:rPr>
          <w:i/>
        </w:rPr>
      </w:pPr>
      <w:ins w:id="619" w:author="Georgios KATSAROS" w:date="2016-08-20T16:39:00Z">
        <w:r>
          <w:rPr>
            <w:i/>
          </w:rPr>
          <w:t>I should read up to here, right?</w:t>
        </w:r>
      </w:ins>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C13C62" w:rsidRDefault="00C13C62" w:rsidP="0087593F">
      <w:pPr>
        <w:pStyle w:val="ListParagraph"/>
        <w:numPr>
          <w:ilvl w:val="1"/>
          <w:numId w:val="17"/>
        </w:numPr>
        <w:rPr>
          <w:i/>
        </w:rPr>
      </w:pPr>
      <w:r>
        <w:rPr>
          <w:i/>
        </w:rPr>
        <w:t>Put comparison reflectometry vs current measurement on Hannes sample</w:t>
      </w:r>
      <w:r w:rsidR="00B46619">
        <w:rPr>
          <w:i/>
        </w:rPr>
        <w:t xml:space="preserve"> (diamond graphs)</w:t>
      </w:r>
    </w:p>
    <w:p w:rsidR="003562C0" w:rsidRPr="00025028" w:rsidRDefault="003562C0" w:rsidP="00AB3B6B">
      <w:pPr>
        <w:pStyle w:val="Heading4"/>
      </w:pPr>
      <w:r>
        <w:t>Second generation of the reflectometry setup – dil fridge, UHFLI, AWG, QTLab, new PCB</w:t>
      </w:r>
      <w:r w:rsidR="00A263F9">
        <w:t xml:space="preserve"> (pict of Iron Man)</w:t>
      </w:r>
      <w:r>
        <w:t xml:space="preserve">, additional DC filtering, low </w:t>
      </w:r>
      <w:r w:rsidR="00EF15B1">
        <w:t xml:space="preserve">thermal </w:t>
      </w:r>
      <w:r>
        <w:t>conducting NbTi coax with attenuators</w:t>
      </w:r>
      <w:r w:rsidR="00A263F9">
        <w:t xml:space="preserve"> (pict of the probe)</w:t>
      </w:r>
      <w:r w:rsidRPr="00025028">
        <w:t>.</w:t>
      </w:r>
    </w:p>
    <w:p w:rsidR="00025028" w:rsidRPr="00025028" w:rsidRDefault="00025028" w:rsidP="0087593F">
      <w:pPr>
        <w:pStyle w:val="ListParagraph"/>
        <w:numPr>
          <w:ilvl w:val="1"/>
          <w:numId w:val="17"/>
        </w:numPr>
        <w:rPr>
          <w:b/>
        </w:rPr>
      </w:pPr>
      <w:r>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Hypoteses,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Γ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lastRenderedPageBreak/>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w:t>
      </w:r>
      <w:bookmarkStart w:id="620" w:name="_GoBack"/>
      <w:bookmarkEnd w:id="620"/>
      <w:r w:rsidR="00B37647" w:rsidRPr="00B37647">
        <w:rPr>
          <w:i/>
        </w:rPr>
        <w:t>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AB3B6B" w:rsidRDefault="00AB3B6B" w:rsidP="005671CD">
      <w:pPr>
        <w:pStyle w:val="Heading3"/>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9"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0" w:history="1">
        <w:r w:rsidRPr="00FA1753">
          <w:rPr>
            <w:i/>
          </w:rPr>
          <w:t>arXiv:quant-ph/0002077v3</w:t>
        </w:r>
      </w:hyperlink>
    </w:p>
    <w:p w:rsidR="007D24E4" w:rsidRPr="007D24E4" w:rsidRDefault="00F32FE3" w:rsidP="007D24E4">
      <w:pPr>
        <w:pStyle w:val="ListParagraph"/>
        <w:numPr>
          <w:ilvl w:val="0"/>
          <w:numId w:val="8"/>
        </w:numPr>
        <w:rPr>
          <w:rStyle w:val="apple-converted-space"/>
          <w:i/>
        </w:rPr>
      </w:pPr>
      <w:hyperlink r:id="rId21"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2"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3"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4"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FE3" w:rsidRDefault="00F32FE3" w:rsidP="007436F6">
      <w:pPr>
        <w:spacing w:after="0" w:line="240" w:lineRule="auto"/>
      </w:pPr>
      <w:r>
        <w:separator/>
      </w:r>
    </w:p>
  </w:endnote>
  <w:endnote w:type="continuationSeparator" w:id="0">
    <w:p w:rsidR="00F32FE3" w:rsidRDefault="00F32FE3"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FE3" w:rsidRDefault="00F32FE3" w:rsidP="007436F6">
      <w:pPr>
        <w:spacing w:after="0" w:line="240" w:lineRule="auto"/>
      </w:pPr>
      <w:r>
        <w:separator/>
      </w:r>
    </w:p>
  </w:footnote>
  <w:footnote w:type="continuationSeparator" w:id="0">
    <w:p w:rsidR="00F32FE3" w:rsidRDefault="00F32FE3"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5DC6"/>
    <w:rsid w:val="00046077"/>
    <w:rsid w:val="000473C6"/>
    <w:rsid w:val="0005015D"/>
    <w:rsid w:val="00051423"/>
    <w:rsid w:val="00065FB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D54F4"/>
    <w:rsid w:val="001D6031"/>
    <w:rsid w:val="001E79EC"/>
    <w:rsid w:val="001F6E03"/>
    <w:rsid w:val="0020343A"/>
    <w:rsid w:val="00204BEF"/>
    <w:rsid w:val="00207CC3"/>
    <w:rsid w:val="00215B54"/>
    <w:rsid w:val="00224C13"/>
    <w:rsid w:val="00230C88"/>
    <w:rsid w:val="00236249"/>
    <w:rsid w:val="00256EF2"/>
    <w:rsid w:val="002617CB"/>
    <w:rsid w:val="00262D48"/>
    <w:rsid w:val="00272FE7"/>
    <w:rsid w:val="002814DB"/>
    <w:rsid w:val="0029588B"/>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7501"/>
    <w:rsid w:val="00373956"/>
    <w:rsid w:val="00373DD6"/>
    <w:rsid w:val="00375811"/>
    <w:rsid w:val="00377FC9"/>
    <w:rsid w:val="00382E21"/>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5F0E"/>
    <w:rsid w:val="0046709D"/>
    <w:rsid w:val="0047570B"/>
    <w:rsid w:val="00475744"/>
    <w:rsid w:val="00483B72"/>
    <w:rsid w:val="00491539"/>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2C53"/>
    <w:rsid w:val="00652CB2"/>
    <w:rsid w:val="00654870"/>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395E"/>
    <w:rsid w:val="009047D1"/>
    <w:rsid w:val="00913F64"/>
    <w:rsid w:val="00920460"/>
    <w:rsid w:val="009221DD"/>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E94"/>
    <w:rsid w:val="00AD5C8A"/>
    <w:rsid w:val="00AE2C8B"/>
    <w:rsid w:val="00AE45B0"/>
    <w:rsid w:val="00AF0DE8"/>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4216"/>
    <w:rsid w:val="00B80CDB"/>
    <w:rsid w:val="00B85245"/>
    <w:rsid w:val="00B8645C"/>
    <w:rsid w:val="00B8756A"/>
    <w:rsid w:val="00B87682"/>
    <w:rsid w:val="00BA3315"/>
    <w:rsid w:val="00BA4158"/>
    <w:rsid w:val="00BA5BF5"/>
    <w:rsid w:val="00BB6371"/>
    <w:rsid w:val="00BB6DB1"/>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F0FE1"/>
    <w:rsid w:val="00CF4C1F"/>
    <w:rsid w:val="00D018F1"/>
    <w:rsid w:val="00D119AB"/>
    <w:rsid w:val="00D11F93"/>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74997"/>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2425"/>
    <w:rsid w:val="00F02685"/>
    <w:rsid w:val="00F16AB5"/>
    <w:rsid w:val="00F17DAC"/>
    <w:rsid w:val="00F21C13"/>
    <w:rsid w:val="00F27A03"/>
    <w:rsid w:val="00F32C52"/>
    <w:rsid w:val="00F32FE3"/>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xiv.org/find/cond-mat/1/au:+Rudner_M/0/1/0/all/0/1" TargetMode="External"/><Relationship Id="rId3" Type="http://schemas.openxmlformats.org/officeDocument/2006/relationships/styles" Target="styles.xml"/><Relationship Id="rId21" Type="http://schemas.openxmlformats.org/officeDocument/2006/relationships/hyperlink" Target="https://arxiv.org/find/cond-mat/1/au:+Malinowski_F/0/1/0/all/0/1" TargetMode="External"/><Relationship Id="rId34" Type="http://schemas.openxmlformats.org/officeDocument/2006/relationships/hyperlink" Target="https://arxiv.org/abs/1605.075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arxiv.org/find/cond-mat/1/au:+Cywinski_L/0/1/0/all/0/1" TargetMode="External"/><Relationship Id="rId33"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abs/quant-ph/0002077v3" TargetMode="External"/><Relationship Id="rId29" Type="http://schemas.openxmlformats.org/officeDocument/2006/relationships/hyperlink" Target="https://arxiv.org/find/cond-mat/1/au:+Manfra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Barnes_E/0/1/0/all/0/1" TargetMode="External"/><Relationship Id="rId32" Type="http://schemas.openxmlformats.org/officeDocument/2006/relationships/hyperlink" Target="https://arxiv.org/abs/1601.0667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find/cond-mat/1/au:+Nissen_P/0/1/0/all/0/1" TargetMode="External"/><Relationship Id="rId28" Type="http://schemas.openxmlformats.org/officeDocument/2006/relationships/hyperlink" Target="https://arxiv.org/find/cond-mat/1/au:+Gardner_G/0/1/0/all/0/1" TargetMode="External"/><Relationship Id="rId36" Type="http://schemas.microsoft.com/office/2011/relationships/people" Target="people.xml"/><Relationship Id="rId10" Type="http://schemas.openxmlformats.org/officeDocument/2006/relationships/image" Target="media/image3.tiff"/><Relationship Id="rId19" Type="http://schemas.openxmlformats.org/officeDocument/2006/relationships/hyperlink" Target="http://www.physics.udel.edu/~msafrono/650/Lecture19.pdf" TargetMode="External"/><Relationship Id="rId31" Type="http://schemas.openxmlformats.org/officeDocument/2006/relationships/hyperlink" Target="https://arxiv.org/find/cond-mat/1/au:+Kuemmeth_F/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rtins_F/0/1/0/all/0/1" TargetMode="External"/><Relationship Id="rId27" Type="http://schemas.openxmlformats.org/officeDocument/2006/relationships/hyperlink" Target="https://arxiv.org/find/cond-mat/1/au:+Fallahi_S/0/1/0/all/0/1" TargetMode="External"/><Relationship Id="rId30" Type="http://schemas.openxmlformats.org/officeDocument/2006/relationships/hyperlink" Target="https://arxiv.org/find/cond-mat/1/au:+Marcus_C/0/1/0/all/0/1"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415D6-A9CB-4BB9-B019-FEC9B2D1A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24</Pages>
  <Words>6524</Words>
  <Characters>37193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cp:revision>
  <dcterms:created xsi:type="dcterms:W3CDTF">2016-08-21T10:24:00Z</dcterms:created>
  <dcterms:modified xsi:type="dcterms:W3CDTF">2016-08-21T11:16:00Z</dcterms:modified>
</cp:coreProperties>
</file>