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DiVincenzo,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4A0A4B" w:rsidDel="00BD173B" w:rsidRDefault="005D44F9" w:rsidP="009D17AE">
      <w:pPr>
        <w:rPr>
          <w:del w:id="1" w:author="Georgios KATSAROS" w:date="2016-08-20T14:02:00Z"/>
        </w:rPr>
      </w:pPr>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3C0C66" w:rsidRDefault="005D44F9" w:rsidP="009D17AE">
      <w:r>
        <w:t xml:space="preserve">A few years after the Loss-DiVincenzo proposal for the realization of a scalable quantum computer, </w:t>
      </w:r>
      <w:r w:rsidR="00375811">
        <w:t>DiVincenzo published a list of conditions which</w:t>
      </w:r>
      <w:r w:rsidR="00373956">
        <w:t xml:space="preserve"> a</w:t>
      </w:r>
      <w:r w:rsidR="008B50BB">
        <w:t xml:space="preserve"> </w:t>
      </w:r>
      <w:r w:rsidR="00373956">
        <w:t>qubit</w:t>
      </w:r>
      <w:r w:rsidR="003C0C66">
        <w:t xml:space="preserve"> should </w:t>
      </w:r>
      <w:r w:rsidR="00375811">
        <w:t xml:space="preserve">fullfill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5B2830">
      <w:pPr>
        <w:pStyle w:val="ListParagraph"/>
        <w:numPr>
          <w:ilvl w:val="0"/>
          <w:numId w:val="18"/>
        </w:numPr>
        <w:rPr>
          <w:del w:id="2" w:author="Georgios KATSAROS" w:date="2016-08-20T14:10:00Z"/>
        </w:rPr>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w:t>
      </w:r>
      <w:r>
        <w:t>(manipulating) this two states.</w:t>
      </w:r>
    </w:p>
    <w:p w:rsidR="00DE336E" w:rsidRDefault="009318DF" w:rsidP="00DE336E">
      <w:pPr>
        <w:pStyle w:val="ListParagraph"/>
        <w:numPr>
          <w:ilvl w:val="0"/>
          <w:numId w:val="3"/>
        </w:numPr>
      </w:pPr>
      <w:r>
        <w:rPr>
          <w:b/>
        </w:rPr>
        <w:t>R</w:t>
      </w:r>
      <w:r w:rsidR="003C0C66" w:rsidRPr="009318DF">
        <w:rPr>
          <w:b/>
        </w:rPr>
        <w:t>eliable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rsidRPr="00F143FC">
        <w:rPr>
          <w:b/>
        </w:rPr>
        <w:t>Low</w:t>
      </w:r>
      <w:r w:rsidR="003C0C66" w:rsidRPr="00F143FC">
        <w:rPr>
          <w:b/>
        </w:rPr>
        <w:t xml:space="preserve"> decoherence</w:t>
      </w:r>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Because of the several noise sources c</w:t>
      </w:r>
      <w:r>
        <w:t xml:space="preserve">oupled to the qubit its initially prepared state is lost (decohered) with the time. It is desirable to have coherence time as long as possible. </w:t>
      </w:r>
    </w:p>
    <w:p w:rsidR="003C3C5A" w:rsidRDefault="003A696D" w:rsidP="00961F10">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p>
    <w:p w:rsidR="00224C13" w:rsidRDefault="00224C13" w:rsidP="009D17AE"/>
    <w:p w:rsidR="00D11084" w:rsidRDefault="00D11084" w:rsidP="00D11084">
      <w:pPr>
        <w:rPr>
          <w:b/>
        </w:rPr>
      </w:pPr>
    </w:p>
    <w:p w:rsidR="00D11084" w:rsidRPr="00D11084" w:rsidRDefault="00D11084" w:rsidP="00D11084">
      <w:pPr>
        <w:rPr>
          <w:b/>
          <w:vertAlign w:val="subscript"/>
        </w:rPr>
      </w:pPr>
      <w:r w:rsidRPr="00E74997">
        <w:rPr>
          <w:b/>
        </w:rPr>
        <w:t xml:space="preserve">In all spin qubit approaches above (and all qubits in overall) there is battle between </w:t>
      </w:r>
      <w:r>
        <w:rPr>
          <w:b/>
        </w:rPr>
        <w:t xml:space="preserve">the </w:t>
      </w:r>
      <w:r w:rsidRPr="00E74997">
        <w:rPr>
          <w:b/>
        </w:rPr>
        <w:t xml:space="preserve">spin manipulation time on one side and </w:t>
      </w:r>
      <w:r>
        <w:rPr>
          <w:b/>
        </w:rPr>
        <w:t xml:space="preserve">the </w:t>
      </w:r>
      <w:r w:rsidRPr="00E74997">
        <w:rPr>
          <w:b/>
        </w:rPr>
        <w:t xml:space="preserve">coherence time on the other side. For making a set of quantum operation correctly, </w:t>
      </w:r>
      <w:r>
        <w:rPr>
          <w:b/>
        </w:rPr>
        <w:t xml:space="preserve">the </w:t>
      </w:r>
      <w:r w:rsidRPr="00E74997">
        <w:rPr>
          <w:b/>
        </w:rPr>
        <w:t xml:space="preserve">manipulation time for one operation need to be much shorter than </w:t>
      </w:r>
      <w:r>
        <w:rPr>
          <w:b/>
        </w:rPr>
        <w:t xml:space="preserve">the </w:t>
      </w:r>
      <w:r w:rsidRPr="00E74997">
        <w:rPr>
          <w:b/>
        </w:rPr>
        <w:t xml:space="preserve">coherence time. </w:t>
      </w:r>
      <w:r>
        <w:rPr>
          <w:b/>
        </w:rPr>
        <w:t xml:space="preserve"> Benchmark for the manipulation time is minimum time needed for one full spin rotation</w:t>
      </w:r>
      <w:r w:rsidR="0039664B">
        <w:rPr>
          <w:b/>
        </w:rPr>
        <w:t xml:space="preserve"> (</w:t>
      </w:r>
      <w:r w:rsidRPr="00D11084">
        <w:rPr>
          <w:b/>
        </w:rPr>
        <w:t>π</w:t>
      </w:r>
      <w:r>
        <w:rPr>
          <w:b/>
        </w:rPr>
        <w:t xml:space="preserve"> pulse</w:t>
      </w:r>
      <w:r w:rsidR="0039664B">
        <w:rPr>
          <w:b/>
        </w:rPr>
        <w:t>), τ</w:t>
      </w:r>
      <w:r w:rsidR="0039664B" w:rsidRPr="0039664B">
        <w:rPr>
          <w:b/>
          <w:vertAlign w:val="subscript"/>
        </w:rPr>
        <w:t>π</w:t>
      </w:r>
      <w:r>
        <w:rPr>
          <w:b/>
        </w:rPr>
        <w:t xml:space="preserve">. </w:t>
      </w: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the 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F943B0">
        <w:t>nuclear spin zero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 in a spin qubit community today</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B253D1" w:rsidP="00F943B0">
      <w:r>
        <w:t xml:space="preserve">(speak about the three types </w:t>
      </w:r>
      <w:r w:rsidR="005C16AB">
        <w:t>of Si quantum dots</w:t>
      </w:r>
      <w:r w:rsidR="00483B72">
        <w:t xml:space="preserve"> dzurak, Eriksson,</w:t>
      </w:r>
      <w:r w:rsidR="005C16AB">
        <w:t>, heterostructures, Morello and what Simmons does with STM</w:t>
      </w:r>
      <w:r w:rsidR="00E97AC9">
        <w:t xml:space="preserve">. In this discussion it needs also to come out that geometries are getting more and more complex there are people fabrication </w:t>
      </w:r>
      <w:r w:rsidR="00E97AC9">
        <w:rPr>
          <w:rFonts w:ascii="Georgia" w:hAnsi="Georgia"/>
          <w:color w:val="666666"/>
          <w:sz w:val="23"/>
          <w:szCs w:val="23"/>
        </w:rPr>
        <w:t>quintuple dots</w:t>
      </w:r>
      <w:r w:rsidR="005C16AB">
        <w:t xml:space="preserve">) </w:t>
      </w:r>
      <w:r w:rsidR="00D11084">
        <w:t>There are several approaches of defining quantum dots in silicon</w:t>
      </w:r>
      <w:r w:rsidR="00532073">
        <w:t>,</w:t>
      </w:r>
      <w:r w:rsidR="00780B80">
        <w:t xml:space="preserve"> in which</w:t>
      </w:r>
      <w:r w:rsidR="00532073">
        <w:t xml:space="preserve"> qubits</w:t>
      </w:r>
      <w:r w:rsidR="00780B80">
        <w:t xml:space="preserve"> </w:t>
      </w:r>
      <w:r w:rsidR="00532073">
        <w:t xml:space="preserve">are </w:t>
      </w:r>
      <w:r w:rsidR="00780B80">
        <w:t xml:space="preserve">achieved </w:t>
      </w:r>
      <w:r w:rsidR="00532073">
        <w:t>at the moment</w:t>
      </w:r>
      <w:r w:rsidR="00D11084">
        <w:t xml:space="preserve">. </w:t>
      </w:r>
    </w:p>
    <w:p w:rsidR="00FD7154" w:rsidRDefault="00610755" w:rsidP="00F943B0">
      <w:r>
        <w:t xml:space="preserve">One way </w:t>
      </w:r>
      <w:r w:rsidR="00F943B0">
        <w:t xml:space="preserve">is by means of </w:t>
      </w:r>
      <w:r w:rsidR="00843ED2">
        <w:t xml:space="preserve">a </w:t>
      </w:r>
      <w:r w:rsidR="00F943B0">
        <w:t xml:space="preserve">phosphorous P doping </w:t>
      </w:r>
      <w:r w:rsidR="00B253D1">
        <w:t xml:space="preserve">in </w:t>
      </w:r>
      <w:r w:rsidR="00843ED2">
        <w:t xml:space="preserve">the </w:t>
      </w:r>
      <w:r w:rsidR="00F943B0">
        <w:t>specific Si crystal region</w:t>
      </w:r>
      <w:r w:rsidR="00B253D1">
        <w:t>s</w:t>
      </w:r>
      <w:r w:rsidR="00F943B0">
        <w:t xml:space="preserve">. In that case </w:t>
      </w:r>
      <w:r w:rsidR="00B253D1">
        <w:t xml:space="preserve">a </w:t>
      </w:r>
      <w:r w:rsidR="00F943B0">
        <w:t>phosphorous 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11084">
        <w:t xml:space="preserve"> </w:t>
      </w:r>
      <w:r w:rsidR="00D11084" w:rsidRPr="001A521D">
        <w:t>π</w:t>
      </w:r>
      <w:r w:rsidR="0039664B">
        <w:t xml:space="preserve"> pulse in this case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843ED2">
        <w:t xml:space="preserve">the </w:t>
      </w:r>
      <w:r w:rsidR="00207CC3">
        <w:t xml:space="preserve">isotopically purified </w:t>
      </w:r>
      <w:r w:rsidR="00207CC3" w:rsidRPr="00207CC3">
        <w:rPr>
          <w:vertAlign w:val="superscript"/>
        </w:rPr>
        <w:t>28</w:t>
      </w:r>
      <w:r w:rsidR="00207CC3">
        <w:t xml:space="preserve">Si:P and </w:t>
      </w:r>
      <w:r w:rsidR="00B253D1">
        <w:t xml:space="preserve">the </w:t>
      </w:r>
      <w:r w:rsidR="00207CC3">
        <w:t>nuclear spin of phosphorous atom as a qubit, the same group has achieved nuclear spin coherence time of 60 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FD7154">
        <w:t xml:space="preserve"> pulse of around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p>
    <w:p w:rsidR="00F943B0" w:rsidRDefault="00D11084" w:rsidP="00F943B0">
      <w:r>
        <w:t xml:space="preserve">M. Veldhorst et al. </w:t>
      </w:r>
      <w:r w:rsidR="0039664B">
        <w:t>by using lithographical definition of electron quantum dots in silicon has measured</w:t>
      </w:r>
      <w:r>
        <w:t xml:space="preserve"> </w:t>
      </w:r>
      <w:r w:rsidR="0039664B">
        <w:t xml:space="preserve">spin coherence time </w:t>
      </w:r>
      <w:r w:rsidR="00FD7154">
        <w:t>using CPMG pulsing technique T</w:t>
      </w:r>
      <w:r w:rsidR="00FD7154">
        <w:rPr>
          <w:vertAlign w:val="subscript"/>
        </w:rPr>
        <w:t>2</w:t>
      </w:r>
      <w:r w:rsidR="00FD7154">
        <w:rPr>
          <w:vertAlign w:val="superscript"/>
        </w:rPr>
        <w:t xml:space="preserve">CPMG </w:t>
      </w:r>
      <w:r w:rsidR="0039664B">
        <w:t xml:space="preserve">= 28 ms and the </w:t>
      </w:r>
      <w:r w:rsidR="0039664B" w:rsidRPr="001A521D">
        <w:t>π</w:t>
      </w:r>
      <w:r w:rsidR="0039664B">
        <w:t xml:space="preserve"> pulse duration</w:t>
      </w:r>
      <w:r w:rsidR="00DF4CBE">
        <w:t xml:space="preserve"> time</w:t>
      </w:r>
      <w:r w:rsidR="00843ED2">
        <w:t xml:space="preserve"> for that case is</w:t>
      </w:r>
      <w:r w:rsidR="0039664B">
        <w:t xml:space="preserve">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971924" w:rsidP="00FC5271">
      <w:r>
        <w:t xml:space="preserve">E. Kawakami et al. by using </w:t>
      </w:r>
      <w:r w:rsidR="00843ED2">
        <w:t xml:space="preserve">the </w:t>
      </w:r>
      <w:r>
        <w:t>single-electron quantum dot in</w:t>
      </w:r>
      <w:r w:rsidR="00843ED2">
        <w:t xml:space="preserve"> the</w:t>
      </w:r>
      <w:r>
        <w:t xml:space="preserve"> Si/SiGe heterostructure with two layers of </w:t>
      </w:r>
      <w:r w:rsidR="00843ED2">
        <w:t xml:space="preserve">the </w:t>
      </w:r>
      <w:r>
        <w:t xml:space="preserve">electrostatic gates </w:t>
      </w:r>
      <w:r w:rsidR="00843ED2">
        <w:t xml:space="preserve">as a qubit, has measured the </w:t>
      </w:r>
      <w:r>
        <w:t>coherence time using</w:t>
      </w:r>
      <w:r w:rsidR="00843ED2">
        <w:t xml:space="preserve"> the</w:t>
      </w:r>
      <w:r>
        <w:t xml:space="preserve"> Hahn-echo pulse sequence</w:t>
      </w:r>
      <w:r w:rsidR="00843ED2">
        <w:t xml:space="preserve"> </w:t>
      </w:r>
      <w:r>
        <w:t>T</w:t>
      </w:r>
      <w:r>
        <w:rPr>
          <w:vertAlign w:val="subscript"/>
        </w:rPr>
        <w:t>2</w:t>
      </w:r>
      <w:r>
        <w:t xml:space="preserve"> = 40 μs. </w:t>
      </w:r>
      <w:r w:rsidR="00843ED2">
        <w:t>Spin flip</w:t>
      </w:r>
      <w:r>
        <w:t xml:space="preserve"> duration</w:t>
      </w:r>
      <w:r w:rsidR="00780B80">
        <w:t xml:space="preserve"> is around</w:t>
      </w:r>
      <w:r>
        <w:t xml:space="preserve"> </w:t>
      </w:r>
      <w:r w:rsidRPr="0039664B">
        <w:t>τ</w:t>
      </w:r>
      <w:r w:rsidRPr="0039664B">
        <w:rPr>
          <w:vertAlign w:val="subscript"/>
        </w:rPr>
        <w:t>π</w:t>
      </w:r>
      <w:r>
        <w:t xml:space="preserve"> = 0.15 </w:t>
      </w:r>
      <w:r w:rsidRPr="00FD7154">
        <w:t>μs</w:t>
      </w:r>
      <w:r w:rsidR="00780B80">
        <w:t>, extracted from supplementary information</w:t>
      </w:r>
      <w:r w:rsidR="00FC5271">
        <w:t xml:space="preserve"> [18]</w:t>
      </w:r>
      <w:r w:rsidR="00780B80">
        <w:t>.</w:t>
      </w:r>
    </w:p>
    <w:p w:rsidR="00961F10" w:rsidRDefault="009E7BE2" w:rsidP="00FC5271">
      <w:r>
        <w:t xml:space="preserve">The major drawback in silicon is </w:t>
      </w:r>
      <w:r w:rsidR="00525A02">
        <w:t xml:space="preserve">the </w:t>
      </w:r>
      <w:r>
        <w:t xml:space="preserve">relatively weak spin orbit coupling for electrons </w:t>
      </w:r>
      <w:r w:rsidR="00525A02">
        <w:t xml:space="preserve">which </w:t>
      </w:r>
      <w:r>
        <w:t>results in difficult spin manipulation via electric fields (</w:t>
      </w:r>
      <w:r w:rsidR="00525A02">
        <w:t xml:space="preserve">as </w:t>
      </w:r>
      <w:r>
        <w:t xml:space="preserve">described in more detail in </w:t>
      </w:r>
      <w:r w:rsidR="00FC5271" w:rsidRPr="00FC5271">
        <w:rPr>
          <w:i/>
        </w:rPr>
        <w:t>The spin manipulation measurements</w:t>
      </w:r>
      <w:r>
        <w:t xml:space="preserve">). </w:t>
      </w:r>
      <w:r w:rsidR="00FC5271">
        <w:t>One</w:t>
      </w:r>
      <w:r w:rsidR="00525A02">
        <w:t xml:space="preserve"> solution around this problem is to use holes instead of electrons. </w:t>
      </w:r>
    </w:p>
    <w:p w:rsidR="00FC5271" w:rsidRDefault="00FC5271" w:rsidP="00FC5271">
      <w:r>
        <w:t xml:space="preserve">Using hole spin in p-type silicon industrial CMOS as qubit basis, R. Maurand from S. De Franceschi group in CEA Grenoble, achieved </w:t>
      </w:r>
      <w:r w:rsidRPr="001A521D">
        <w:t>π</w:t>
      </w:r>
      <w:r>
        <w:t xml:space="preserve"> spin rotation time of approximately   </w:t>
      </w:r>
      <w:r w:rsidRPr="0039664B">
        <w:t>τ</w:t>
      </w:r>
      <w:r w:rsidRPr="0039664B">
        <w:rPr>
          <w:vertAlign w:val="subscript"/>
        </w:rPr>
        <w:t>π</w:t>
      </w:r>
      <w:r>
        <w:t xml:space="preserve"> = 3 ns. While coherence time using Hahn echo pulsing sequence T</w:t>
      </w:r>
      <w:r>
        <w:rPr>
          <w:vertAlign w:val="subscript"/>
        </w:rPr>
        <w:t>2</w:t>
      </w:r>
      <w:r>
        <w:t xml:space="preserve"> in their case was 245 ns [11]. </w:t>
      </w:r>
    </w:p>
    <w:p w:rsidR="00B253D1" w:rsidRPr="00FC5271" w:rsidRDefault="00961F10" w:rsidP="00FC5271">
      <w:pPr>
        <w:rPr>
          <w:i/>
        </w:rPr>
      </w:pPr>
      <w:r>
        <w:lastRenderedPageBreak/>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p>
    <w:p w:rsidR="00B035E6" w:rsidRDefault="00B253D1" w:rsidP="00B035E6">
      <w:r>
        <w:t>Another</w:t>
      </w:r>
      <w:r w:rsidR="00610755">
        <w:t xml:space="preserve"> other way </w:t>
      </w:r>
      <w:r>
        <w:t xml:space="preserve">for </w:t>
      </w:r>
      <w:r w:rsidR="00610755">
        <w:t>defining QDs</w:t>
      </w:r>
      <w:r w:rsidR="00635909">
        <w:t xml:space="preserve"> on</w:t>
      </w:r>
      <w:r w:rsidR="00610755">
        <w:t xml:space="preserve"> </w:t>
      </w:r>
      <w:r>
        <w:t xml:space="preserve">a </w:t>
      </w:r>
      <w:r w:rsidR="00610755">
        <w:t>silicon</w:t>
      </w:r>
      <w:r w:rsidR="00635909">
        <w:t xml:space="preserve"> </w:t>
      </w:r>
      <w:r>
        <w:t xml:space="preserve">based </w:t>
      </w:r>
      <w:r w:rsidR="00635909">
        <w:t>platform, used in our group,</w:t>
      </w:r>
      <w:r w:rsidR="00610755">
        <w:t xml:space="preserve"> is </w:t>
      </w:r>
      <w:r>
        <w:t xml:space="preserve">by </w:t>
      </w:r>
      <w:r w:rsidR="00610755">
        <w:t>combining it with germanium Ge</w:t>
      </w:r>
      <w:r w:rsidR="009E7BE2">
        <w:t xml:space="preserve"> [10]</w:t>
      </w:r>
      <w:r w:rsidR="00610755">
        <w:t>.</w:t>
      </w:r>
      <w:r w:rsidR="001E79EC">
        <w:t>The epitaxial growth of Ge on Si can lead to the formation of QDs and and hut wires (a special type of nanowires) due to the different lattice constant between them. Recent</w:t>
      </w:r>
      <w:r w:rsidR="00442A6C">
        <w:t>l</w:t>
      </w:r>
      <w:r w:rsidR="001E79EC">
        <w:t>y magnetotransport measurement</w:t>
      </w:r>
      <w:r w:rsidR="009251B7">
        <w:t xml:space="preserve"> </w:t>
      </w:r>
      <w:r w:rsidR="009251B7">
        <w:t>have shown that holes</w:t>
      </w:r>
      <w:r w:rsidR="009251B7">
        <w:t>,</w:t>
      </w:r>
      <w:r w:rsidR="001E79EC">
        <w:t xml:space="preserve"> </w:t>
      </w:r>
      <w:r w:rsidR="009251B7">
        <w:t xml:space="preserve">in this type of structures, are of the </w:t>
      </w:r>
      <w:r w:rsidR="009251B7" w:rsidRPr="00785174">
        <w:rPr>
          <w:b/>
        </w:rPr>
        <w:t xml:space="preserve">heavy hole type </w:t>
      </w:r>
      <w:r w:rsidR="009251B7">
        <w:t xml:space="preserve">what leads to the </w:t>
      </w:r>
      <w:r w:rsidR="009251B7" w:rsidRPr="00785174">
        <w:rPr>
          <w:b/>
        </w:rPr>
        <w:t>longer</w:t>
      </w:r>
      <w:r w:rsidR="009251B7">
        <w:t xml:space="preserve"> dephasing and thus longer </w:t>
      </w:r>
      <w:r w:rsidR="009251B7" w:rsidRPr="00785174">
        <w:rPr>
          <w:b/>
        </w:rPr>
        <w:t>coherence times</w:t>
      </w:r>
      <w:r w:rsidR="009251B7">
        <w:t>.</w:t>
      </w:r>
    </w:p>
    <w:p w:rsidR="00CC2675" w:rsidRDefault="00785174" w:rsidP="009D17AE">
      <w:r w:rsidRPr="00C23830">
        <w:rPr>
          <w:noProof/>
        </w:rPr>
        <w:drawing>
          <wp:anchor distT="0" distB="0" distL="114300" distR="114300" simplePos="0" relativeHeight="251677696" behindDoc="0" locked="0" layoutInCell="1" allowOverlap="1" wp14:anchorId="77306D3C" wp14:editId="17DB85B2">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SiGe nanowire</w:t>
      </w:r>
      <w:r w:rsidR="00C23830">
        <w:t xml:space="preserve"> contacted by palladium Pd source and drain electrodes</w:t>
      </w:r>
      <w:r w:rsidR="00744666">
        <w:t xml:space="preserve"> [10]</w:t>
      </w:r>
    </w:p>
    <w:p w:rsidR="006C3B94" w:rsidRDefault="00785174" w:rsidP="009D17AE">
      <w:pPr>
        <w:rPr>
          <w:b/>
        </w:rPr>
      </w:pPr>
      <w:r w:rsidRPr="006C3B94">
        <w:rPr>
          <w:noProof/>
        </w:rPr>
        <w:drawing>
          <wp:anchor distT="0" distB="0" distL="114300" distR="114300" simplePos="0" relativeHeight="251676672" behindDoc="0" locked="0" layoutInCell="1" allowOverlap="1" wp14:anchorId="213A016D" wp14:editId="49556C71">
            <wp:simplePos x="0" y="0"/>
            <wp:positionH relativeFrom="margin">
              <wp:align>center</wp:align>
            </wp:positionH>
            <wp:positionV relativeFrom="page">
              <wp:posOffset>4944745</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53298E" w:rsidRPr="00ED56D2" w:rsidRDefault="0053298E" w:rsidP="0053298E">
      <w:pPr>
        <w:pStyle w:val="Subtitle"/>
      </w:pPr>
      <w:r>
        <w:t>Figure 2: Stability diagram of a SiGe nanowire double quant</w:t>
      </w:r>
      <w:r w:rsidR="00744666">
        <w:t>um dot</w:t>
      </w:r>
    </w:p>
    <w:p w:rsidR="00FC5271" w:rsidRDefault="00FC5271" w:rsidP="0053298E"/>
    <w:p w:rsidR="00FC5271" w:rsidRPr="00012A85" w:rsidRDefault="00FC5271" w:rsidP="00FC5271">
      <w:r>
        <w:t xml:space="preserve">Scale up demand of </w:t>
      </w:r>
      <w:r w:rsidR="00B20665">
        <w:t xml:space="preserve">a </w:t>
      </w:r>
      <w:r>
        <w:t>quantum computation re</w:t>
      </w:r>
      <w:r w:rsidR="00012A85">
        <w:t>quires qubit coupling. Spin qubit c</w:t>
      </w:r>
      <w:r>
        <w:t>ommunity is trying to reply on that with several approaches</w:t>
      </w:r>
      <w:r w:rsidR="00012A85">
        <w:t>: From C.</w:t>
      </w:r>
      <w:r w:rsidR="00B20665">
        <w:t xml:space="preserve"> </w:t>
      </w:r>
      <w:r w:rsidR="00012A85">
        <w:t>M.</w:t>
      </w:r>
      <w:r w:rsidR="00B20665">
        <w:t xml:space="preserve"> </w:t>
      </w:r>
      <w:r w:rsidR="00012A85">
        <w:t>Marcus and Quantum Transport laboratory in Delft – triple quantum dots. From D.</w:t>
      </w:r>
      <w:r w:rsidR="00B20665">
        <w:t xml:space="preserve"> </w:t>
      </w:r>
      <w:r w:rsidR="00012A85">
        <w:t xml:space="preserve">J. Reilly laboratory - </w:t>
      </w:r>
      <w:r w:rsidR="00012A85" w:rsidRPr="00012A85">
        <w:t>quadruple-quantum-dot</w:t>
      </w:r>
      <w:r w:rsidR="00012A85">
        <w:t xml:space="preserve">. From </w:t>
      </w:r>
      <w:r w:rsidR="00012A85">
        <w:t>S.</w:t>
      </w:r>
      <w:r w:rsidR="00B20665">
        <w:t xml:space="preserve"> </w:t>
      </w:r>
      <w:r w:rsidR="00012A85">
        <w:t>Tarucha</w:t>
      </w:r>
      <w:r w:rsidR="00012A85">
        <w:t xml:space="preserve"> laboratory  - </w:t>
      </w:r>
      <w:r w:rsidR="00012A85" w:rsidRPr="00012A85">
        <w:t>quintuple quantum dot</w:t>
      </w:r>
      <w:r w:rsidR="00012A85">
        <w:t>.</w:t>
      </w:r>
      <w:r w:rsidRPr="00012A85">
        <w:t xml:space="preserve"> </w:t>
      </w:r>
      <w:r w:rsidR="00DE6B4A">
        <w:t xml:space="preserve"> </w:t>
      </w:r>
      <w:bookmarkStart w:id="3" w:name="_GoBack"/>
      <w:bookmarkEnd w:id="3"/>
    </w:p>
    <w:p w:rsidR="00FC5271" w:rsidRPr="0053298E" w:rsidRDefault="00FC5271" w:rsidP="0053298E"/>
    <w:p w:rsidR="00AA1619" w:rsidRDefault="002C5A46" w:rsidP="009D17AE">
      <w:ins w:id="4" w:author="Georgios KATSAROS" w:date="2016-08-20T15:34:00Z">
        <w:r>
          <w:lastRenderedPageBreak/>
          <w:t>Different type of measurement techniques are applied in order to measure the state of a spin qubit</w:t>
        </w:r>
      </w:ins>
      <w:ins w:id="5" w:author="Georgios KATSAROS" w:date="2016-08-20T15:35:00Z">
        <w:r>
          <w:t xml:space="preserve"> and extract the coherence times</w:t>
        </w:r>
      </w:ins>
      <w:ins w:id="6" w:author="Georgios KATSAROS" w:date="2016-08-20T15:34:00Z">
        <w:r>
          <w:t xml:space="preserve">: </w:t>
        </w:r>
      </w:ins>
    </w:p>
    <w:p w:rsidR="00AA1619" w:rsidRPr="00AA1619" w:rsidDel="002C5A46" w:rsidRDefault="00AA1619" w:rsidP="009D17AE">
      <w:pPr>
        <w:rPr>
          <w:del w:id="7" w:author="Georgios KATSAROS" w:date="2016-08-20T15:34:00Z"/>
          <w:b/>
        </w:rPr>
      </w:pPr>
      <w:del w:id="8" w:author="Georgios KATSAROS" w:date="2016-08-20T15:34:00Z">
        <w:r w:rsidRPr="00AA1619" w:rsidDel="002C5A46">
          <w:rPr>
            <w:b/>
          </w:rPr>
          <w:delText>Measurement</w:delText>
        </w:r>
      </w:del>
    </w:p>
    <w:p w:rsidR="00530490" w:rsidDel="002C5A46" w:rsidRDefault="00F74543" w:rsidP="009D17AE">
      <w:pPr>
        <w:rPr>
          <w:del w:id="9" w:author="Georgios KATSAROS" w:date="2016-08-20T15:34:00Z"/>
        </w:rPr>
      </w:pPr>
      <w:del w:id="10"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11" w:author="Georgios KATSAROS" w:date="2016-08-20T15:35:00Z"/>
        </w:rPr>
      </w:pPr>
      <w:del w:id="12"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13" w:author="Georgios KATSAROS" w:date="2016-08-20T15:35:00Z">
        <w:r>
          <w:t xml:space="preserve">The </w:t>
        </w:r>
      </w:ins>
      <w:del w:id="14" w:author="Georgios KATSAROS" w:date="2016-08-20T15:35:00Z">
        <w:r w:rsidR="00334797" w:rsidDel="002C5A46">
          <w:delText>DC</w:delText>
        </w:r>
      </w:del>
      <w:ins w:id="15"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16" w:author="Josip KUKUCKA" w:date="2016-08-20T22:18:00Z">
        <w:r w:rsidR="00334797" w:rsidDel="0090395E">
          <w:delText xml:space="preserve"> </w:delText>
        </w:r>
      </w:del>
      <w:del w:id="17" w:author="Josip KUKUCKA" w:date="2016-08-20T22:17:00Z">
        <w:r w:rsidR="00334797" w:rsidDel="0090395E">
          <w:delText>It requires electron transport which in DQD system is not possible</w:delText>
        </w:r>
        <w:r w:rsidR="00F74543" w:rsidDel="0090395E">
          <w:delText>, so it requires additional charge sensor</w:delText>
        </w:r>
      </w:del>
      <w:ins w:id="18" w:author="Georgios KATSAROS" w:date="2016-08-20T15:35:00Z">
        <w:del w:id="19" w:author="Josip KUKUCKA" w:date="2016-08-20T22:17:00Z">
          <w:r w:rsidDel="0090395E">
            <w:delText xml:space="preserve"> (Not really true, many people are</w:delText>
          </w:r>
        </w:del>
        <w:del w:id="20" w:author="Josip KUKUCKA" w:date="2016-08-20T22:18:00Z">
          <w:r w:rsidDel="0090395E">
            <w:delText xml:space="preserve"> still measuring current in DQD)</w:delText>
          </w:r>
        </w:del>
      </w:ins>
      <w:del w:id="21"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22" w:author="Josip KUKUCKA" w:date="2016-08-20T22:17:00Z">
        <w:r w:rsidR="0090395E">
          <w:t xml:space="preserve"> and BW is</w:t>
        </w:r>
      </w:ins>
      <w:ins w:id="23" w:author="Josip KUKUCKA" w:date="2016-08-20T22:18:00Z">
        <w:r w:rsidR="0090395E">
          <w:t xml:space="preserve"> low</w:t>
        </w:r>
      </w:ins>
      <w:ins w:id="24"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ins w:id="25" w:author="Georgios KATSAROS" w:date="2016-08-20T15:36:00Z">
        <w:r w:rsidR="006768CC">
          <w:t xml:space="preserve"> (Maybe you can comment on the speed of the lockin measurement)</w:t>
        </w:r>
      </w:ins>
    </w:p>
    <w:p w:rsidR="001775B9" w:rsidRDefault="00BC0EAE" w:rsidP="00BC0EAE">
      <w:r>
        <w:t xml:space="preserve">Ohmic reflectometry is </w:t>
      </w:r>
      <w:ins w:id="26" w:author="Georgios KATSAROS" w:date="2016-08-20T15:36:00Z">
        <w:r w:rsidR="006768CC">
          <w:t xml:space="preserve">a </w:t>
        </w:r>
      </w:ins>
      <w:r>
        <w:t xml:space="preserve">technique of indirect sensing </w:t>
      </w:r>
      <w:del w:id="27" w:author="Georgios KATSAROS" w:date="2016-08-20T15:37:00Z">
        <w:r w:rsidDel="006768CC">
          <w:delText xml:space="preserve">of </w:delText>
        </w:r>
      </w:del>
      <w:r>
        <w:t>the</w:t>
      </w:r>
      <w:r w:rsidR="00F33A4D">
        <w:t xml:space="preserve"> change </w:t>
      </w:r>
      <w:del w:id="28" w:author="Georgios KATSAROS" w:date="2016-08-20T15:37:00Z">
        <w:r w:rsidR="00F33A4D" w:rsidDel="006768CC">
          <w:delText>in a</w:delText>
        </w:r>
      </w:del>
      <w:ins w:id="29" w:author="Georgios KATSAROS" w:date="2016-08-20T15:37:00Z">
        <w:r w:rsidR="006768CC">
          <w:t>of the</w:t>
        </w:r>
      </w:ins>
      <w:r w:rsidR="00F33A4D">
        <w:t xml:space="preserve"> qubit</w:t>
      </w:r>
      <w:r>
        <w:t xml:space="preserve"> impedance by monitoring </w:t>
      </w:r>
      <w:ins w:id="30" w:author="Georgios KATSAROS" w:date="2016-08-20T15:40:00Z">
        <w:r w:rsidR="006768CC">
          <w:t>the</w:t>
        </w:r>
      </w:ins>
      <w:ins w:id="31" w:author="Georgios KATSAROS" w:date="2016-08-20T15:38:00Z">
        <w:r w:rsidR="006768CC">
          <w:t xml:space="preserve"> </w:t>
        </w:r>
      </w:ins>
      <w:r w:rsidR="009548B4">
        <w:t xml:space="preserve">amplitude or phase of the </w:t>
      </w:r>
      <w:del w:id="32" w:author="Georgios KATSAROS" w:date="2016-08-20T15:38:00Z">
        <w:r w:rsidDel="006768CC">
          <w:delText xml:space="preserve">portion of the sent wave </w:delText>
        </w:r>
      </w:del>
      <w:r>
        <w:t xml:space="preserve">reflected from the qubit </w:t>
      </w:r>
      <w:ins w:id="33" w:author="Georgios KATSAROS" w:date="2016-08-20T15:38:00Z">
        <w:r w:rsidR="006768CC">
          <w:t>wave (See figure 3 for a more detailed explanation)</w:t>
        </w:r>
      </w:ins>
      <w:del w:id="34" w:author="Georgios KATSAROS" w:date="2016-08-20T15:39:00Z">
        <w:r w:rsidDel="006768CC">
          <w:delText>structure</w:delText>
        </w:r>
      </w:del>
      <w:r>
        <w:t>. It is usuall</w:t>
      </w:r>
      <w:r w:rsidR="00C90BC5">
        <w:t>y done by high frequency lock</w:t>
      </w:r>
      <w:ins w:id="35" w:author="Georgios KATSAROS" w:date="2016-08-20T15:37:00Z">
        <w:r w:rsidR="006768CC">
          <w:t>-</w:t>
        </w:r>
      </w:ins>
      <w:del w:id="36" w:author="Georgios KATSAROS" w:date="2016-08-20T15:37:00Z">
        <w:r w:rsidR="00C90BC5" w:rsidDel="006768CC">
          <w:delText xml:space="preserve"> </w:delText>
        </w:r>
      </w:del>
      <w:r>
        <w:t>in technique</w:t>
      </w:r>
      <w:ins w:id="37" w:author="Georgios KATSAROS" w:date="2016-08-20T15:37:00Z">
        <w:r w:rsidR="006768CC">
          <w:t>s</w:t>
        </w:r>
      </w:ins>
      <w:r>
        <w:t xml:space="preserve"> and is not prone to 1/f noise. </w:t>
      </w:r>
    </w:p>
    <w:p w:rsidR="00ED3D43" w:rsidRDefault="006768CC" w:rsidP="00BC0EAE">
      <w:pPr>
        <w:rPr>
          <w:b/>
        </w:rPr>
      </w:pPr>
      <w:ins w:id="38" w:author="Georgios KATSAROS" w:date="2016-08-20T15:39:00Z">
        <w:r>
          <w:t xml:space="preserve">Finally, </w:t>
        </w:r>
      </w:ins>
      <w:del w:id="39" w:author="Georgios KATSAROS" w:date="2016-08-20T15:39:00Z">
        <w:r w:rsidR="001775B9" w:rsidDel="006768CC">
          <w:delText>G</w:delText>
        </w:r>
      </w:del>
      <w:ins w:id="40" w:author="Georgios KATSAROS" w:date="2016-08-20T15:39:00Z">
        <w:r>
          <w:t>g</w:t>
        </w:r>
      </w:ins>
      <w:r w:rsidR="001775B9">
        <w:t>ate</w:t>
      </w:r>
      <w:r w:rsidR="00BC0EAE">
        <w:t xml:space="preserve"> reflectometry is </w:t>
      </w:r>
      <w:ins w:id="41" w:author="Georgios KATSAROS" w:date="2016-08-20T15:37:00Z">
        <w:r>
          <w:t xml:space="preserve">a </w:t>
        </w:r>
      </w:ins>
      <w:r w:rsidR="00BC0EAE">
        <w:t xml:space="preserve">technique of indirect sensing of the </w:t>
      </w:r>
      <w:r w:rsidR="00F33A4D">
        <w:t xml:space="preserve">change in </w:t>
      </w:r>
      <w:del w:id="42" w:author="Georgios KATSAROS" w:date="2016-08-20T15:39:00Z">
        <w:r w:rsidR="00F33A4D" w:rsidDel="006768CC">
          <w:delText xml:space="preserve">a </w:delText>
        </w:r>
      </w:del>
      <w:ins w:id="43" w:author="Georgios KATSAROS" w:date="2016-08-20T15:39:00Z">
        <w:r>
          <w:t xml:space="preserve">the </w:t>
        </w:r>
      </w:ins>
      <w:r w:rsidR="00F33A4D">
        <w:t>qubit</w:t>
      </w:r>
      <w:r w:rsidR="00BC0EAE">
        <w:t xml:space="preserve"> capacitance by monitoring </w:t>
      </w:r>
      <w:ins w:id="44"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45" w:author="Georgios KATSAROS" w:date="2016-08-20T15:40:00Z">
        <w:r w:rsidR="00BC0EAE" w:rsidRPr="007E48A5" w:rsidDel="006768CC">
          <w:rPr>
            <w:b/>
          </w:rPr>
          <w:delText xml:space="preserve">not </w:delText>
        </w:r>
      </w:del>
      <w:ins w:id="46"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47" w:author="Georgios KATSAROS" w:date="2016-08-20T15:40:00Z">
        <w:r>
          <w:rPr>
            <w:b/>
          </w:rPr>
          <w:t xml:space="preserve"> nor the existence of a </w:t>
        </w:r>
      </w:ins>
      <w:del w:id="48"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lastRenderedPageBreak/>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49" w:author="Georgios KATSAROS" w:date="2016-08-20T15:41:00Z">
        <w:r w:rsidR="006768CC">
          <w:t xml:space="preserve">the </w:t>
        </w:r>
      </w:ins>
      <w:r w:rsidR="002F4FF1">
        <w:t xml:space="preserve">equivalent electrical schematic of a measured sample, e.g. </w:t>
      </w:r>
      <w:ins w:id="50"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51" w:author="Georgios KATSAROS" w:date="2016-08-20T15:41:00Z">
        <w:r w:rsidR="006768CC">
          <w:t xml:space="preserve"> (I would not say that this is a charge sensor, here you give a general description what reflectometry is)</w:t>
        </w:r>
      </w:ins>
      <w:r w:rsidR="00D47F9B">
        <w:t xml:space="preserve"> of DQD</w:t>
      </w:r>
      <w:ins w:id="52"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53" w:author="Georgios KATSAROS" w:date="2016-08-20T15:42:00Z">
        <w:r w:rsidR="00D47F9B" w:rsidDel="006768CC">
          <w:delText>charge sensor</w:delText>
        </w:r>
      </w:del>
      <w:ins w:id="54" w:author="Georgios KATSAROS" w:date="2016-08-20T15:42:00Z">
        <w:r w:rsidR="006768CC">
          <w:t>single hole transistor,</w:t>
        </w:r>
      </w:ins>
      <w:r w:rsidR="00D47F9B">
        <w:t xml:space="preserve"> respectively</w:t>
      </w:r>
      <w:r w:rsidR="00D676E2">
        <w:t xml:space="preserve">. </w:t>
      </w:r>
      <w:ins w:id="55" w:author="Georgios KATSAROS" w:date="2016-08-20T15:42:00Z">
        <w:r w:rsidR="006768CC">
          <w:t xml:space="preserve">The </w:t>
        </w:r>
      </w:ins>
      <w:del w:id="56" w:author="Georgios KATSAROS" w:date="2016-08-20T15:42:00Z">
        <w:r w:rsidR="00D676E2" w:rsidDel="006768CC">
          <w:delText>R</w:delText>
        </w:r>
      </w:del>
      <w:ins w:id="57" w:author="Georgios KATSAROS" w:date="2016-08-20T15:42:00Z">
        <w:r w:rsidR="006768CC">
          <w:t>r</w:t>
        </w:r>
      </w:ins>
      <w:r w:rsidR="00D676E2">
        <w:t xml:space="preserve">esonance circuit formed with </w:t>
      </w:r>
      <w:ins w:id="58" w:author="Georgios KATSAROS" w:date="2016-08-20T15:42:00Z">
        <w:r w:rsidR="006768CC">
          <w:t xml:space="preserve">an </w:t>
        </w:r>
      </w:ins>
      <w:r w:rsidR="00D676E2">
        <w:t xml:space="preserve">inductor L and </w:t>
      </w:r>
      <w:ins w:id="59"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60" w:author="Georgios KATSAROS" w:date="2016-08-20T15:42:00Z">
        <w:r w:rsidR="008114B1">
          <w:t xml:space="preserve">a </w:t>
        </w:r>
      </w:ins>
      <w:r>
        <w:t xml:space="preserve">readout technique based on </w:t>
      </w:r>
      <w:ins w:id="61" w:author="Georgios KATSAROS" w:date="2016-08-20T15:43:00Z">
        <w:r w:rsidR="008114B1">
          <w:t xml:space="preserve">the </w:t>
        </w:r>
      </w:ins>
      <w:r>
        <w:t xml:space="preserve">change of </w:t>
      </w:r>
      <w:ins w:id="62" w:author="Georgios KATSAROS" w:date="2016-08-20T15:43:00Z">
        <w:r w:rsidR="008114B1">
          <w:t xml:space="preserve">the </w:t>
        </w:r>
      </w:ins>
      <w:r>
        <w:t xml:space="preserve">wave reflection coefficient Γ. It comes from </w:t>
      </w:r>
      <w:ins w:id="63" w:author="Georgios KATSAROS" w:date="2016-08-20T15:43:00Z">
        <w:r w:rsidR="008114B1">
          <w:t xml:space="preserve">the </w:t>
        </w:r>
      </w:ins>
      <w:r>
        <w:t xml:space="preserve">electromagnetic wave principle – if </w:t>
      </w:r>
      <w:del w:id="64" w:author="Georgios KATSAROS" w:date="2016-08-20T15:43:00Z">
        <w:r w:rsidDel="008114B1">
          <w:delText xml:space="preserve">the </w:delText>
        </w:r>
      </w:del>
      <w:ins w:id="65" w:author="Georgios KATSAROS" w:date="2016-08-20T15:43:00Z">
        <w:r w:rsidR="008114B1">
          <w:t xml:space="preserve">a </w:t>
        </w:r>
      </w:ins>
      <w:r>
        <w:t xml:space="preserve">wave is travelling in </w:t>
      </w:r>
      <w:ins w:id="66" w:author="Georgios KATSAROS" w:date="2016-08-20T15:43:00Z">
        <w:r w:rsidR="008114B1">
          <w:t xml:space="preserve">a </w:t>
        </w:r>
      </w:ins>
      <w:r>
        <w:t>media with impedance Z</w:t>
      </w:r>
      <w:r>
        <w:rPr>
          <w:vertAlign w:val="subscript"/>
        </w:rPr>
        <w:t xml:space="preserve">0 </w:t>
      </w:r>
      <w:r>
        <w:t xml:space="preserve"> (e.g. coax cable) and it encounters </w:t>
      </w:r>
      <w:ins w:id="67" w:author="Georgios KATSAROS" w:date="2016-08-20T15:43:00Z">
        <w:r w:rsidR="008114B1">
          <w:t xml:space="preserve">a </w:t>
        </w:r>
      </w:ins>
      <w:r>
        <w:t xml:space="preserve">change of impedance (e.g. coax end) to Z, </w:t>
      </w:r>
      <w:ins w:id="68"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69" w:author="Georgios KATSAROS" w:date="2016-08-20T15:45:00Z">
        <w:r>
          <w:t xml:space="preserve">By </w:t>
        </w:r>
      </w:ins>
      <w:del w:id="70" w:author="Georgios KATSAROS" w:date="2016-08-20T15:45:00Z">
        <w:r w:rsidR="00ED3D43" w:rsidDel="008114B1">
          <w:delText>P</w:delText>
        </w:r>
      </w:del>
      <w:ins w:id="71" w:author="Georgios KATSAROS" w:date="2016-08-20T15:45:00Z">
        <w:r>
          <w:t>p</w:t>
        </w:r>
      </w:ins>
      <w:r w:rsidR="00ED3D43">
        <w:t xml:space="preserve">utting </w:t>
      </w:r>
      <w:ins w:id="72" w:author="Georgios KATSAROS" w:date="2016-08-20T15:45:00Z">
        <w:r>
          <w:t xml:space="preserve">a </w:t>
        </w:r>
      </w:ins>
      <w:r w:rsidR="00ED3D43">
        <w:t xml:space="preserve">resonant </w:t>
      </w:r>
      <w:r w:rsidR="00D47F9B">
        <w:t xml:space="preserve">circuit </w:t>
      </w:r>
      <w:ins w:id="73" w:author="Georgios KATSAROS" w:date="2016-08-20T15:45:00Z">
        <w:r>
          <w:t xml:space="preserve">connected to a single hole transitor </w:t>
        </w:r>
      </w:ins>
      <w:del w:id="74"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75"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76"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77" w:author="Georgios KATSAROS" w:date="2016-08-20T15:47:00Z">
        <w:r w:rsidR="00E97AC9">
          <w:rPr>
            <w:i/>
          </w:rPr>
          <w:t>s</w:t>
        </w:r>
      </w:ins>
      <w:r w:rsidRPr="00855CF5">
        <w:rPr>
          <w:i/>
        </w:rPr>
        <w:t xml:space="preserve"> need to be sensitive enough to achieve </w:t>
      </w:r>
      <w:ins w:id="78" w:author="Georgios KATSAROS" w:date="2016-08-20T15:48:00Z">
        <w:r w:rsidR="00E97AC9">
          <w:rPr>
            <w:i/>
          </w:rPr>
          <w:t xml:space="preserve">a high enough </w:t>
        </w:r>
      </w:ins>
      <w:r w:rsidRPr="00855CF5">
        <w:rPr>
          <w:i/>
        </w:rPr>
        <w:t xml:space="preserve">signal to noise ratio (SNR) </w:t>
      </w:r>
      <w:del w:id="79"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w:t>
      </w:r>
      <w:r>
        <w:rPr>
          <w:i/>
        </w:rPr>
        <w:lastRenderedPageBreak/>
        <w:t>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80"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81"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82" w:author="Georgios KATSAROS" w:date="2016-08-20T15:52:00Z">
        <w:r w:rsidR="00F33280" w:rsidDel="00DF4316">
          <w:delText>s</w:delText>
        </w:r>
      </w:del>
      <w:r w:rsidR="00F33280">
        <w:t xml:space="preserve"> </w:t>
      </w:r>
      <w:ins w:id="83" w:author="Georgios KATSAROS" w:date="2016-08-20T15:52:00Z">
        <w:r w:rsidR="00DF4316">
          <w:t xml:space="preserve">the </w:t>
        </w:r>
      </w:ins>
      <w:r w:rsidR="00F33280">
        <w:t xml:space="preserve">potential wells forming </w:t>
      </w:r>
      <w:ins w:id="84" w:author="Georgios KATSAROS" w:date="2016-08-20T15:52:00Z">
        <w:r w:rsidR="00DF4316">
          <w:t xml:space="preserve">the </w:t>
        </w:r>
      </w:ins>
      <w:r w:rsidR="00F33280">
        <w:t>double quantum dot</w:t>
      </w:r>
      <w:r w:rsidR="00626F0C">
        <w:t xml:space="preserve"> system. For operating this DQD as a qubit it need</w:t>
      </w:r>
      <w:ins w:id="85" w:author="Georgios KATSAROS" w:date="2016-08-20T15:52:00Z">
        <w:r w:rsidR="00DF4316">
          <w:t>s</w:t>
        </w:r>
      </w:ins>
      <w:r w:rsidR="00626F0C">
        <w:t xml:space="preserve"> to be isolated from the ohmic contacts, </w:t>
      </w:r>
      <w:del w:id="86" w:author="Georgios KATSAROS" w:date="2016-08-20T15:52:00Z">
        <w:r w:rsidR="00626F0C" w:rsidDel="00DF4316">
          <w:delText xml:space="preserve">what </w:delText>
        </w:r>
      </w:del>
      <w:ins w:id="87" w:author="Georgios KATSAROS" w:date="2016-08-20T15:52:00Z">
        <w:r w:rsidR="00DF4316">
          <w:t xml:space="preserve">which can be achieved by </w:t>
        </w:r>
      </w:ins>
      <w:del w:id="88"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89"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90" w:author="Georgios KATSAROS" w:date="2016-08-20T15:53:00Z">
        <w:r w:rsidR="00DF4316">
          <w:rPr>
            <w:b/>
          </w:rPr>
          <w:t xml:space="preserve">applicable since no current is flowing through the device. </w:t>
        </w:r>
      </w:ins>
      <w:del w:id="91"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92" w:author="Georgios KATSAROS" w:date="2016-08-20T15:53:00Z">
        <w:del w:id="93"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94"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95" w:author="Georgios KATSAROS" w:date="2016-08-20T15:54:00Z">
        <w:r>
          <w:t xml:space="preserve">A </w:t>
        </w:r>
      </w:ins>
      <w:del w:id="96" w:author="Georgios KATSAROS" w:date="2016-08-20T15:54:00Z">
        <w:r w:rsidR="00133981" w:rsidDel="00DF4316">
          <w:delText xml:space="preserve">Usual </w:delText>
        </w:r>
      </w:del>
      <w:ins w:id="97" w:author="Georgios KATSAROS" w:date="2016-08-20T15:54:00Z">
        <w:r>
          <w:t xml:space="preserve">usual </w:t>
        </w:r>
      </w:ins>
      <w:r w:rsidR="0079533E">
        <w:t>solution to this problem is t</w:t>
      </w:r>
      <w:r w:rsidR="00BE1763">
        <w:t xml:space="preserve">o place </w:t>
      </w:r>
      <w:ins w:id="98" w:author="Georgios KATSAROS" w:date="2016-08-20T15:55:00Z">
        <w:r>
          <w:t xml:space="preserve">next to the DQD </w:t>
        </w:r>
      </w:ins>
      <w:ins w:id="99" w:author="Georgios KATSAROS" w:date="2016-08-20T15:54:00Z">
        <w:r>
          <w:t xml:space="preserve">an </w:t>
        </w:r>
      </w:ins>
      <w:r w:rsidR="00BE1763">
        <w:t>additional, separated quantum dot</w:t>
      </w:r>
      <w:r w:rsidR="004D4908">
        <w:t xml:space="preserve"> in </w:t>
      </w:r>
      <w:ins w:id="100" w:author="Georgios KATSAROS" w:date="2016-08-20T15:54:00Z">
        <w:r>
          <w:t xml:space="preserve">the </w:t>
        </w:r>
      </w:ins>
      <w:r w:rsidR="004D4908">
        <w:t xml:space="preserve">form of </w:t>
      </w:r>
      <w:ins w:id="101"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102" w:author="Georgios KATSAROS" w:date="2016-08-20T15:55:00Z">
        <w:r>
          <w:t xml:space="preserve">. The charge sensor is </w:t>
        </w:r>
      </w:ins>
      <w:del w:id="103"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104" w:author="Georgios KATSAROS" w:date="2016-08-20T15:55:00Z">
        <w:r>
          <w:t xml:space="preserve">the </w:t>
        </w:r>
      </w:ins>
      <w:r w:rsidR="00133981">
        <w:t xml:space="preserve">charge configuration in </w:t>
      </w:r>
      <w:ins w:id="105" w:author="Georgios KATSAROS" w:date="2016-08-20T15:55:00Z">
        <w:r>
          <w:t xml:space="preserve">the </w:t>
        </w:r>
      </w:ins>
      <w:r w:rsidR="00133981">
        <w:t>DQD</w:t>
      </w:r>
      <w:r w:rsidR="00632E07">
        <w:t xml:space="preserve">. </w:t>
      </w:r>
      <w:ins w:id="106" w:author="Georgios KATSAROS" w:date="2016-08-20T15:55:00Z">
        <w:r>
          <w:t xml:space="preserve">The </w:t>
        </w:r>
      </w:ins>
      <w:del w:id="107" w:author="Georgios KATSAROS" w:date="2016-08-20T15:55:00Z">
        <w:r w:rsidR="00632E07" w:rsidDel="00DF4316">
          <w:delText>C</w:delText>
        </w:r>
      </w:del>
      <w:ins w:id="108"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109" w:author="Georgios KATSAROS" w:date="2016-08-20T15:56:00Z">
        <w:r>
          <w:rPr>
            <w:b/>
          </w:rPr>
          <w:t xml:space="preserve">However, </w:t>
        </w:r>
      </w:ins>
      <w:del w:id="110" w:author="Georgios KATSAROS" w:date="2016-08-20T15:56:00Z">
        <w:r w:rsidR="00BE1763" w:rsidRPr="00512FD8" w:rsidDel="00DF4316">
          <w:rPr>
            <w:b/>
          </w:rPr>
          <w:delText>C</w:delText>
        </w:r>
      </w:del>
      <w:ins w:id="111"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w:t>
      </w:r>
      <w:r w:rsidR="007E48A5" w:rsidRPr="00512FD8">
        <w:rPr>
          <w:b/>
        </w:rPr>
        <w:lastRenderedPageBreak/>
        <w:t>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112"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113" w:author="Georgios KATSAROS" w:date="2016-08-20T15:56:00Z">
        <w:r w:rsidR="00DD253D">
          <w:rPr>
            <w:b/>
          </w:rPr>
          <w:t xml:space="preserve">the </w:t>
        </w:r>
      </w:ins>
      <w:r w:rsidR="0007448F" w:rsidRPr="00512FD8">
        <w:rPr>
          <w:b/>
        </w:rPr>
        <w:t xml:space="preserve">qubit number needs to be </w:t>
      </w:r>
      <w:ins w:id="114" w:author="Georgios KATSAROS" w:date="2016-08-20T15:56:00Z">
        <w:r w:rsidR="00DD253D">
          <w:rPr>
            <w:b/>
          </w:rPr>
          <w:t xml:space="preserve">drastically </w:t>
        </w:r>
      </w:ins>
      <w:r w:rsidR="0007448F" w:rsidRPr="00512FD8">
        <w:rPr>
          <w:b/>
        </w:rPr>
        <w:t xml:space="preserve">scaled up to achieve </w:t>
      </w:r>
      <w:ins w:id="115" w:author="Georgios KATSAROS" w:date="2016-08-20T15:57:00Z">
        <w:r w:rsidR="00DD253D">
          <w:rPr>
            <w:b/>
          </w:rPr>
          <w:t xml:space="preserve">a large </w:t>
        </w:r>
      </w:ins>
      <w:del w:id="116" w:author="Georgios KATSAROS" w:date="2016-08-20T15:57:00Z">
        <w:r w:rsidR="0007448F" w:rsidRPr="00512FD8" w:rsidDel="00DD253D">
          <w:rPr>
            <w:b/>
          </w:rPr>
          <w:delText xml:space="preserve">big </w:delText>
        </w:r>
      </w:del>
      <w:r w:rsidR="0007448F" w:rsidRPr="00512FD8">
        <w:rPr>
          <w:b/>
        </w:rPr>
        <w:t xml:space="preserve">enough number </w:t>
      </w:r>
      <w:ins w:id="117"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118"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119" w:author="Georgios KATSAROS" w:date="2016-08-20T15:57:00Z">
        <w:r w:rsidR="00DD253D">
          <w:rPr>
            <w:b/>
          </w:rPr>
          <w:t xml:space="preserve">the </w:t>
        </w:r>
      </w:ins>
      <w:r w:rsidR="0007448F" w:rsidRPr="00512FD8">
        <w:rPr>
          <w:b/>
        </w:rPr>
        <w:t xml:space="preserve">scalability problem. </w:t>
      </w:r>
      <w:ins w:id="120" w:author="Georgios KATSAROS" w:date="2016-08-20T15:57:00Z">
        <w:r w:rsidR="00DD253D">
          <w:rPr>
            <w:b/>
          </w:rPr>
          <w:t xml:space="preserve">Furthermore, </w:t>
        </w:r>
      </w:ins>
      <w:del w:id="121" w:author="Georgios KATSAROS" w:date="2016-08-20T15:57:00Z">
        <w:r w:rsidR="00491E10" w:rsidDel="00DD253D">
          <w:delText>B</w:delText>
        </w:r>
      </w:del>
      <w:ins w:id="122" w:author="Georgios KATSAROS" w:date="2016-08-20T15:57:00Z">
        <w:r w:rsidR="00DD253D">
          <w:t>b</w:t>
        </w:r>
      </w:ins>
      <w:r w:rsidR="00491E10">
        <w:t>y</w:t>
      </w:r>
      <w:r w:rsidR="004F3DAD">
        <w:t xml:space="preserve"> us</w:t>
      </w:r>
      <w:ins w:id="123" w:author="Georgios KATSAROS" w:date="2016-08-20T15:57:00Z">
        <w:r w:rsidR="00DD253D">
          <w:t>ing</w:t>
        </w:r>
      </w:ins>
      <w:del w:id="124" w:author="Georgios KATSAROS" w:date="2016-08-20T15:57:00Z">
        <w:r w:rsidR="004F3DAD" w:rsidDel="00DD253D">
          <w:delText>age</w:delText>
        </w:r>
        <w:r w:rsidR="00491E10" w:rsidDel="00DD253D">
          <w:delText xml:space="preserve"> of</w:delText>
        </w:r>
      </w:del>
      <w:r w:rsidR="00491E10">
        <w:t xml:space="preserve"> frequency division multiplexing</w:t>
      </w:r>
      <w:ins w:id="125"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126" w:author="Georgios KATSAROS" w:date="2016-08-20T15:58:00Z">
        <w:r w:rsidR="00DD253D">
          <w:t>(Should you discuss here frequency crowding? What does the difference in resonant frequencies need to be?)</w:t>
        </w:r>
      </w:ins>
    </w:p>
    <w:p w:rsidR="00A11815" w:rsidRDefault="00DD253D" w:rsidP="00512FD8">
      <w:ins w:id="127" w:author="Georgios KATSAROS" w:date="2016-08-20T15:58:00Z">
        <w:r>
          <w:t xml:space="preserve">I think you should start with the work of Reilly and some other groups and then say what is the work with the highest achieved sensitivity sofar. </w:t>
        </w:r>
      </w:ins>
      <w:ins w:id="128" w:author="Georgios KATSAROS" w:date="2016-08-20T16:04:00Z">
        <w:r w:rsidR="0009103D">
          <w:t xml:space="preserve">Last year, </w:t>
        </w:r>
      </w:ins>
      <w:del w:id="129" w:author="Georgios KATSAROS" w:date="2016-08-20T16:04:00Z">
        <w:r w:rsidR="00A11815" w:rsidDel="0009103D">
          <w:delText xml:space="preserve">Regarding current achievement in the gate reflectometry, </w:delText>
        </w:r>
      </w:del>
      <w:r w:rsidR="00A11815">
        <w:t xml:space="preserve">M.F. Gonzalez – Zalba et al. reported </w:t>
      </w:r>
      <w:ins w:id="130"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131" w:author="Georgios KATSAROS" w:date="2016-08-20T16:04:00Z">
        <w:r w:rsidR="0009103D">
          <w:t xml:space="preserve">by </w:t>
        </w:r>
      </w:ins>
      <w:r w:rsidR="009A4E1A">
        <w:t xml:space="preserve">using gate reflectometry </w:t>
      </w:r>
      <w:ins w:id="132" w:author="Georgios KATSAROS" w:date="2016-08-20T16:04:00Z">
        <w:r w:rsidR="0009103D">
          <w:t xml:space="preserve">for </w:t>
        </w:r>
      </w:ins>
      <w:del w:id="133" w:author="Georgios KATSAROS" w:date="2016-08-20T16:05:00Z">
        <w:r w:rsidR="009A4E1A" w:rsidDel="0009103D">
          <w:delText xml:space="preserve">on the gate strongly coupled to the </w:delText>
        </w:r>
      </w:del>
      <w:r w:rsidR="009A4E1A">
        <w:t xml:space="preserve">silicon nanowire based DQD </w:t>
      </w:r>
      <w:ins w:id="134" w:author="Georgios KATSAROS" w:date="2016-08-20T16:05:00Z">
        <w:r w:rsidR="0009103D">
          <w:t xml:space="preserve">device </w:t>
        </w:r>
      </w:ins>
      <w:r w:rsidR="009A4E1A">
        <w:t>[12].</w:t>
      </w:r>
      <w:r w:rsidR="00377FC9">
        <w:t xml:space="preserve"> </w:t>
      </w:r>
      <w:ins w:id="135" w:author="Georgios KATSAROS" w:date="2016-08-20T16:05:00Z">
        <w:r w:rsidR="0009103D">
          <w:t xml:space="preserve">The </w:t>
        </w:r>
      </w:ins>
      <w:del w:id="136" w:author="Georgios KATSAROS" w:date="2016-08-20T16:05:00Z">
        <w:r w:rsidR="00377FC9" w:rsidDel="0009103D">
          <w:delText>R</w:delText>
        </w:r>
      </w:del>
      <w:ins w:id="137" w:author="Georgios KATSAROS" w:date="2016-08-20T16:05:00Z">
        <w:r w:rsidR="0009103D">
          <w:t>r</w:t>
        </w:r>
      </w:ins>
      <w:r w:rsidR="00377FC9">
        <w:t xml:space="preserve">eported </w:t>
      </w:r>
      <w:del w:id="138" w:author="Georgios KATSAROS" w:date="2016-08-20T16:05:00Z">
        <w:r w:rsidR="00377FC9" w:rsidDel="0009103D">
          <w:delText xml:space="preserve">result shows </w:delText>
        </w:r>
      </w:del>
      <w:r w:rsidR="00377FC9">
        <w:t xml:space="preserve">sensitivity </w:t>
      </w:r>
      <w:ins w:id="139" w:author="Georgios KATSAROS" w:date="2016-08-20T16:05:00Z">
        <w:r w:rsidR="0009103D">
          <w:t xml:space="preserve">is </w:t>
        </w:r>
      </w:ins>
      <w:r w:rsidR="009221DD">
        <w:t xml:space="preserve">similar to </w:t>
      </w:r>
      <w:ins w:id="140" w:author="Georgios KATSAROS" w:date="2016-08-20T16:05:00Z">
        <w:r w:rsidR="0009103D">
          <w:t xml:space="preserve">that </w:t>
        </w:r>
      </w:ins>
      <w:r w:rsidR="009221DD">
        <w:t>achieved with</w:t>
      </w:r>
      <w:r w:rsidR="00377FC9">
        <w:t xml:space="preserve"> </w:t>
      </w:r>
      <w:ins w:id="141"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142"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143" w:author="Georgios KATSAROS" w:date="2016-08-20T15:59:00Z"/>
        </w:rPr>
      </w:pPr>
    </w:p>
    <w:p w:rsidR="00F95CE3" w:rsidDel="00DD253D" w:rsidRDefault="00F95CE3" w:rsidP="00DD74DE">
      <w:pPr>
        <w:rPr>
          <w:del w:id="144" w:author="Georgios KATSAROS" w:date="2016-08-20T15:59:00Z"/>
        </w:rPr>
      </w:pPr>
    </w:p>
    <w:p w:rsidR="00F95CE3" w:rsidRDefault="00EC4B67" w:rsidP="00776062">
      <w:pPr>
        <w:pStyle w:val="Heading3"/>
      </w:pPr>
      <w:r>
        <w:t>Proposal objectives</w:t>
      </w:r>
      <w:r w:rsidR="00F95CE3">
        <w:t>:</w:t>
      </w:r>
    </w:p>
    <w:p w:rsidR="00F95CE3" w:rsidRDefault="0009103D" w:rsidP="00F95CE3">
      <w:ins w:id="145" w:author="Georgios KATSAROS" w:date="2016-08-20T16:06:00Z">
        <w:r>
          <w:t xml:space="preserve">The </w:t>
        </w:r>
      </w:ins>
      <w:del w:id="146" w:author="Georgios KATSAROS" w:date="2016-08-20T16:06:00Z">
        <w:r w:rsidR="00F95CE3" w:rsidDel="0009103D">
          <w:delText>O</w:delText>
        </w:r>
      </w:del>
      <w:ins w:id="147" w:author="Georgios KATSAROS" w:date="2016-08-20T16:06:00Z">
        <w:r>
          <w:t>o</w:t>
        </w:r>
      </w:ins>
      <w:r w:rsidR="00F95CE3">
        <w:t xml:space="preserve">bjectives of this proposal are to design </w:t>
      </w:r>
      <w:ins w:id="148" w:author="Georgios KATSAROS" w:date="2016-08-20T16:06:00Z">
        <w:r>
          <w:t xml:space="preserve">a </w:t>
        </w:r>
      </w:ins>
      <w:r w:rsidR="00F95CE3" w:rsidRPr="00F95CE3">
        <w:rPr>
          <w:b/>
        </w:rPr>
        <w:t>fast gate reflectometry</w:t>
      </w:r>
      <w:r w:rsidR="00F95CE3">
        <w:t xml:space="preserve"> </w:t>
      </w:r>
      <w:ins w:id="149" w:author="Georgios KATSAROS" w:date="2016-08-20T16:06:00Z">
        <w:r>
          <w:t xml:space="preserve">system which will </w:t>
        </w:r>
      </w:ins>
      <w:ins w:id="150" w:author="Georgios KATSAROS" w:date="2016-08-20T16:08:00Z">
        <w:r w:rsidR="00FD4915">
          <w:t xml:space="preserve">be used in order to study the LD qubit created in a </w:t>
        </w:r>
      </w:ins>
      <w:del w:id="151"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152"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153" w:author="Georgios KATSAROS" w:date="2016-08-20T16:11:00Z"/>
        </w:rPr>
      </w:pPr>
      <w:r>
        <w:t xml:space="preserve">For </w:t>
      </w:r>
      <w:ins w:id="154" w:author="Georgios KATSAROS" w:date="2016-08-20T16:08:00Z">
        <w:r w:rsidR="00FD4915">
          <w:t xml:space="preserve">the </w:t>
        </w:r>
      </w:ins>
      <w:r>
        <w:t xml:space="preserve">gate reflectometry, </w:t>
      </w:r>
      <w:ins w:id="155" w:author="Georgios KATSAROS" w:date="2016-08-20T16:08:00Z">
        <w:r w:rsidR="00FD4915">
          <w:t xml:space="preserve">the </w:t>
        </w:r>
      </w:ins>
      <w:r>
        <w:t xml:space="preserve">goal </w:t>
      </w:r>
      <w:del w:id="156" w:author="Georgios KATSAROS" w:date="2016-08-20T16:08:00Z">
        <w:r w:rsidDel="00FD4915">
          <w:delText>would</w:delText>
        </w:r>
      </w:del>
      <w:ins w:id="157" w:author="Georgios KATSAROS" w:date="2016-08-20T16:08:00Z">
        <w:r w:rsidR="00FD4915">
          <w:t>is</w:t>
        </w:r>
      </w:ins>
      <w:r>
        <w:t xml:space="preserve"> </w:t>
      </w:r>
      <w:del w:id="158" w:author="Georgios KATSAROS" w:date="2016-08-20T16:09:00Z">
        <w:r w:rsidDel="00FD4915">
          <w:delText xml:space="preserve">be </w:delText>
        </w:r>
      </w:del>
      <w:r>
        <w:t xml:space="preserve">to achieve </w:t>
      </w:r>
      <w:ins w:id="159" w:author="Georgios KATSAROS" w:date="2016-08-20T16:09:00Z">
        <w:r w:rsidR="00FD4915">
          <w:t xml:space="preserve">a </w:t>
        </w:r>
      </w:ins>
      <w:r>
        <w:t xml:space="preserve">charge sensitivity comparable or even faster than </w:t>
      </w:r>
      <w:ins w:id="160" w:author="Georgios KATSAROS" w:date="2016-08-20T16:09:00Z">
        <w:r w:rsidR="00FD4915">
          <w:t xml:space="preserve">that </w:t>
        </w:r>
      </w:ins>
      <w:r>
        <w:t>reported in [12]</w:t>
      </w:r>
      <w:ins w:id="161" w:author="Georgios KATSAROS" w:date="2016-08-20T16:09:00Z">
        <w:r w:rsidR="00FD4915">
          <w:t xml:space="preserve">. Such </w:t>
        </w:r>
      </w:ins>
      <w:del w:id="162" w:author="Georgios KATSAROS" w:date="2016-08-20T16:09:00Z">
        <w:r w:rsidDel="00FD4915">
          <w:delText xml:space="preserve">, which </w:delText>
        </w:r>
      </w:del>
      <w:r>
        <w:t xml:space="preserve">would </w:t>
      </w:r>
      <w:ins w:id="163" w:author="Georgios KATSAROS" w:date="2016-08-20T16:10:00Z">
        <w:r w:rsidR="00FD4915">
          <w:t xml:space="preserve">allow us to have a high bandwidth system </w:t>
        </w:r>
      </w:ins>
      <w:ins w:id="164" w:author="Georgios KATSAROS" w:date="2016-08-20T16:11:00Z">
        <w:r w:rsidR="00FD4915">
          <w:t>necessary</w:t>
        </w:r>
      </w:ins>
      <w:ins w:id="165" w:author="Georgios KATSAROS" w:date="2016-08-20T16:10:00Z">
        <w:r w:rsidR="00FD4915">
          <w:t xml:space="preserve"> </w:t>
        </w:r>
      </w:ins>
      <w:ins w:id="166" w:author="Georgios KATSAROS" w:date="2016-08-20T16:11:00Z">
        <w:r w:rsidR="00FD4915">
          <w:t xml:space="preserve">for the qubit read out (do you wanted to say sth different?) </w:t>
        </w:r>
      </w:ins>
      <w:del w:id="167" w:author="Georgios KATSAROS" w:date="2016-08-20T16:11:00Z">
        <w:r w:rsidDel="00FD4915">
          <w:delText>enable</w:delText>
        </w:r>
      </w:del>
      <w:del w:id="168" w:author="Georgios KATSAROS" w:date="2016-08-20T16:09:00Z">
        <w:r w:rsidDel="00FD4915">
          <w:delText xml:space="preserve"> </w:delText>
        </w:r>
      </w:del>
      <w:del w:id="169" w:author="Georgios KATSAROS" w:date="2016-08-20T16:11:00Z">
        <w:r w:rsidDel="00FD4915">
          <w:delText>obtain</w:delText>
        </w:r>
      </w:del>
      <w:del w:id="170" w:author="Georgios KATSAROS" w:date="2016-08-20T16:10:00Z">
        <w:r w:rsidDel="00FD4915">
          <w:delText>ing</w:delText>
        </w:r>
      </w:del>
      <w:del w:id="171"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172" w:author="Georgios KATSAROS" w:date="2016-08-20T16:11:00Z">
        <w:r w:rsidR="00FD4915">
          <w:t xml:space="preserve">the gate reflectometry set up will have been set up the focus will go to the realization of the LD hole qubit in a DQD structure. </w:t>
        </w:r>
      </w:ins>
      <w:ins w:id="173" w:author="Georgios KATSAROS" w:date="2016-08-20T16:12:00Z">
        <w:r w:rsidR="00FD4915">
          <w:t xml:space="preserve">The first measurements to be performed are the ones for determining </w:t>
        </w:r>
      </w:ins>
      <w:del w:id="174"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175" w:author="Georgios KATSAROS" w:date="2016-08-20T16:13:00Z">
        <w:r w:rsidR="00FD4915">
          <w:t xml:space="preserve">the spin </w:t>
        </w:r>
      </w:ins>
      <w:r>
        <w:t xml:space="preserve">relaxation time </w:t>
      </w:r>
      <w:del w:id="176" w:author="Georgios KATSAROS" w:date="2016-08-20T16:13:00Z">
        <w:r w:rsidDel="00FD4915">
          <w:delText xml:space="preserve">measurement </w:delText>
        </w:r>
      </w:del>
      <w:r>
        <w:t>T</w:t>
      </w:r>
      <w:r>
        <w:rPr>
          <w:vertAlign w:val="subscript"/>
        </w:rPr>
        <w:t>1</w:t>
      </w:r>
      <w:r w:rsidR="00873914">
        <w:t xml:space="preserve">. </w:t>
      </w:r>
      <w:del w:id="177"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178" w:author="Georgios KATSAROS" w:date="2016-08-20T16:13:00Z">
        <w:r w:rsidR="00873914" w:rsidDel="00FD4915">
          <w:lastRenderedPageBreak/>
          <w:delText xml:space="preserve">charge particle </w:delText>
        </w:r>
      </w:del>
      <w:ins w:id="179" w:author="Georgios KATSAROS" w:date="2016-08-20T16:13:00Z">
        <w:r w:rsidR="00FD4915">
          <w:t xml:space="preserve">the </w:t>
        </w:r>
      </w:ins>
      <w:r w:rsidR="00873914">
        <w:t xml:space="preserve">spin stays in </w:t>
      </w:r>
      <w:ins w:id="180" w:author="Georgios KATSAROS" w:date="2016-08-20T16:13:00Z">
        <w:r w:rsidR="00FD4915">
          <w:t>the excited state before relaxing to the ground state.</w:t>
        </w:r>
      </w:ins>
      <w:del w:id="181" w:author="Georgios KATSAROS" w:date="2016-08-20T16:14:00Z">
        <w:r w:rsidR="00873914" w:rsidDel="00FD4915">
          <w:delText>the prepared state.</w:delText>
        </w:r>
      </w:del>
      <w:r w:rsidR="00873914">
        <w:t xml:space="preserve"> </w:t>
      </w:r>
      <w:r w:rsidR="001A3413">
        <w:t xml:space="preserve"> </w:t>
      </w:r>
      <w:ins w:id="182" w:author="Georgios KATSAROS" w:date="2016-08-20T16:14:00Z">
        <w:r w:rsidR="00FD4915">
          <w:t xml:space="preserve">Subsequently experiments in order to investigate the coherence time of the qubit are going to be performed. More concretely, </w:t>
        </w:r>
      </w:ins>
      <w:del w:id="183" w:author="Georgios KATSAROS" w:date="2016-08-20T16:14:00Z">
        <w:r w:rsidR="001A3413" w:rsidDel="00FD4915">
          <w:delText>S</w:delText>
        </w:r>
      </w:del>
      <w:ins w:id="184" w:author="Georgios KATSAROS" w:date="2016-08-20T16:14:00Z">
        <w:r w:rsidR="00FD4915">
          <w:t>s</w:t>
        </w:r>
      </w:ins>
      <w:r w:rsidR="001A3413">
        <w:t xml:space="preserve">pin manipulation experiments </w:t>
      </w:r>
      <w:del w:id="185" w:author="Georgios KATSAROS" w:date="2016-08-20T16:14:00Z">
        <w:r w:rsidR="001A3413" w:rsidDel="00FD4915">
          <w:delText xml:space="preserve">like </w:delText>
        </w:r>
      </w:del>
      <w:ins w:id="186" w:author="Georgios KATSAROS" w:date="2016-08-20T16:14:00Z">
        <w:r w:rsidR="00FD4915">
          <w:t xml:space="preserve">for </w:t>
        </w:r>
      </w:ins>
      <w:r w:rsidR="001A3413">
        <w:t xml:space="preserve">measuring </w:t>
      </w:r>
      <w:ins w:id="187" w:author="Georgios KATSAROS" w:date="2016-08-20T16:14:00Z">
        <w:r w:rsidR="00FD4915">
          <w:t xml:space="preserve">the </w:t>
        </w:r>
      </w:ins>
      <w:r w:rsidR="006E5852">
        <w:t>spin dephasing time T</w:t>
      </w:r>
      <w:r w:rsidR="006E5852">
        <w:rPr>
          <w:vertAlign w:val="subscript"/>
        </w:rPr>
        <w:t>2</w:t>
      </w:r>
      <w:r w:rsidR="006E5852">
        <w:t xml:space="preserve">*, </w:t>
      </w:r>
      <w:ins w:id="188"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189" w:author="Georgios KATSAROS" w:date="2016-08-20T16:15:00Z">
        <w:r w:rsidR="00FD4915">
          <w:t xml:space="preserve">and the </w:t>
        </w:r>
      </w:ins>
      <w:r w:rsidR="00141D13">
        <w:t xml:space="preserve">spin coherence time using </w:t>
      </w:r>
      <w:ins w:id="190"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191" w:author="Georgios KATSAROS" w:date="2016-08-20T16:21:00Z"/>
        </w:rPr>
      </w:pPr>
      <w:r>
        <w:t xml:space="preserve">One of the key measurement requirements is to lower </w:t>
      </w:r>
      <w:del w:id="192" w:author="Georgios KATSAROS" w:date="2016-08-20T16:20:00Z">
        <w:r w:rsidDel="005A7B36">
          <w:delText>charge particles</w:delText>
        </w:r>
      </w:del>
      <w:ins w:id="193"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194"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195" w:author="Georgios KATSAROS" w:date="2016-08-20T16:21:00Z">
        <w:r>
          <w:t>Why don’t you start with sth like. In order to tune the gate reflectometry system measurements will be initially performed at 4k.</w:t>
        </w:r>
      </w:ins>
      <w:ins w:id="196" w:author="Georgios KATSAROS" w:date="2016-08-20T16:22:00Z">
        <w:r>
          <w:t xml:space="preserve"> Such temperatures are needed for…. During the first year of my PhD I have already prepared a 4K dip stick for such </w:t>
        </w:r>
        <w:del w:id="197" w:author="Josip KUKUCKA" w:date="2016-08-20T22:28:00Z">
          <w:r w:rsidDel="00B35266">
            <w:delText xml:space="preserve">gate </w:delText>
          </w:r>
        </w:del>
        <w:r>
          <w:t>reflectometry measurements (then you can describe the stick).</w:t>
        </w:r>
      </w:ins>
      <w:ins w:id="198"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199"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200" w:author="Georgios KATSAROS" w:date="2016-08-20T16:24:00Z">
        <w:r w:rsidR="005A7B36">
          <w:t xml:space="preserve">The </w:t>
        </w:r>
      </w:ins>
      <w:del w:id="201" w:author="Georgios KATSAROS" w:date="2016-08-20T16:24:00Z">
        <w:r w:rsidR="00EF74E8" w:rsidDel="005A7B36">
          <w:delText>S</w:delText>
        </w:r>
      </w:del>
      <w:ins w:id="202" w:author="Georgios KATSAROS" w:date="2016-08-20T16:24:00Z">
        <w:r w:rsidR="005A7B36">
          <w:t>s</w:t>
        </w:r>
      </w:ins>
      <w:r w:rsidR="00EF74E8">
        <w:t xml:space="preserve">ample </w:t>
      </w:r>
      <w:ins w:id="203" w:author="Georgios KATSAROS" w:date="2016-08-20T16:24:00Z">
        <w:r w:rsidR="005A7B36">
          <w:t xml:space="preserve">can be </w:t>
        </w:r>
      </w:ins>
      <w:del w:id="204"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205"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206"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207" w:author="Georgios KATSAROS" w:date="2016-08-20T16:25:00Z">
        <w:r w:rsidR="001302F9" w:rsidDel="005A7B36">
          <w:delText>on PCB</w:delText>
        </w:r>
      </w:del>
      <w:ins w:id="208"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209" w:author="Georgios KATSAROS" w:date="2016-08-20T16:25:00Z">
        <w:r w:rsidR="005A7B36">
          <w:t xml:space="preserve">a typically </w:t>
        </w:r>
      </w:ins>
      <w:r w:rsidR="001302F9">
        <w:t>5x5 mm</w:t>
      </w:r>
      <w:del w:id="210"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w:t>
      </w:r>
      <w:r w:rsidR="00C13C62">
        <w:lastRenderedPageBreak/>
        <w:t>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211" w:author="Georgios KATSAROS" w:date="2016-08-20T16:26:00Z">
        <w:r w:rsidR="005A7B36">
          <w:t xml:space="preserve">The top figure show the upper view of the PCB board while the lower figure focuses on the back side. </w:t>
        </w:r>
      </w:ins>
      <w:del w:id="212"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lastRenderedPageBreak/>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213"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214" w:author="Georgios KATSAROS" w:date="2016-08-20T16:27:00Z">
        <w:r w:rsidR="00AF0DE8">
          <w:t xml:space="preserve">The </w:t>
        </w:r>
      </w:ins>
      <w:del w:id="215" w:author="Georgios KATSAROS" w:date="2016-08-20T16:27:00Z">
        <w:r w:rsidR="005028B0" w:rsidDel="00AF0DE8">
          <w:delText>R</w:delText>
        </w:r>
      </w:del>
      <w:ins w:id="216"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217" w:author="Georgios KATSAROS" w:date="2016-08-20T16:27:00Z">
        <w:r w:rsidR="00AF0DE8">
          <w:t xml:space="preserve">the </w:t>
        </w:r>
      </w:ins>
      <w:r w:rsidR="00BA3315">
        <w:t>SNR immune to the next room temperature stages</w:t>
      </w:r>
      <w:ins w:id="218" w:author="Georgios KATSAROS" w:date="2016-08-20T16:28:00Z">
        <w:r w:rsidR="00AF0DE8">
          <w:t xml:space="preserve"> (</w:t>
        </w:r>
        <w:del w:id="219" w:author="Josip KUKUCKA" w:date="2016-08-20T22:36:00Z">
          <w:r w:rsidR="00AF0DE8" w:rsidDel="00B35266">
            <w:delText>what exactly do you want to say?</w:delText>
          </w:r>
        </w:del>
      </w:ins>
      <w:ins w:id="220" w:author="Josip KUKUCKA" w:date="2016-08-20T22:36:00Z">
        <w:r w:rsidR="00B35266">
          <w:t>explain a bit more</w:t>
        </w:r>
      </w:ins>
      <w:ins w:id="221" w:author="Georgios KATSAROS" w:date="2016-08-20T16:28:00Z">
        <w:r w:rsidR="00AF0DE8">
          <w:t>)</w:t>
        </w:r>
      </w:ins>
      <w:r w:rsidR="005028B0">
        <w:t>.</w:t>
      </w:r>
      <w:r w:rsidR="00CD5415">
        <w:t xml:space="preserve"> </w:t>
      </w:r>
      <w:ins w:id="222" w:author="Georgios KATSAROS" w:date="2016-08-20T16:28:00Z">
        <w:r w:rsidR="00AF0DE8">
          <w:t xml:space="preserve">The </w:t>
        </w:r>
      </w:ins>
      <w:del w:id="223" w:author="Georgios KATSAROS" w:date="2016-08-20T16:28:00Z">
        <w:r w:rsidR="00CD5415" w:rsidDel="00AF0DE8">
          <w:delText>A</w:delText>
        </w:r>
      </w:del>
      <w:ins w:id="224"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225" w:author="Georgios KATSAROS" w:date="2016-08-20T16:28:00Z">
        <w:r w:rsidR="00AF0DE8">
          <w:t xml:space="preserve">The </w:t>
        </w:r>
      </w:ins>
      <w:del w:id="226" w:author="Georgios KATSAROS" w:date="2016-08-20T16:28:00Z">
        <w:r w:rsidR="00BA3315" w:rsidDel="00AF0DE8">
          <w:delText>E</w:delText>
        </w:r>
      </w:del>
      <w:ins w:id="227"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228" w:author="Georgios KATSAROS" w:date="2016-08-20T16:28:00Z">
        <w:r w:rsidR="00AF0DE8">
          <w:t xml:space="preserve">The used </w:t>
        </w:r>
      </w:ins>
      <w:del w:id="229" w:author="Georgios KATSAROS" w:date="2016-08-20T16:28:00Z">
        <w:r w:rsidR="00671BA0" w:rsidDel="00AF0DE8">
          <w:delText>R</w:delText>
        </w:r>
      </w:del>
      <w:ins w:id="230" w:author="Georgios KATSAROS" w:date="2016-08-20T16:28:00Z">
        <w:r w:rsidR="00AF0DE8">
          <w:t>r</w:t>
        </w:r>
      </w:ins>
      <w:r w:rsidR="00671BA0">
        <w:t xml:space="preserve">esonator circuit </w:t>
      </w:r>
      <w:del w:id="231" w:author="Georgios KATSAROS" w:date="2016-08-20T16:28:00Z">
        <w:r w:rsidR="00671BA0" w:rsidDel="00AF0DE8">
          <w:delText>was</w:delText>
        </w:r>
        <w:r w:rsidDel="00AF0DE8">
          <w:delText xml:space="preserve"> </w:delText>
        </w:r>
      </w:del>
      <w:r>
        <w:t xml:space="preserve">consisted of </w:t>
      </w:r>
      <w:ins w:id="232" w:author="Georgios KATSAROS" w:date="2016-08-20T16:28:00Z">
        <w:r w:rsidR="00AF0DE8">
          <w:t xml:space="preserve">a </w:t>
        </w:r>
      </w:ins>
      <w:r>
        <w:t>matching circuit</w:t>
      </w:r>
      <w:r w:rsidR="00671BA0">
        <w:t xml:space="preserve"> (Figure 4)</w:t>
      </w:r>
      <w:r>
        <w:t xml:space="preserve"> and </w:t>
      </w:r>
      <w:ins w:id="233"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234"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235" w:author="Georgios KATSAROS" w:date="2016-08-20T16:29:00Z">
        <w:r w:rsidR="00AF0DE8">
          <w:t xml:space="preserve">Finally there exists always a </w:t>
        </w:r>
      </w:ins>
      <w:del w:id="236" w:author="Georgios KATSAROS" w:date="2016-08-20T16:29:00Z">
        <w:r w:rsidR="00671BA0" w:rsidDel="00AF0DE8">
          <w:delText>P</w:delText>
        </w:r>
      </w:del>
      <w:ins w:id="237" w:author="Georgios KATSAROS" w:date="2016-08-20T16:29:00Z">
        <w:r w:rsidR="00AF0DE8">
          <w:t>p</w:t>
        </w:r>
      </w:ins>
      <w:r w:rsidR="00671BA0">
        <w:t>arasitic capacitance</w:t>
      </w:r>
      <w:ins w:id="238" w:author="Georgios KATSAROS" w:date="2016-08-20T16:29:00Z">
        <w:r w:rsidR="00AF0DE8">
          <w:t>, which</w:t>
        </w:r>
      </w:ins>
      <w:r w:rsidR="00671BA0">
        <w:t xml:space="preserve"> is </w:t>
      </w:r>
      <w:ins w:id="239" w:author="Georgios KATSAROS" w:date="2016-08-20T16:29:00Z">
        <w:r w:rsidR="00AF0DE8">
          <w:t xml:space="preserve">a </w:t>
        </w:r>
      </w:ins>
      <w:r w:rsidR="00671BA0">
        <w:t xml:space="preserve">capacitance to the ground that comes from bonding wires, </w:t>
      </w:r>
      <w:ins w:id="240" w:author="Georgios KATSAROS" w:date="2016-08-20T16:29:00Z">
        <w:r w:rsidR="00AF0DE8">
          <w:t xml:space="preserve">the </w:t>
        </w:r>
      </w:ins>
      <w:r w:rsidR="00671BA0">
        <w:t xml:space="preserve">sample itself, </w:t>
      </w:r>
      <w:ins w:id="241" w:author="Georgios KATSAROS" w:date="2016-08-20T16:29:00Z">
        <w:r w:rsidR="00AF0DE8">
          <w:t xml:space="preserve">the </w:t>
        </w:r>
      </w:ins>
      <w:r w:rsidR="00671BA0">
        <w:t xml:space="preserve">RF line and </w:t>
      </w:r>
      <w:ins w:id="242"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243"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244" w:author="Georgios KATSAROS" w:date="2016-08-20T16:30:00Z">
        <w:r w:rsidR="00AF0DE8">
          <w:t xml:space="preserve">the </w:t>
        </w:r>
      </w:ins>
      <w:r>
        <w:t xml:space="preserve">PCB ground plane is removed below </w:t>
      </w:r>
      <w:ins w:id="245" w:author="Georgios KATSAROS" w:date="2016-08-20T16:30:00Z">
        <w:r w:rsidR="00AF0DE8">
          <w:t xml:space="preserve">the </w:t>
        </w:r>
      </w:ins>
      <w:r>
        <w:t xml:space="preserve">RF lines, </w:t>
      </w:r>
      <w:ins w:id="246" w:author="Georgios KATSAROS" w:date="2016-08-20T16:30:00Z">
        <w:r w:rsidR="00AF0DE8">
          <w:t xml:space="preserve">the </w:t>
        </w:r>
      </w:ins>
      <w:r>
        <w:t xml:space="preserve">corresponding PCB bonding pads and </w:t>
      </w:r>
      <w:del w:id="247" w:author="Georgios KATSAROS" w:date="2016-08-20T16:30:00Z">
        <w:r w:rsidDel="00AF0DE8">
          <w:delText xml:space="preserve">a </w:delText>
        </w:r>
      </w:del>
      <w:ins w:id="248"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249" w:author="Georgios KATSAROS" w:date="2016-08-20T16:31:00Z">
        <w:r w:rsidR="00AF0DE8">
          <w:t xml:space="preserve">A </w:t>
        </w:r>
      </w:ins>
      <w:r w:rsidR="004B72FD">
        <w:t>Varactor</w:t>
      </w:r>
      <w:ins w:id="250"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251" w:author="Georgios KATSAROS" w:date="2016-08-20T16:30:00Z">
        <w:r w:rsidR="00AF0DE8">
          <w:t xml:space="preserve">the </w:t>
        </w:r>
      </w:ins>
      <w:r w:rsidR="004B72FD">
        <w:t>chang</w:t>
      </w:r>
      <w:ins w:id="252" w:author="Georgios KATSAROS" w:date="2016-08-20T16:31:00Z">
        <w:r w:rsidR="00AF0DE8">
          <w:t>e</w:t>
        </w:r>
      </w:ins>
      <w:del w:id="253" w:author="Georgios KATSAROS" w:date="2016-08-20T16:31:00Z">
        <w:r w:rsidR="004B72FD" w:rsidDel="00AF0DE8">
          <w:delText>ing</w:delText>
        </w:r>
      </w:del>
      <w:r w:rsidR="004B72FD">
        <w:t xml:space="preserve"> </w:t>
      </w:r>
      <w:r w:rsidR="00BA3315">
        <w:t xml:space="preserve">of </w:t>
      </w:r>
      <w:ins w:id="254"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255" w:author="Georgios KATSAROS" w:date="2016-08-20T16:31:00Z">
        <w:r w:rsidR="00573BFB" w:rsidDel="00AF0DE8">
          <w:delText xml:space="preserve">Varactor is voltage tunable capacitor. </w:delText>
        </w:r>
      </w:del>
      <w:ins w:id="256"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257"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 xml:space="preserve">Figure 5: Plexiglas </w:t>
      </w:r>
      <w:ins w:id="258" w:author="Georgios KATSAROS" w:date="2016-08-20T16:34:00Z">
        <w:r w:rsidR="00AF0DE8">
          <w:t>dip-</w:t>
        </w:r>
      </w:ins>
      <w:r>
        <w:t xml:space="preserve">stick </w:t>
      </w:r>
      <w:del w:id="259" w:author="Georgios KATSAROS" w:date="2016-08-20T16:35:00Z">
        <w:r w:rsidDel="00AF0DE8">
          <w:delText xml:space="preserve">initially </w:delText>
        </w:r>
      </w:del>
      <w:r>
        <w:t xml:space="preserve">used for </w:t>
      </w:r>
      <w:ins w:id="260" w:author="Georgios KATSAROS" w:date="2016-08-20T16:35:00Z">
        <w:r w:rsidR="00AF0DE8">
          <w:t xml:space="preserve">cooling down </w:t>
        </w:r>
      </w:ins>
      <w:del w:id="261" w:author="Georgios KATSAROS" w:date="2016-08-20T16:35:00Z">
        <w:r w:rsidDel="00AF0DE8">
          <w:delText xml:space="preserve">dipping </w:delText>
        </w:r>
      </w:del>
      <w:r>
        <w:t>sample</w:t>
      </w:r>
      <w:ins w:id="262" w:author="Georgios KATSAROS" w:date="2016-08-20T16:35:00Z">
        <w:r w:rsidR="00AF0DE8">
          <w:t>s</w:t>
        </w:r>
      </w:ins>
      <w:r>
        <w:t xml:space="preserve"> mounted on the PCB </w:t>
      </w:r>
      <w:del w:id="263" w:author="Georgios KATSAROS" w:date="2016-08-20T16:35:00Z">
        <w:r w:rsidDel="00AF0DE8">
          <w:delText>into the liquid helium</w:delText>
        </w:r>
      </w:del>
      <w:ins w:id="264" w:author="Georgios KATSAROS" w:date="2016-08-20T16:35:00Z">
        <w:r w:rsidR="00AF0DE8">
          <w:t>to 4K</w:t>
        </w:r>
      </w:ins>
      <w:r>
        <w:t xml:space="preserve">. </w:t>
      </w:r>
      <w:ins w:id="265" w:author="Georgios KATSAROS" w:date="2016-08-20T16:35:00Z">
        <w:r w:rsidR="00AF0DE8">
          <w:t xml:space="preserve">The left picture shows the </w:t>
        </w:r>
      </w:ins>
      <w:del w:id="266" w:author="Georgios KATSAROS" w:date="2016-08-20T16:35:00Z">
        <w:r w:rsidDel="00AF0DE8">
          <w:delText>W</w:delText>
        </w:r>
      </w:del>
      <w:ins w:id="267" w:author="Georgios KATSAROS" w:date="2016-08-20T16:35:00Z">
        <w:r w:rsidR="00AF0DE8">
          <w:t>w</w:t>
        </w:r>
      </w:ins>
      <w:r>
        <w:t>hole</w:t>
      </w:r>
      <w:ins w:id="268" w:author="Georgios KATSAROS" w:date="2016-08-20T16:35:00Z">
        <w:r w:rsidR="00AF0DE8">
          <w:t xml:space="preserve">, </w:t>
        </w:r>
      </w:ins>
      <w:del w:id="269" w:author="Georgios KATSAROS" w:date="2016-08-20T16:35:00Z">
        <w:r w:rsidDel="00AF0DE8">
          <w:delText xml:space="preserve"> stick is show left</w:delText>
        </w:r>
      </w:del>
      <w:r>
        <w:t xml:space="preserve">, while right </w:t>
      </w:r>
      <w:r w:rsidR="005028B0">
        <w:t>is the zoom</w:t>
      </w:r>
      <w:r w:rsidR="00654870">
        <w:t xml:space="preserve"> i</w:t>
      </w:r>
      <w:ins w:id="270" w:author="Georgios KATSAROS" w:date="2016-08-20T16:36:00Z">
        <w:r w:rsidR="00AF0DE8">
          <w:t xml:space="preserve">n, highlighting the </w:t>
        </w:r>
      </w:ins>
      <w:del w:id="271"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272" w:author="Georgios KATSAROS" w:date="2016-08-20T16:36:00Z">
        <w:r w:rsidDel="00AF0DE8">
          <w:delText>This picture was taken afterwards.</w:delText>
        </w:r>
      </w:del>
      <w:ins w:id="273" w:author="Georgios KATSAROS" w:date="2016-08-20T16:36:00Z">
        <w:r w:rsidR="00AF0DE8">
          <w:t xml:space="preserve">An additional </w:t>
        </w:r>
      </w:ins>
      <w:del w:id="274"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275"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276" w:author="Georgios KATSAROS" w:date="2016-08-20T16:37:00Z">
        <w:r>
          <w:rPr>
            <w:i/>
          </w:rPr>
          <w:t xml:space="preserve">I would add here the picture of your ohmic reflectometry measurement. </w:t>
        </w:r>
      </w:ins>
    </w:p>
    <w:p w:rsidR="00213FA0" w:rsidRDefault="00580D5B" w:rsidP="003562C0">
      <w:pPr>
        <w:rPr>
          <w:i/>
        </w:rPr>
      </w:pPr>
      <w:ins w:id="277" w:author="Georgios KATSAROS" w:date="2016-08-20T16:39:00Z">
        <w:r>
          <w:rPr>
            <w:i/>
          </w:rPr>
          <w:lastRenderedPageBreak/>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lastRenderedPageBreak/>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lastRenderedPageBreak/>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lastRenderedPageBreak/>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t>TO DO:</w:t>
      </w:r>
    </w:p>
    <w:p w:rsidR="003562C0" w:rsidRDefault="00025028" w:rsidP="00AB3B6B">
      <w:pPr>
        <w:pStyle w:val="Heading4"/>
      </w:pPr>
      <w:r w:rsidRPr="00025028">
        <w:lastRenderedPageBreak/>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Second generation of the ohmic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o</w:t>
      </w:r>
      <w:r>
        <w:t>hmic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(many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hole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Spin vector prec</w:t>
      </w:r>
      <w:r>
        <w:t>esses in the Bloch sphere around the axes of the</w:t>
      </w:r>
      <w:r w:rsidR="00FF0ABE">
        <w:t xml:space="preserve"> applied </w:t>
      </w:r>
      <w:r>
        <w:t xml:space="preserve">static </w:t>
      </w:r>
      <w:r w:rsidR="00FF0ABE">
        <w:t>magnetic field</w:t>
      </w:r>
      <w:r>
        <w:t xml:space="preserve"> (basis states axes)</w:t>
      </w:r>
      <w:r w:rsidR="00FF0ABE">
        <w:t xml:space="preserve"> with 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Larmor frequency. Reason for necessity to match the Larmour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Kid swing oscillates with its natural frequency of oscillation. If the swing is pushed with an appropriate period of pushing pulses, amplitude of the oscillation will increase and at some point swing will flip. In this comparison a natural frequency of a kid swing correspond to a Larmor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the hole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are needed because of high Larmor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To exctract the instrinsic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/2 pulse around x axes spin vector lays in the xy plane. Because of the dephasing sources spin dephase</w:t>
      </w:r>
      <w:r w:rsidR="002E0869">
        <w:t>s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dephase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a</w:t>
      </w:r>
      <w:r w:rsidR="007D670C">
        <w:t xml:space="preserve"> some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coherence time 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 xml:space="preserve">The sequence of the </w:t>
      </w:r>
      <w:r w:rsidRPr="002D43A4">
        <w:rPr>
          <w:sz w:val="18"/>
        </w:rPr>
        <w:t>∏</w:t>
      </w:r>
      <w:r>
        <w:rPr>
          <w:sz w:val="18"/>
        </w:rPr>
        <w:t xml:space="preserve"> </w:t>
      </w:r>
      <w:r>
        <w:t xml:space="preserve">pulses called the </w:t>
      </w:r>
      <w:r w:rsidR="00323823">
        <w:t>Carr-Purcell-Meiboom-Gil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 xml:space="preserve">pulse errors, extending coherence time and </w:t>
      </w:r>
      <w:r w:rsidR="00633EEC">
        <w:t xml:space="preserve">it </w:t>
      </w:r>
      <w:r>
        <w:t>act</w:t>
      </w:r>
      <w:r w:rsidR="00633EEC">
        <w:t>s</w:t>
      </w:r>
      <w:r>
        <w:t xml:space="preserve"> as a band pass filter</w:t>
      </w:r>
      <w:r w:rsidR="00633EEC">
        <w:t xml:space="preserve">, with the center frequency </w:t>
      </w:r>
      <w:r w:rsidRPr="002E0D24">
        <w:t>ω</w:t>
      </w:r>
      <w:r w:rsidRPr="002E0D24">
        <w:rPr>
          <w:vertAlign w:val="subscript"/>
        </w:rPr>
        <w:t xml:space="preserve">p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 xml:space="preserve">pulses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r w:rsidRPr="002E0D24">
        <w:t>ω</w:t>
      </w:r>
      <w:r w:rsidRPr="002E0D24">
        <w:rPr>
          <w:vertAlign w:val="subscript"/>
        </w:rPr>
        <w:t>p</w:t>
      </w:r>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20" w:history="1">
        <w:r w:rsidRPr="0032228C">
          <w:rPr>
            <w:rStyle w:val="Hyperlink"/>
          </w:rPr>
          <w:t>Josip.kukucka@ist.ac.at</w:t>
        </w:r>
      </w:hyperlink>
    </w:p>
    <w:p w:rsidR="00472268" w:rsidRDefault="00472268" w:rsidP="00AC56ED">
      <w:pPr>
        <w:spacing w:line="240" w:lineRule="auto"/>
      </w:pPr>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Pr>
        <w:rPr>
          <w:sz w:val="48"/>
          <w:szCs w:val="48"/>
        </w:rPr>
      </w:pPr>
      <w:r>
        <w:rPr>
          <w:sz w:val="48"/>
          <w:szCs w:val="48"/>
        </w:rPr>
        <w:lastRenderedPageBreak/>
        <w:t>THINGS THAT ARE KICKED OUT, BUT MAYBE SOME OF THOSE CAN BE IMPLEMENTED ABOVE:</w:t>
      </w:r>
    </w:p>
    <w:p w:rsidR="006A795A" w:rsidRDefault="006A795A" w:rsidP="00FF7A41">
      <w:pPr>
        <w:rPr>
          <w:sz w:val="48"/>
          <w:szCs w:val="48"/>
        </w:rPr>
      </w:pPr>
    </w:p>
    <w:p w:rsidR="006A795A" w:rsidRDefault="006A795A" w:rsidP="006A795A">
      <w:pPr>
        <w:rPr>
          <w:b/>
        </w:rPr>
      </w:pPr>
      <w:r>
        <w:rPr>
          <w:b/>
        </w:rPr>
        <w:t>Double quantum dot (</w:t>
      </w:r>
      <w:r w:rsidRPr="004A0A4B">
        <w:rPr>
          <w:b/>
        </w:rPr>
        <w:t>DQD</w:t>
      </w:r>
      <w:r>
        <w:rPr>
          <w:b/>
        </w:rPr>
        <w:t>)</w:t>
      </w:r>
      <w:ins w:id="278" w:author="Georgios KATSAROS" w:date="2016-08-20T14:38:00Z">
        <w:r>
          <w:rPr>
            <w:b/>
          </w:rPr>
          <w:t xml:space="preserve"> (Use this part when you will describe your experiment in a DQD)</w:t>
        </w:r>
      </w:ins>
    </w:p>
    <w:p w:rsidR="006A795A" w:rsidRDefault="006A795A" w:rsidP="006A795A">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6A795A" w:rsidRDefault="006A795A" w:rsidP="006A795A">
      <w:r w:rsidRPr="00F22441">
        <w:rPr>
          <w:noProof/>
        </w:rPr>
        <w:drawing>
          <wp:anchor distT="0" distB="0" distL="114300" distR="114300" simplePos="0" relativeHeight="251675648" behindDoc="0" locked="0" layoutInCell="1" allowOverlap="1" wp14:anchorId="65E40786" wp14:editId="78018222">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Pr>
        <w:pStyle w:val="Subtitle"/>
      </w:pPr>
      <w:r>
        <w:t xml:space="preserve">Figure 1: Spin state readout based on spin blockade in gate defined electron DQD. The blue circles represent the individual quantum dots, the grey lines the gates and the black arrows in the QDs the electron spin direction in the left and the right dot. In the case of two electrons on the right dot current through the charge sensor does not flow, otherwise it flows (NO!). I think you should not use here the charge sensor. Spin blockade can be observed also in a current measurement. I am afraid that the concepts are getting too much mixed. </w:t>
      </w:r>
    </w:p>
    <w:p w:rsidR="006A795A" w:rsidRDefault="006A795A" w:rsidP="006A795A"/>
    <w:p w:rsidR="006A795A" w:rsidRDefault="006A795A" w:rsidP="006A795A">
      <w:r>
        <w:t xml:space="preserve">main physical property which makes them favorable for the realization of a qubit is the Pauli exclusion principle. It says that two identical fermions (in this specific case electrons or holes) cannot occupy same energy state. </w:t>
      </w:r>
    </w:p>
    <w:p w:rsidR="006A795A" w:rsidRPr="00F73FFA" w:rsidRDefault="006A795A" w:rsidP="006A795A"/>
    <w:p w:rsidR="006A795A" w:rsidRDefault="006A795A" w:rsidP="006A795A">
      <w:r>
        <w:t xml:space="preserve">Figure 1 describes how spin blockade can be used to extract information about the electron spin in the left QD in the DQD system. If the spin configuration is like in Figure 1a) then after electrostatic pushing, by applying voltage pulses on gates L and R, electron is allowed to tunnel to the right dot, which, for example, can be detected as the DC current signal. In the other case, Figure 1c), electrons on both dots have same spin and due to Pauli exclusion principle they stay in that configuration after electrostatic pushing. Consequently, current DC current signal does not flow. </w:t>
      </w:r>
      <w:ins w:id="279" w:author="Georgios KATSAROS" w:date="2016-08-20T14:48:00Z">
        <w:r>
          <w:t>(You need to speak about singlet triplet else it is not clear)</w:t>
        </w:r>
      </w:ins>
    </w:p>
    <w:p w:rsidR="006A795A" w:rsidRPr="00E86687" w:rsidRDefault="006A795A" w:rsidP="00FF7A41">
      <w:pPr>
        <w:rPr>
          <w:sz w:val="48"/>
          <w:szCs w:val="48"/>
        </w:rPr>
      </w:pP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lastRenderedPageBreak/>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lastRenderedPageBreak/>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lastRenderedPageBreak/>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5" w:history="1">
        <w:r w:rsidRPr="00EB408F">
          <w:rPr>
            <w:rStyle w:val="Hyperlink"/>
          </w:rPr>
          <w:t>http://www.physics.udel.edu/~msafrono/650/Lecture19.pdf</w:t>
        </w:r>
      </w:hyperlink>
    </w:p>
    <w:p w:rsidR="0074069F" w:rsidRDefault="0074069F" w:rsidP="009D17AE">
      <w:r w:rsidRPr="0074069F">
        <w:t xml:space="preserve">About inductors: </w:t>
      </w:r>
      <w:hyperlink r:id="rId26"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280" w:author="Georgios KATSAROS" w:date="2016-08-20T13:33:00Z">
            <w:rPr>
              <w:i/>
            </w:rPr>
          </w:rPrChange>
        </w:rPr>
      </w:pPr>
      <w:r w:rsidRPr="006065D9">
        <w:rPr>
          <w:lang w:val="de-AT"/>
          <w:rPrChange w:id="281" w:author="Georgios KATSAROS" w:date="2016-08-20T13:33:00Z">
            <w:rPr/>
          </w:rPrChange>
        </w:rPr>
        <w:t xml:space="preserve">Xiaobo Zhu1 el al., </w:t>
      </w:r>
      <w:r w:rsidRPr="006065D9">
        <w:rPr>
          <w:i/>
          <w:lang w:val="de-AT"/>
          <w:rPrChange w:id="282" w:author="Georgios KATSAROS" w:date="2016-08-20T13:33:00Z">
            <w:rPr>
              <w:i/>
            </w:rPr>
          </w:rPrChange>
        </w:rPr>
        <w:t>Nature</w:t>
      </w:r>
      <w:r w:rsidRPr="006065D9">
        <w:rPr>
          <w:lang w:val="de-AT"/>
          <w:rPrChange w:id="283" w:author="Georgios KATSAROS" w:date="2016-08-20T13:33:00Z">
            <w:rPr/>
          </w:rPrChange>
        </w:rPr>
        <w:t xml:space="preserve"> </w:t>
      </w:r>
      <w:r w:rsidRPr="006065D9">
        <w:rPr>
          <w:b/>
          <w:lang w:val="de-AT"/>
          <w:rPrChange w:id="284" w:author="Georgios KATSAROS" w:date="2016-08-20T13:33:00Z">
            <w:rPr>
              <w:b/>
            </w:rPr>
          </w:rPrChange>
        </w:rPr>
        <w:t>2011</w:t>
      </w:r>
      <w:r w:rsidRPr="006065D9">
        <w:rPr>
          <w:rFonts w:ascii="Arial" w:hAnsi="Arial" w:cs="Arial"/>
          <w:color w:val="333333"/>
          <w:shd w:val="clear" w:color="auto" w:fill="FFFFFF"/>
          <w:lang w:val="de-AT"/>
          <w:rPrChange w:id="285" w:author="Georgios KATSAROS" w:date="2016-08-20T13:33:00Z">
            <w:rPr>
              <w:rFonts w:ascii="Arial" w:hAnsi="Arial" w:cs="Arial"/>
              <w:color w:val="333333"/>
              <w:shd w:val="clear" w:color="auto" w:fill="FFFFFF"/>
            </w:rPr>
          </w:rPrChange>
        </w:rPr>
        <w:t xml:space="preserve"> </w:t>
      </w:r>
      <w:r w:rsidRPr="006065D9">
        <w:rPr>
          <w:lang w:val="de-AT"/>
          <w:rPrChange w:id="286"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7"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8"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8"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9"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40"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287" w:author="Georgios KATSAROS" w:date="2016-08-20T13:33:00Z">
            <w:rPr>
              <w:i/>
            </w:rPr>
          </w:rPrChange>
        </w:rPr>
      </w:pPr>
      <w:r>
        <w:rPr>
          <w:shd w:val="clear" w:color="auto" w:fill="FFFFFF"/>
        </w:rPr>
        <w:t xml:space="preserve"> </w:t>
      </w:r>
      <w:r w:rsidR="00C75AF7" w:rsidRPr="006065D9">
        <w:rPr>
          <w:shd w:val="clear" w:color="auto" w:fill="FFFFFF"/>
          <w:lang w:val="de-AT"/>
          <w:rPrChange w:id="288" w:author="Georgios KATSAROS" w:date="2016-08-20T13:33:00Z">
            <w:rPr>
              <w:shd w:val="clear" w:color="auto" w:fill="FFFFFF"/>
            </w:rPr>
          </w:rPrChange>
        </w:rPr>
        <w:t>H. Watzinger et al.,</w:t>
      </w:r>
      <w:r w:rsidR="00C75AF7" w:rsidRPr="006065D9">
        <w:rPr>
          <w:lang w:val="de-AT"/>
          <w:rPrChange w:id="289" w:author="Georgios KATSAROS" w:date="2016-08-20T13:33:00Z">
            <w:rPr/>
          </w:rPrChange>
        </w:rPr>
        <w:t xml:space="preserve"> </w:t>
      </w:r>
      <w:r w:rsidR="00837E71">
        <w:fldChar w:fldCharType="begin"/>
      </w:r>
      <w:r w:rsidR="00837E71" w:rsidRPr="006065D9">
        <w:rPr>
          <w:lang w:val="de-AT"/>
          <w:rPrChange w:id="290" w:author="Georgios KATSAROS" w:date="2016-08-20T13:33:00Z">
            <w:rPr/>
          </w:rPrChange>
        </w:rPr>
        <w:instrText xml:space="preserve"> HYPERLINK "https://arxiv.org/abs/1607.02977" </w:instrText>
      </w:r>
      <w:r w:rsidR="00837E71">
        <w:fldChar w:fldCharType="separate"/>
      </w:r>
      <w:r w:rsidR="00C75AF7" w:rsidRPr="006065D9">
        <w:rPr>
          <w:i/>
          <w:lang w:val="de-AT"/>
          <w:rPrChange w:id="291" w:author="Georgios KATSAROS" w:date="2016-08-20T13:33:00Z">
            <w:rPr>
              <w:i/>
            </w:rPr>
          </w:rPrChange>
        </w:rPr>
        <w:t>arXiv:1607.02977</w:t>
      </w:r>
      <w:r w:rsidR="00837E71">
        <w:rPr>
          <w:i/>
        </w:rPr>
        <w:fldChar w:fldCharType="end"/>
      </w:r>
      <w:r w:rsidR="00D5323A" w:rsidRPr="006065D9">
        <w:rPr>
          <w:i/>
          <w:lang w:val="de-AT"/>
          <w:rPrChange w:id="292"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293" w:author="Georgios KATSAROS" w:date="2016-08-20T13:33:00Z">
            <w:rPr>
              <w:shd w:val="clear" w:color="auto" w:fill="FFFFFF"/>
            </w:rPr>
          </w:rPrChange>
        </w:rPr>
        <w:t xml:space="preserve"> </w:t>
      </w:r>
      <w:r w:rsidRPr="00D5323A">
        <w:rPr>
          <w:shd w:val="clear" w:color="auto" w:fill="FFFFFF"/>
        </w:rPr>
        <w:t xml:space="preserve">R. Maurand et al.,  </w:t>
      </w:r>
      <w:hyperlink r:id="rId41"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294" w:author="Georgios KATSAROS" w:date="2016-08-20T13:33:00Z">
            <w:rPr>
              <w:shd w:val="clear" w:color="auto" w:fill="FFFFFF"/>
            </w:rPr>
          </w:rPrChange>
        </w:rPr>
        <w:t xml:space="preserve"> </w:t>
      </w:r>
      <w:r w:rsidRPr="006065D9">
        <w:rPr>
          <w:lang w:val="de-AT"/>
          <w:rPrChange w:id="295" w:author="Georgios KATSAROS" w:date="2016-08-20T13:33:00Z">
            <w:rPr/>
          </w:rPrChange>
        </w:rPr>
        <w:t xml:space="preserve">Gonzalez-Zalba, M. F. et al., </w:t>
      </w:r>
      <w:r w:rsidRPr="006065D9">
        <w:rPr>
          <w:i/>
          <w:lang w:val="de-AT"/>
          <w:rPrChange w:id="296"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53298E" w:rsidRPr="0053298E" w:rsidRDefault="00323823" w:rsidP="0053298E">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D415A9" w:rsidRPr="00D415A9" w:rsidRDefault="0053298E" w:rsidP="00D415A9">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D415A9" w:rsidRPr="00D415A9" w:rsidRDefault="00D415A9" w:rsidP="00D415A9">
      <w:pPr>
        <w:pStyle w:val="ListParagraph"/>
        <w:numPr>
          <w:ilvl w:val="0"/>
          <w:numId w:val="8"/>
        </w:numPr>
        <w:rPr>
          <w:i/>
        </w:rPr>
      </w:pPr>
      <w:r>
        <w:t xml:space="preserve"> </w:t>
      </w:r>
      <w:hyperlink r:id="rId42"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D415A9" w:rsidRPr="00D415A9" w:rsidRDefault="00D415A9" w:rsidP="00D415A9">
      <w:pPr>
        <w:pStyle w:val="ListParagraph"/>
        <w:numPr>
          <w:ilvl w:val="0"/>
          <w:numId w:val="8"/>
        </w:numPr>
        <w:rPr>
          <w:i/>
        </w:rPr>
      </w:pPr>
      <w:r>
        <w:lastRenderedPageBreak/>
        <w:t xml:space="preserve"> </w:t>
      </w:r>
      <w:hyperlink r:id="rId43"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D415A9" w:rsidRPr="00D415A9" w:rsidRDefault="00D415A9" w:rsidP="00D415A9">
      <w:pPr>
        <w:shd w:val="clear" w:color="auto" w:fill="FFFFFF"/>
        <w:spacing w:line="359" w:lineRule="atLeast"/>
        <w:ind w:left="720"/>
        <w:jc w:val="left"/>
        <w:rPr>
          <w:rFonts w:ascii="Arial" w:eastAsia="Times New Roman" w:hAnsi="Arial" w:cs="Arial"/>
          <w:i/>
          <w:iCs/>
          <w:color w:val="333333"/>
        </w:rPr>
      </w:pPr>
    </w:p>
    <w:p w:rsidR="00D415A9" w:rsidRPr="00D415A9" w:rsidRDefault="00D415A9" w:rsidP="00D415A9">
      <w:pPr>
        <w:spacing w:after="0" w:line="240" w:lineRule="auto"/>
        <w:jc w:val="left"/>
        <w:rPr>
          <w:rFonts w:ascii="Times New Roman" w:eastAsia="Times New Roman" w:hAnsi="Times New Roman" w:cs="Times New Roman"/>
          <w:sz w:val="24"/>
          <w:szCs w:val="24"/>
        </w:rPr>
      </w:pPr>
      <w:r w:rsidRPr="00D415A9">
        <w:rPr>
          <w:rFonts w:ascii="Arial" w:eastAsia="Times New Roman" w:hAnsi="Arial" w:cs="Arial"/>
          <w:color w:val="333333"/>
          <w:shd w:val="clear" w:color="auto" w:fill="FFFFFF"/>
        </w:rPr>
        <w:t> </w:t>
      </w:r>
    </w:p>
    <w:p w:rsidR="00D415A9" w:rsidRPr="00D415A9" w:rsidRDefault="00D415A9" w:rsidP="00D415A9">
      <w:pPr>
        <w:shd w:val="clear" w:color="auto" w:fill="FFFFFF"/>
        <w:spacing w:after="0" w:line="359" w:lineRule="atLeast"/>
        <w:ind w:left="720"/>
        <w:jc w:val="left"/>
        <w:rPr>
          <w:rFonts w:ascii="Arial" w:eastAsia="Times New Roman" w:hAnsi="Arial" w:cs="Arial"/>
          <w:b/>
          <w:bCs/>
          <w:color w:val="333333"/>
        </w:rPr>
      </w:pPr>
    </w:p>
    <w:p w:rsidR="00D415A9" w:rsidRPr="00D415A9" w:rsidRDefault="00D415A9" w:rsidP="00D415A9">
      <w:pPr>
        <w:shd w:val="clear" w:color="auto" w:fill="FFFFFF"/>
        <w:spacing w:after="0" w:line="359" w:lineRule="atLeast"/>
        <w:jc w:val="left"/>
        <w:rPr>
          <w:rFonts w:ascii="Arial" w:eastAsia="Times New Roman" w:hAnsi="Arial" w:cs="Arial"/>
          <w:b/>
          <w:bCs/>
          <w:color w:val="333333"/>
        </w:rPr>
      </w:pP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557" w:rsidRDefault="003B2557" w:rsidP="007436F6">
      <w:pPr>
        <w:spacing w:after="0" w:line="240" w:lineRule="auto"/>
      </w:pPr>
      <w:r>
        <w:separator/>
      </w:r>
    </w:p>
  </w:endnote>
  <w:endnote w:type="continuationSeparator" w:id="0">
    <w:p w:rsidR="003B2557" w:rsidRDefault="003B2557"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557" w:rsidRDefault="003B2557" w:rsidP="007436F6">
      <w:pPr>
        <w:spacing w:after="0" w:line="240" w:lineRule="auto"/>
      </w:pPr>
      <w:r>
        <w:separator/>
      </w:r>
    </w:p>
  </w:footnote>
  <w:footnote w:type="continuationSeparator" w:id="0">
    <w:p w:rsidR="003B2557" w:rsidRDefault="003B2557"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4154C"/>
    <w:rsid w:val="00045DC6"/>
    <w:rsid w:val="00046077"/>
    <w:rsid w:val="000473C6"/>
    <w:rsid w:val="0005015D"/>
    <w:rsid w:val="00051423"/>
    <w:rsid w:val="00064BA8"/>
    <w:rsid w:val="00065FB6"/>
    <w:rsid w:val="00067A20"/>
    <w:rsid w:val="00067E06"/>
    <w:rsid w:val="000726DD"/>
    <w:rsid w:val="00073A9B"/>
    <w:rsid w:val="0007448F"/>
    <w:rsid w:val="0009103D"/>
    <w:rsid w:val="00096EBE"/>
    <w:rsid w:val="000A4559"/>
    <w:rsid w:val="000B669C"/>
    <w:rsid w:val="000B7841"/>
    <w:rsid w:val="000E0517"/>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24CF"/>
    <w:rsid w:val="001C26DD"/>
    <w:rsid w:val="001D54F4"/>
    <w:rsid w:val="001D6031"/>
    <w:rsid w:val="001E79EC"/>
    <w:rsid w:val="001E7BBA"/>
    <w:rsid w:val="001F6E03"/>
    <w:rsid w:val="0020343A"/>
    <w:rsid w:val="00204BEF"/>
    <w:rsid w:val="00204E97"/>
    <w:rsid w:val="00207CC3"/>
    <w:rsid w:val="00213FA0"/>
    <w:rsid w:val="00215B54"/>
    <w:rsid w:val="00224C13"/>
    <w:rsid w:val="00230C88"/>
    <w:rsid w:val="00236249"/>
    <w:rsid w:val="00241783"/>
    <w:rsid w:val="00247FB4"/>
    <w:rsid w:val="00255505"/>
    <w:rsid w:val="00256EF2"/>
    <w:rsid w:val="00260340"/>
    <w:rsid w:val="002617CB"/>
    <w:rsid w:val="00262D48"/>
    <w:rsid w:val="00272FE7"/>
    <w:rsid w:val="00275E67"/>
    <w:rsid w:val="002814DB"/>
    <w:rsid w:val="00286930"/>
    <w:rsid w:val="00293741"/>
    <w:rsid w:val="0029588B"/>
    <w:rsid w:val="002A4E48"/>
    <w:rsid w:val="002A6168"/>
    <w:rsid w:val="002B614E"/>
    <w:rsid w:val="002C5A46"/>
    <w:rsid w:val="002C7A51"/>
    <w:rsid w:val="002D43A4"/>
    <w:rsid w:val="002E05D3"/>
    <w:rsid w:val="002E0869"/>
    <w:rsid w:val="002E0D24"/>
    <w:rsid w:val="002E1DFA"/>
    <w:rsid w:val="002E3C90"/>
    <w:rsid w:val="002F4FF1"/>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43E4"/>
    <w:rsid w:val="0037501E"/>
    <w:rsid w:val="00375811"/>
    <w:rsid w:val="00375FC9"/>
    <w:rsid w:val="003763F4"/>
    <w:rsid w:val="00377FC9"/>
    <w:rsid w:val="00382E21"/>
    <w:rsid w:val="00386FF5"/>
    <w:rsid w:val="003958A8"/>
    <w:rsid w:val="0039664B"/>
    <w:rsid w:val="00397B1E"/>
    <w:rsid w:val="003A0C1E"/>
    <w:rsid w:val="003A696D"/>
    <w:rsid w:val="003B2557"/>
    <w:rsid w:val="003B702D"/>
    <w:rsid w:val="003C0C66"/>
    <w:rsid w:val="003C3873"/>
    <w:rsid w:val="003C3C5A"/>
    <w:rsid w:val="003D4446"/>
    <w:rsid w:val="003E2347"/>
    <w:rsid w:val="003E2388"/>
    <w:rsid w:val="003E6BC9"/>
    <w:rsid w:val="00405B2C"/>
    <w:rsid w:val="00406363"/>
    <w:rsid w:val="0041250F"/>
    <w:rsid w:val="00421ECE"/>
    <w:rsid w:val="00424C70"/>
    <w:rsid w:val="00425DF3"/>
    <w:rsid w:val="00442A6C"/>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2073"/>
    <w:rsid w:val="0053298E"/>
    <w:rsid w:val="00533A2B"/>
    <w:rsid w:val="00534ED8"/>
    <w:rsid w:val="0053730E"/>
    <w:rsid w:val="00553EBF"/>
    <w:rsid w:val="00561A01"/>
    <w:rsid w:val="005648E2"/>
    <w:rsid w:val="005671CD"/>
    <w:rsid w:val="00573BFB"/>
    <w:rsid w:val="00577FEC"/>
    <w:rsid w:val="00580D5B"/>
    <w:rsid w:val="005A23A8"/>
    <w:rsid w:val="005A3F64"/>
    <w:rsid w:val="005A3FDC"/>
    <w:rsid w:val="005A6C04"/>
    <w:rsid w:val="005A7B36"/>
    <w:rsid w:val="005B2830"/>
    <w:rsid w:val="005B6B72"/>
    <w:rsid w:val="005C16AB"/>
    <w:rsid w:val="005C2ED5"/>
    <w:rsid w:val="005C72D2"/>
    <w:rsid w:val="005D44F9"/>
    <w:rsid w:val="005D6464"/>
    <w:rsid w:val="005E2F77"/>
    <w:rsid w:val="00600F2F"/>
    <w:rsid w:val="00602137"/>
    <w:rsid w:val="00604DE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A795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43ED2"/>
    <w:rsid w:val="00852331"/>
    <w:rsid w:val="0085272A"/>
    <w:rsid w:val="00855CF5"/>
    <w:rsid w:val="00856250"/>
    <w:rsid w:val="008567CB"/>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D74A7"/>
    <w:rsid w:val="008E2449"/>
    <w:rsid w:val="008E561B"/>
    <w:rsid w:val="008F207B"/>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F2E"/>
    <w:rsid w:val="00963E43"/>
    <w:rsid w:val="00971924"/>
    <w:rsid w:val="00984292"/>
    <w:rsid w:val="009938E2"/>
    <w:rsid w:val="00995B83"/>
    <w:rsid w:val="0099768B"/>
    <w:rsid w:val="009A0E9B"/>
    <w:rsid w:val="009A4E1A"/>
    <w:rsid w:val="009B33CE"/>
    <w:rsid w:val="009B639D"/>
    <w:rsid w:val="009C0FA8"/>
    <w:rsid w:val="009C4526"/>
    <w:rsid w:val="009C6ADE"/>
    <w:rsid w:val="009D17AE"/>
    <w:rsid w:val="009D5487"/>
    <w:rsid w:val="009E00FA"/>
    <w:rsid w:val="009E7BE2"/>
    <w:rsid w:val="00A11815"/>
    <w:rsid w:val="00A13125"/>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955"/>
    <w:rsid w:val="00D13F7A"/>
    <w:rsid w:val="00D22D63"/>
    <w:rsid w:val="00D24D70"/>
    <w:rsid w:val="00D30B7B"/>
    <w:rsid w:val="00D30B87"/>
    <w:rsid w:val="00D415A9"/>
    <w:rsid w:val="00D45339"/>
    <w:rsid w:val="00D47F9B"/>
    <w:rsid w:val="00D5323A"/>
    <w:rsid w:val="00D539E8"/>
    <w:rsid w:val="00D653A3"/>
    <w:rsid w:val="00D676E2"/>
    <w:rsid w:val="00D745CE"/>
    <w:rsid w:val="00D74681"/>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5558"/>
    <w:rsid w:val="00DE6B4A"/>
    <w:rsid w:val="00DF1F42"/>
    <w:rsid w:val="00DF4316"/>
    <w:rsid w:val="00DF4CBE"/>
    <w:rsid w:val="00E05506"/>
    <w:rsid w:val="00E1029A"/>
    <w:rsid w:val="00E14CBF"/>
    <w:rsid w:val="00E15B1F"/>
    <w:rsid w:val="00E1733A"/>
    <w:rsid w:val="00E301AF"/>
    <w:rsid w:val="00E36205"/>
    <w:rsid w:val="00E469D0"/>
    <w:rsid w:val="00E47945"/>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C5271"/>
    <w:rsid w:val="00FD0465"/>
    <w:rsid w:val="00FD41A0"/>
    <w:rsid w:val="00FD4915"/>
    <w:rsid w:val="00FD6886"/>
    <w:rsid w:val="00FD7154"/>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info.ee.surrey.ac.uk/Workshop/advice/coils/air_coils.html" TargetMode="External"/><Relationship Id="rId39" Type="http://schemas.openxmlformats.org/officeDocument/2006/relationships/hyperlink" Target="https://arxiv.org/abs/1601.06677"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find/cond-mat/1/au:+Fallahi_S/0/1/0/all/0/1" TargetMode="External"/><Relationship Id="rId42"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hysics.udel.edu/~msafrono/650/Lecture19.pdf" TargetMode="External"/><Relationship Id="rId33" Type="http://schemas.openxmlformats.org/officeDocument/2006/relationships/hyperlink" Target="https://arxiv.org/find/cond-mat/1/au:+Rudner_M/0/1/0/all/0/1" TargetMode="External"/><Relationship Id="rId38" Type="http://schemas.openxmlformats.org/officeDocument/2006/relationships/hyperlink" Target="https://arxiv.org/find/cond-mat/1/au:+Kuemmeth_F/0/1/0/all/0/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Martins_F/0/1/0/all/0/1" TargetMode="External"/><Relationship Id="rId41" Type="http://schemas.openxmlformats.org/officeDocument/2006/relationships/hyperlink" Target="https://arxiv.org/abs/1605.075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rxiv.org/find/cond-mat/1/au:+Cywinski_L/0/1/0/all/0/1" TargetMode="External"/><Relationship Id="rId37" Type="http://schemas.openxmlformats.org/officeDocument/2006/relationships/hyperlink" Target="https://arxiv.org/find/cond-mat/1/au:+Marcus_C/0/1/0/all/0/1" TargetMode="External"/><Relationship Id="rId40" Type="http://schemas.openxmlformats.org/officeDocument/2006/relationships/hyperlink" Target="http://pettagroup.princeton.edu/publications/2005/Science_309_2180_2005.pdf"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tiff"/><Relationship Id="rId28" Type="http://schemas.openxmlformats.org/officeDocument/2006/relationships/hyperlink" Target="https://arxiv.org/find/cond-mat/1/au:+Malinowski_F/0/1/0/all/0/1" TargetMode="External"/><Relationship Id="rId36" Type="http://schemas.openxmlformats.org/officeDocument/2006/relationships/hyperlink" Target="https://arxiv.org/find/cond-mat/1/au:+Manfra_M/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Barnes_E/0/1/0/all/0/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arxiv.org/abs/quant-ph/0002077v3" TargetMode="External"/><Relationship Id="rId30" Type="http://schemas.openxmlformats.org/officeDocument/2006/relationships/hyperlink" Target="https://arxiv.org/find/cond-mat/1/au:+Nissen_P/0/1/0/all/0/1" TargetMode="External"/><Relationship Id="rId35" Type="http://schemas.openxmlformats.org/officeDocument/2006/relationships/hyperlink" Target="https://arxiv.org/find/cond-mat/1/au:+Gardner_G/0/1/0/all/0/1" TargetMode="External"/><Relationship Id="rId43"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DEEFD-2CCA-4E55-941C-022162C43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6364</TotalTime>
  <Pages>32</Pages>
  <Words>8088</Words>
  <Characters>46108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54088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105</cp:revision>
  <dcterms:created xsi:type="dcterms:W3CDTF">2016-08-21T10:24:00Z</dcterms:created>
  <dcterms:modified xsi:type="dcterms:W3CDTF">2016-08-25T20:28:00Z</dcterms:modified>
</cp:coreProperties>
</file>