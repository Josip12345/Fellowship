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427703">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427703">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427703">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427703">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427703">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427703"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del w:id="2" w:author="Georgios KATSAROS" w:date="2016-09-14T21:28:00Z">
        <w:r w:rsidR="00334993" w:rsidDel="00BE2A49">
          <w:delText xml:space="preserve">has </w:delText>
        </w:r>
      </w:del>
      <w:ins w:id="3" w:author="Georgios KATSAROS" w:date="2016-09-14T21:28:00Z">
        <w:r w:rsidR="00BE2A49">
          <w:t>ha</w:t>
        </w:r>
        <w:r w:rsidR="00BE2A49">
          <w:t>ve</w:t>
        </w:r>
        <w:r w:rsidR="00BE2A49">
          <w:t xml:space="preserve"> </w:t>
        </w:r>
      </w:ins>
      <w:r w:rsidR="00334993">
        <w:t xml:space="preserve">attracted much interest </w:t>
      </w:r>
      <w:del w:id="4" w:author="Georgios KATSAROS" w:date="2016-09-14T21:28:00Z">
        <w:r w:rsidR="00334993" w:rsidDel="00BE2A49">
          <w:delText xml:space="preserve">in the past few year </w:delText>
        </w:r>
      </w:del>
      <w:r w:rsidR="00334993">
        <w:t xml:space="preserve">for </w:t>
      </w:r>
      <w:del w:id="5" w:author="Georgios KATSAROS" w:date="2016-09-14T21:28:00Z">
        <w:r w:rsidR="00334993" w:rsidDel="00BE2A49">
          <w:delText>the realization of</w:delText>
        </w:r>
      </w:del>
      <w:ins w:id="6" w:author="Georgios KATSAROS" w:date="2016-09-14T21:29:00Z">
        <w:r w:rsidR="00BE2A49">
          <w:t>for the realization of</w:t>
        </w:r>
      </w:ins>
      <w:r w:rsidR="00334993">
        <w:t xml:space="preserve"> a spin qubit </w:t>
      </w:r>
      <w:r w:rsidR="009B2A25">
        <w:t>especially after</w:t>
      </w:r>
      <w:r w:rsidR="00334993">
        <w:t xml:space="preserve"> coherence times of </w:t>
      </w:r>
      <w:r w:rsidR="009B2A25">
        <w:t xml:space="preserve">almost a second were </w:t>
      </w:r>
      <w:del w:id="7" w:author="Georgios KATSAROS" w:date="2016-09-14T21:25:00Z">
        <w:r w:rsidR="009B2A25" w:rsidDel="00BE2A49">
          <w:delText xml:space="preserve">recorded </w:delText>
        </w:r>
      </w:del>
      <w:ins w:id="8" w:author="Georgios KATSAROS" w:date="2016-09-14T21:25:00Z">
        <w:r w:rsidR="00BE2A49">
          <w:t>reported</w:t>
        </w:r>
        <w:r w:rsidR="00BE2A49">
          <w:t xml:space="preserve"> </w:t>
        </w:r>
      </w:ins>
      <w:r w:rsidR="009B2A25">
        <w:t>for a</w:t>
      </w:r>
      <w:ins w:id="9" w:author="Georgios KATSAROS" w:date="2016-09-14T21:26:00Z">
        <w:r w:rsidR="00BE2A49">
          <w:t>n electron</w:t>
        </w:r>
      </w:ins>
      <w:del w:id="10" w:author="Georgios KATSAROS" w:date="2016-09-14T21:26:00Z">
        <w:r w:rsidR="009B2A25" w:rsidDel="00BE2A49">
          <w:delText xml:space="preserve"> nucleus </w:delText>
        </w:r>
      </w:del>
      <w:r w:rsidR="009B2A25">
        <w:t xml:space="preserve">spin in </w:t>
      </w:r>
      <w:r w:rsidR="00334993">
        <w:t xml:space="preserve">isotopically purified samples. </w:t>
      </w:r>
      <w:ins w:id="11" w:author="Georgios KATSAROS" w:date="2016-09-14T21:26:00Z">
        <w:r w:rsidR="00BE2A49">
          <w:t xml:space="preserve">However, </w:t>
        </w:r>
      </w:ins>
      <w:del w:id="12" w:author="Georgios KATSAROS" w:date="2016-09-14T21:26:00Z">
        <w:r w:rsidR="009B2A25" w:rsidRPr="00CE6D64" w:rsidDel="00BE2A49">
          <w:delText>O</w:delText>
        </w:r>
      </w:del>
      <w:ins w:id="13" w:author="Georgios KATSAROS" w:date="2016-09-14T21:26:00Z">
        <w:r w:rsidR="00BE2A49">
          <w:t>o</w:t>
        </w:r>
      </w:ins>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r w:rsidR="00265E38">
        <w:t xml:space="preserve">hole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del w:id="14" w:author="Georgios KATSAROS" w:date="2016-09-14T21:30:00Z">
        <w:r w:rsidR="006066ED" w:rsidDel="00BE2A49">
          <w:delText>g</w:delText>
        </w:r>
        <w:r w:rsidR="00CE5D56" w:rsidDel="00BE2A49">
          <w:delText xml:space="preserve">ate </w:delText>
        </w:r>
      </w:del>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 xml:space="preserve">In the second part of the project I will investigate the spin properties of the Loss-DiVincenzo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15" w:name="_Toc461638158"/>
      <w:r>
        <w:lastRenderedPageBreak/>
        <w:t>Project description:</w:t>
      </w:r>
      <w:bookmarkEnd w:id="15"/>
    </w:p>
    <w:p w:rsidR="00C27B10" w:rsidRDefault="00C27B10" w:rsidP="009D17AE"/>
    <w:p w:rsidR="00C27B10" w:rsidRPr="00C27B10" w:rsidRDefault="00C27B10" w:rsidP="009D17AE">
      <w:pPr>
        <w:pStyle w:val="Heading2"/>
        <w:numPr>
          <w:ilvl w:val="0"/>
          <w:numId w:val="1"/>
        </w:numPr>
        <w:ind w:left="0" w:firstLine="0"/>
      </w:pPr>
      <w:bookmarkStart w:id="16" w:name="_Toc461638159"/>
      <w:r>
        <w:t>Background</w:t>
      </w:r>
      <w:bookmarkEnd w:id="16"/>
    </w:p>
    <w:p w:rsidR="00A51B2E" w:rsidRPr="00A51B2E" w:rsidRDefault="00A51B2E" w:rsidP="00776062">
      <w:pPr>
        <w:pStyle w:val="Heading3"/>
      </w:pPr>
      <w:bookmarkStart w:id="17" w:name="_Toc461638160"/>
      <w:r>
        <w:t>State of the art</w:t>
      </w:r>
      <w:del w:id="18" w:author="Georgios KATSAROS" w:date="2016-09-14T19:03:00Z">
        <w:r w:rsidDel="00AF3F52">
          <w:delText>:</w:delText>
        </w:r>
      </w:del>
      <w:bookmarkEnd w:id="17"/>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ins w:id="19" w:author="Georgios KATSAROS" w:date="2016-09-14T21:55:00Z">
        <w:r w:rsidR="00F627B1">
          <w:t>, put order to references, throughout the proposal</w:t>
        </w:r>
      </w:ins>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ins w:id="20" w:author="Georgios KATSAROS" w:date="2016-09-14T21:55:00Z">
        <w:r w:rsidR="00FF71CD">
          <w:t xml:space="preserve"> same comment</w:t>
        </w:r>
      </w:ins>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w:t>
      </w:r>
      <w:r w:rsidR="00610755">
        <w:lastRenderedPageBreak/>
        <w:t>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Del="00462B71" w:rsidRDefault="00D11084" w:rsidP="00F943B0">
      <w:pPr>
        <w:rPr>
          <w:del w:id="21" w:author="Georgios KATSAROS" w:date="2016-09-14T21:35:00Z"/>
        </w:rPr>
      </w:pPr>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ins w:id="22" w:author="Georgios KATSAROS" w:date="2016-09-14T21:35:00Z">
        <w:r w:rsidR="00462B71">
          <w:t xml:space="preserve"> </w:t>
        </w:r>
      </w:ins>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ins w:id="23" w:author="Georgios KATSAROS" w:date="2016-09-14T21:36:00Z">
        <w:r w:rsidR="00462B71">
          <w:t xml:space="preserve">an </w:t>
        </w:r>
      </w:ins>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FC5271" w:rsidRPr="001B77CB" w:rsidRDefault="00387E18" w:rsidP="00315961">
      <w:pPr>
        <w:pStyle w:val="Heading3"/>
      </w:pPr>
      <w:bookmarkStart w:id="24" w:name="_Toc461638161"/>
      <w:r w:rsidRPr="001B77CB">
        <w:t>Measurement techniques</w:t>
      </w:r>
      <w:del w:id="25" w:author="Georgios KATSAROS" w:date="2016-09-14T19:04:00Z">
        <w:r w:rsidRPr="001B77CB" w:rsidDel="00AF3F52">
          <w:delText>:</w:delText>
        </w:r>
      </w:del>
      <w:bookmarkEnd w:id="24"/>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2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2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28"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29"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30"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31"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32"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33"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34" w:author="Georgios KATSAROS" w:date="2016-09-14T21:50:00Z"/>
                                <w:rFonts w:eastAsiaTheme="minorEastAsia"/>
                                <w:sz w:val="18"/>
                                <w:szCs w:val="18"/>
                              </w:rPr>
                            </w:pPr>
                            <w:del w:id="35" w:author="Georgios KATSAROS" w:date="2016-09-14T21:50:00Z">
                              <w:r w:rsidRPr="00E5561A" w:rsidDel="009D23D7">
                                <w:rPr>
                                  <w:rFonts w:eastAsiaTheme="minorEastAsia"/>
                                  <w:sz w:val="18"/>
                                  <w:szCs w:val="18"/>
                                </w:rPr>
                                <w:delText>Thus, if a hole tunnels</w:delText>
                              </w:r>
                              <w:r w:rsidDel="009D23D7">
                                <w:rPr>
                                  <w:rFonts w:eastAsiaTheme="minorEastAsia"/>
                                  <w:sz w:val="18"/>
                                  <w:szCs w:val="18"/>
                                </w:rPr>
                                <w:delText xml:space="preserve">, the </w:delText>
                              </w:r>
                              <w:r w:rsidRPr="00E5561A" w:rsidDel="009D23D7">
                                <w:rPr>
                                  <w:rFonts w:eastAsiaTheme="minorEastAsia"/>
                                  <w:sz w:val="18"/>
                                  <w:szCs w:val="18"/>
                                </w:rPr>
                                <w:delText>SHT impedance changes</w:delText>
                              </w:r>
                              <w:r w:rsidDel="009D23D7">
                                <w:rPr>
                                  <w:rFonts w:eastAsiaTheme="minorEastAsia"/>
                                  <w:sz w:val="18"/>
                                  <w:szCs w:val="18"/>
                                </w:rPr>
                                <w:delText xml:space="preserve">, leading to a modification in </w:delText>
                              </w:r>
                              <w:r w:rsidRPr="00E5561A" w:rsidDel="009D23D7">
                                <w:rPr>
                                  <w:sz w:val="18"/>
                                  <w:szCs w:val="18"/>
                                </w:rPr>
                                <w:delText>Γ</w:delText>
                              </w:r>
                              <w:r w:rsidDel="009D23D7">
                                <w:rPr>
                                  <w:sz w:val="18"/>
                                  <w:szCs w:val="18"/>
                                </w:rPr>
                                <w:delText xml:space="preserve"> and as a consequence the </w:delText>
                              </w:r>
                              <w:r w:rsidRPr="00E5561A" w:rsidDel="009D23D7">
                                <w:rPr>
                                  <w:rFonts w:eastAsiaTheme="minorEastAsia"/>
                                  <w:sz w:val="18"/>
                                  <w:szCs w:val="18"/>
                                </w:rPr>
                                <w:delText>amplitude and phase of the reflected wave</w:delText>
                              </w:r>
                              <w:r w:rsidDel="009D23D7">
                                <w:rPr>
                                  <w:rFonts w:eastAsiaTheme="minorEastAsia"/>
                                  <w:sz w:val="18"/>
                                  <w:szCs w:val="18"/>
                                </w:rPr>
                                <w:delText xml:space="preserve"> will</w:delText>
                              </w:r>
                              <w:r w:rsidRPr="00E5561A" w:rsidDel="009D23D7">
                                <w:rPr>
                                  <w:rFonts w:eastAsiaTheme="minorEastAsia"/>
                                  <w:sz w:val="18"/>
                                  <w:szCs w:val="18"/>
                                </w:rPr>
                                <w:delText xml:space="preserve"> change.</w:delText>
                              </w:r>
                            </w:del>
                            <w:ins w:id="36" w:author="Georgios KATSAROS" w:date="2016-09-14T21:50:00Z">
                              <w:r w:rsidR="009D23D7">
                                <w:rPr>
                                  <w:rFonts w:eastAsiaTheme="minorEastAsia"/>
                                  <w:sz w:val="18"/>
                                  <w:szCs w:val="18"/>
                                </w:rPr>
                                <w:t xml:space="preserve"> Effectively you have already stated it in the sentence above.</w:t>
                              </w:r>
                            </w:ins>
                          </w:p>
                          <w:p w:rsidR="00CE6D64" w:rsidRDefault="00CE6D64"/>
                          <w:p w:rsidR="00CE6D64" w:rsidRDefault="00CE6D64"/>
                          <w:p w:rsidR="00CE6D64" w:rsidRDefault="00CE6D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37"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38"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39"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40"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41"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42"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43"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44"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45" w:author="Georgios KATSAROS" w:date="2016-09-14T21:50:00Z"/>
                          <w:rFonts w:eastAsiaTheme="minorEastAsia"/>
                          <w:sz w:val="18"/>
                          <w:szCs w:val="18"/>
                        </w:rPr>
                      </w:pPr>
                      <w:del w:id="46" w:author="Georgios KATSAROS" w:date="2016-09-14T21:50:00Z">
                        <w:r w:rsidRPr="00E5561A" w:rsidDel="009D23D7">
                          <w:rPr>
                            <w:rFonts w:eastAsiaTheme="minorEastAsia"/>
                            <w:sz w:val="18"/>
                            <w:szCs w:val="18"/>
                          </w:rPr>
                          <w:delText>Thus, if a hole tunnels</w:delText>
                        </w:r>
                        <w:r w:rsidDel="009D23D7">
                          <w:rPr>
                            <w:rFonts w:eastAsiaTheme="minorEastAsia"/>
                            <w:sz w:val="18"/>
                            <w:szCs w:val="18"/>
                          </w:rPr>
                          <w:delText xml:space="preserve">, the </w:delText>
                        </w:r>
                        <w:r w:rsidRPr="00E5561A" w:rsidDel="009D23D7">
                          <w:rPr>
                            <w:rFonts w:eastAsiaTheme="minorEastAsia"/>
                            <w:sz w:val="18"/>
                            <w:szCs w:val="18"/>
                          </w:rPr>
                          <w:delText>SHT impedance changes</w:delText>
                        </w:r>
                        <w:r w:rsidDel="009D23D7">
                          <w:rPr>
                            <w:rFonts w:eastAsiaTheme="minorEastAsia"/>
                            <w:sz w:val="18"/>
                            <w:szCs w:val="18"/>
                          </w:rPr>
                          <w:delText xml:space="preserve">, leading to a modification in </w:delText>
                        </w:r>
                        <w:r w:rsidRPr="00E5561A" w:rsidDel="009D23D7">
                          <w:rPr>
                            <w:sz w:val="18"/>
                            <w:szCs w:val="18"/>
                          </w:rPr>
                          <w:delText>Γ</w:delText>
                        </w:r>
                        <w:r w:rsidDel="009D23D7">
                          <w:rPr>
                            <w:sz w:val="18"/>
                            <w:szCs w:val="18"/>
                          </w:rPr>
                          <w:delText xml:space="preserve"> and as a consequence the </w:delText>
                        </w:r>
                        <w:r w:rsidRPr="00E5561A" w:rsidDel="009D23D7">
                          <w:rPr>
                            <w:rFonts w:eastAsiaTheme="minorEastAsia"/>
                            <w:sz w:val="18"/>
                            <w:szCs w:val="18"/>
                          </w:rPr>
                          <w:delText>amplitude and phase of the reflected wave</w:delText>
                        </w:r>
                        <w:r w:rsidDel="009D23D7">
                          <w:rPr>
                            <w:rFonts w:eastAsiaTheme="minorEastAsia"/>
                            <w:sz w:val="18"/>
                            <w:szCs w:val="18"/>
                          </w:rPr>
                          <w:delText xml:space="preserve"> will</w:delText>
                        </w:r>
                        <w:r w:rsidRPr="00E5561A" w:rsidDel="009D23D7">
                          <w:rPr>
                            <w:rFonts w:eastAsiaTheme="minorEastAsia"/>
                            <w:sz w:val="18"/>
                            <w:szCs w:val="18"/>
                          </w:rPr>
                          <w:delText xml:space="preserve"> change.</w:delText>
                        </w:r>
                      </w:del>
                      <w:ins w:id="47" w:author="Georgios KATSAROS" w:date="2016-09-14T21:50:00Z">
                        <w:r w:rsidR="009D23D7">
                          <w:rPr>
                            <w:rFonts w:eastAsiaTheme="minorEastAsia"/>
                            <w:sz w:val="18"/>
                            <w:szCs w:val="18"/>
                          </w:rPr>
                          <w:t xml:space="preserve"> Effectively you have already stated it in the sentence above.</w:t>
                        </w:r>
                      </w:ins>
                    </w:p>
                    <w:p w:rsidR="00CE6D64" w:rsidRDefault="00CE6D64"/>
                    <w:p w:rsidR="00CE6D64" w:rsidRDefault="00CE6D64"/>
                    <w:p w:rsidR="00CE6D64" w:rsidRDefault="00CE6D64"/>
                  </w:txbxContent>
                </v:textbox>
                <w10:wrap type="square" anchorx="margin"/>
              </v:shape>
            </w:pict>
          </mc:Fallback>
        </mc:AlternateContent>
      </w:r>
      <w:bookmarkStart w:id="48"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del w:id="49" w:author="Georgios KATSAROS" w:date="2016-09-14T19:04:00Z">
        <w:r w:rsidDel="00AF3F52">
          <w:delText>:</w:delText>
        </w:r>
      </w:del>
      <w:bookmarkEnd w:id="48"/>
    </w:p>
    <w:p w:rsidR="00EA1118" w:rsidRPr="00EA1118" w:rsidRDefault="00EA1118" w:rsidP="007D57D9">
      <w:r>
        <w:t xml:space="preserve">The aim of this </w:t>
      </w:r>
      <w:del w:id="50" w:author="Georgios KATSAROS" w:date="2016-09-14T21:52:00Z">
        <w:r w:rsidDel="00F627B1">
          <w:delText xml:space="preserve">proposal </w:delText>
        </w:r>
      </w:del>
      <w:ins w:id="51" w:author="Georgios KATSAROS" w:date="2016-09-14T21:52:00Z">
        <w:r w:rsidR="00F627B1">
          <w:t>pro</w:t>
        </w:r>
        <w:r w:rsidR="00F627B1">
          <w:t>ject</w:t>
        </w:r>
        <w:r w:rsidR="00F627B1">
          <w:t xml:space="preserve"> </w:t>
        </w:r>
      </w:ins>
      <w:r>
        <w:t xml:space="preserve">is </w:t>
      </w:r>
      <w:r w:rsidR="000308A7">
        <w:t xml:space="preserve">the realization of a </w:t>
      </w:r>
      <w:r w:rsidR="00E4427E">
        <w:t xml:space="preserve">hole spin </w:t>
      </w:r>
      <w:r w:rsidR="000308A7">
        <w:t>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del w:id="52" w:author="Georgios KATSAROS" w:date="2016-09-14T22:14:00Z">
        <w:r w:rsidR="0042208A" w:rsidDel="00EE0A7E">
          <w:delText>00</w:delText>
        </w:r>
      </w:del>
      <w:r w:rsidR="001E5AC6" w:rsidRPr="001E5AC6">
        <w:t xml:space="preserve"> </w:t>
      </w:r>
      <w:r w:rsidR="001E5AC6" w:rsidRPr="00A11815">
        <w:t>μ</w:t>
      </w:r>
      <w:r w:rsidR="001E5AC6">
        <w:t>eHz</w:t>
      </w:r>
      <w:r w:rsidR="001E5AC6">
        <w:rPr>
          <w:vertAlign w:val="superscript"/>
        </w:rPr>
        <w:t>-1/2</w:t>
      </w:r>
      <w:r w:rsidR="001E5AC6">
        <w:t xml:space="preserve"> for </w:t>
      </w:r>
      <w:ins w:id="53" w:author="Georgios KATSAROS" w:date="2016-09-14T22:15:00Z">
        <w:r w:rsidR="00EE0A7E">
          <w:t xml:space="preserve">a </w:t>
        </w:r>
      </w:ins>
      <w:r w:rsidR="00377FC9">
        <w:t xml:space="preserve">RF </w:t>
      </w:r>
      <w:ins w:id="54" w:author="Georgios KATSAROS" w:date="2016-09-14T22:13:00Z">
        <w:r w:rsidR="00EE0A7E">
          <w:t xml:space="preserve">single electron transistor </w:t>
        </w:r>
      </w:ins>
      <w:r w:rsidR="00377FC9">
        <w:t>quantum point</w:t>
      </w:r>
      <w:r w:rsidR="001E5AC6">
        <w:t xml:space="preserve"> contact</w:t>
      </w:r>
      <w:r w:rsidR="005C085D">
        <w:t xml:space="preserve"> [</w:t>
      </w:r>
      <w:r w:rsidR="0042208A">
        <w:t>25</w:t>
      </w:r>
      <w:ins w:id="55" w:author="Georgios KATSAROS" w:date="2016-09-14T21:54:00Z">
        <w:r w:rsidR="00F627B1">
          <w:t xml:space="preserve">, </w:t>
        </w:r>
      </w:ins>
      <w:ins w:id="56" w:author="Georgios KATSAROS" w:date="2016-09-14T21:56:00Z">
        <w:r w:rsidR="00FF71CD">
          <w:t>check referene numbering</w:t>
        </w:r>
      </w:ins>
      <w:ins w:id="57" w:author="Georgios KATSAROS" w:date="2016-09-14T21:54:00Z">
        <w:r w:rsidR="00F627B1">
          <w:t xml:space="preserve"> </w:t>
        </w:r>
      </w:ins>
      <w:r w:rsidR="005C085D">
        <w:t>]</w:t>
      </w:r>
      <w:r w:rsidR="001E5AC6">
        <w:t xml:space="preserve"> </w:t>
      </w:r>
      <w:r w:rsidR="00734710">
        <w:t xml:space="preserve">but still worse that the reported </w:t>
      </w:r>
      <w:r w:rsidR="0042208A">
        <w:t>1</w:t>
      </w:r>
      <w:ins w:id="58" w:author="Georgios KATSAROS" w:date="2016-09-14T22:14:00Z">
        <w:r w:rsidR="00EE0A7E">
          <w:t>00</w:t>
        </w:r>
      </w:ins>
      <w:r w:rsidR="001E5AC6">
        <w:t xml:space="preserve"> </w:t>
      </w:r>
      <w:r w:rsidR="001E5AC6" w:rsidRPr="00A11815">
        <w:t>μ</w:t>
      </w:r>
      <w:r w:rsidR="001E5AC6">
        <w:t>eHz</w:t>
      </w:r>
      <w:r w:rsidR="001E5AC6">
        <w:rPr>
          <w:vertAlign w:val="superscript"/>
        </w:rPr>
        <w:t>-1/2</w:t>
      </w:r>
      <w:r w:rsidR="00377FC9">
        <w:t xml:space="preserve"> </w:t>
      </w:r>
      <w:r w:rsidR="001E5AC6">
        <w:t xml:space="preserve">for </w:t>
      </w:r>
      <w:ins w:id="59" w:author="Georgios KATSAROS" w:date="2016-09-14T22:15:00Z">
        <w:r w:rsidR="00EE0A7E">
          <w:t xml:space="preserve">a </w:t>
        </w:r>
      </w:ins>
      <w:r w:rsidR="001E5AC6">
        <w:t xml:space="preserve">RF </w:t>
      </w:r>
      <w:ins w:id="60" w:author="Georgios KATSAROS" w:date="2016-09-14T22:14:00Z">
        <w:r w:rsidR="00EE0A7E">
          <w:t xml:space="preserve">quantum point contact </w:t>
        </w:r>
      </w:ins>
      <w:del w:id="61" w:author="Georgios KATSAROS" w:date="2016-09-14T22:14:00Z">
        <w:r w:rsidR="001E5AC6" w:rsidDel="00EE0A7E">
          <w:delText>single electron transistor</w:delText>
        </w:r>
      </w:del>
      <w:ins w:id="62" w:author="Georgios KATSAROS" w:date="2016-09-14T21:53:00Z">
        <w:r w:rsidR="00F627B1">
          <w:t>(should not be here 100 and above 1microeH</w:t>
        </w:r>
      </w:ins>
      <w:ins w:id="63" w:author="Georgios KATSAROS" w:date="2016-09-14T21:56:00Z">
        <w:r w:rsidR="00FF71CD">
          <w:t xml:space="preserve">z, the </w:t>
        </w:r>
        <w:r w:rsidR="00FF71CD">
          <w:lastRenderedPageBreak/>
          <w:t>sentence does not make else sense from the logic point of view)</w:t>
        </w:r>
      </w:ins>
      <w:r w:rsidR="001E5AC6">
        <w:t xml:space="preserve">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ohmic reflectometry. That will allow us to have a high BW system necessary for the qubit </w:t>
      </w:r>
      <w:r w:rsidR="00E4427E">
        <w:t>measurements</w:t>
      </w:r>
      <w:r w:rsidR="000308A7">
        <w:t>, in particular for various type of single-shot experiments</w:t>
      </w:r>
      <w:r w:rsidR="001825E7">
        <w:t>.</w:t>
      </w:r>
    </w:p>
    <w:p w:rsidR="00952319" w:rsidDel="00AF3F52" w:rsidRDefault="00952319" w:rsidP="00776062">
      <w:pPr>
        <w:pStyle w:val="Heading3"/>
        <w:rPr>
          <w:del w:id="64" w:author="Georgios KATSAROS" w:date="2016-09-14T19:03:00Z"/>
        </w:rPr>
      </w:pPr>
    </w:p>
    <w:p w:rsidR="00ED565B" w:rsidRPr="00952319" w:rsidDel="00AF3F52" w:rsidRDefault="00ED565B" w:rsidP="00952319">
      <w:pPr>
        <w:rPr>
          <w:del w:id="65" w:author="Georgios KATSAROS" w:date="2016-09-14T19:03:00Z"/>
        </w:rPr>
      </w:pPr>
    </w:p>
    <w:p w:rsidR="00E016A3" w:rsidRDefault="00E016A3" w:rsidP="00315961">
      <w:pPr>
        <w:pStyle w:val="Heading2"/>
        <w:numPr>
          <w:ilvl w:val="0"/>
          <w:numId w:val="1"/>
        </w:numPr>
      </w:pPr>
      <w:bookmarkStart w:id="66" w:name="_Toc461638163"/>
      <w:r>
        <w:t>Innovative aspects of the proposed project</w:t>
      </w:r>
      <w:del w:id="67" w:author="Georgios KATSAROS" w:date="2016-09-14T19:04:00Z">
        <w:r w:rsidDel="00AF3F52">
          <w:delText>:</w:delText>
        </w:r>
      </w:del>
      <w:bookmarkEnd w:id="66"/>
    </w:p>
    <w:p w:rsidR="00E016A3" w:rsidRDefault="00E016A3" w:rsidP="00E016A3">
      <w:r>
        <w:t xml:space="preserve">There has been a huge interest in the past few years in the realization of electron Si spin qubits. 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t>
      </w:r>
      <w:del w:id="68" w:author="Georgios KATSAROS" w:date="2016-09-14T21:58:00Z">
        <w:r w:rsidDel="00FF71CD">
          <w:delText xml:space="preserve">explained </w:delText>
        </w:r>
      </w:del>
      <w:r>
        <w:t xml:space="preserve">will be explained below. </w:t>
      </w:r>
    </w:p>
    <w:p w:rsidR="00051B95" w:rsidRDefault="00051B95" w:rsidP="00F95CE3"/>
    <w:p w:rsidR="00315961" w:rsidRDefault="002A3227" w:rsidP="00315961">
      <w:pPr>
        <w:pStyle w:val="Heading2"/>
        <w:numPr>
          <w:ilvl w:val="0"/>
          <w:numId w:val="1"/>
        </w:numPr>
      </w:pPr>
      <w:bookmarkStart w:id="69" w:name="_Toc461638164"/>
      <w:r>
        <w:t>Preliminary results</w:t>
      </w:r>
      <w:del w:id="70" w:author="Georgios KATSAROS" w:date="2016-09-14T19:04:00Z">
        <w:r w:rsidDel="00AF3F52">
          <w:delText>:</w:delText>
        </w:r>
      </w:del>
      <w:bookmarkEnd w:id="69"/>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w:t>
      </w:r>
      <w:r w:rsidR="001302F9">
        <w:lastRenderedPageBreak/>
        <w:t xml:space="preserve">in the middle of the PCB (sample area) on which </w:t>
      </w:r>
      <w:r>
        <w:t xml:space="preserve">a typically </w:t>
      </w:r>
      <w:r w:rsidR="001302F9">
        <w:t>5x5 mm</w:t>
      </w:r>
      <w:ins w:id="71" w:author="Georgios KATSAROS" w:date="2016-09-14T21:58:00Z">
        <w:r w:rsidR="00FF71CD" w:rsidRPr="00FF71CD">
          <w:rPr>
            <w:vertAlign w:val="superscript"/>
            <w:rPrChange w:id="72" w:author="Georgios KATSAROS" w:date="2016-09-14T21:58:00Z">
              <w:rPr/>
            </w:rPrChange>
          </w:rPr>
          <w:t>2</w:t>
        </w:r>
      </w:ins>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2E85D0C6" wp14:editId="5EA70CC7">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21371FEF" wp14:editId="5AD0E558">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w:t>
      </w:r>
      <w:r w:rsidR="0070019A">
        <w:lastRenderedPageBreak/>
        <w:t xml:space="preserve">CITLF2 from Sander Weinreb’s </w:t>
      </w:r>
      <w:r w:rsidR="0070019A">
        <w:rPr>
          <w:color w:val="575757"/>
        </w:rPr>
        <w:t xml:space="preserve">Caltech Microwave Research Group </w:t>
      </w:r>
      <w:r w:rsidR="0070019A" w:rsidRPr="00213FA0">
        <w:t>can be added in order</w:t>
      </w:r>
      <w:r w:rsidR="0070019A">
        <w:rPr>
          <w:color w:val="575757"/>
        </w:rPr>
        <w:t xml:space="preserve"> </w:t>
      </w:r>
      <w:r w:rsidR="00FF71CD">
        <w:rPr>
          <w:b/>
          <w:noProof/>
        </w:rPr>
        <w:drawing>
          <wp:anchor distT="0" distB="0" distL="114300" distR="114300" simplePos="0" relativeHeight="251685888" behindDoc="0" locked="0" layoutInCell="1" allowOverlap="1" wp14:anchorId="611C070F" wp14:editId="0B47B42D">
            <wp:simplePos x="0" y="0"/>
            <wp:positionH relativeFrom="margin">
              <wp:posOffset>429260</wp:posOffset>
            </wp:positionH>
            <wp:positionV relativeFrom="margin">
              <wp:posOffset>594360</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19A">
        <w:rPr>
          <w:color w:val="575757"/>
        </w:rPr>
        <w:t>to increase the SNR of the measured signal.</w:t>
      </w:r>
      <w:ins w:id="73" w:author="Georgios KATSAROS" w:date="2016-09-14T19:00:00Z">
        <w:r w:rsidR="00AF3F52">
          <w:rPr>
            <w:color w:val="575757"/>
          </w:rPr>
          <w:t xml:space="preserve"> </w:t>
        </w:r>
      </w:ins>
    </w:p>
    <w:p w:rsidR="0070019A" w:rsidRDefault="00D126FA" w:rsidP="0070019A">
      <w:pPr>
        <w:rPr>
          <w:sz w:val="48"/>
          <w:szCs w:val="48"/>
        </w:rPr>
      </w:pPr>
      <w:r>
        <w:rPr>
          <w:b/>
          <w:noProof/>
        </w:rPr>
        <w:drawing>
          <wp:anchor distT="0" distB="0" distL="114300" distR="114300" simplePos="0" relativeHeight="251684864" behindDoc="0" locked="0" layoutInCell="1" allowOverlap="1" wp14:anchorId="6AFFCB36" wp14:editId="7223BF97">
            <wp:simplePos x="0" y="0"/>
            <wp:positionH relativeFrom="margin">
              <wp:posOffset>2950210</wp:posOffset>
            </wp:positionH>
            <wp:positionV relativeFrom="paragraph">
              <wp:posOffset>231775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70019A" w:rsidP="0070019A"/>
    <w:p w:rsidR="0070019A" w:rsidRDefault="0070019A" w:rsidP="0070019A"/>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ins w:id="74" w:author="Georgios KATSAROS" w:date="2016-09-14T18:59:00Z">
        <w:r w:rsidR="00AF3F52">
          <w:t>(Format figure)</w:t>
        </w:r>
      </w:ins>
    </w:p>
    <w:p w:rsidR="0070019A" w:rsidRPr="0070019A" w:rsidRDefault="0070019A" w:rsidP="0070019A"/>
    <w:p w:rsidR="00784C06" w:rsidRDefault="00784C06" w:rsidP="00784C06">
      <w:r>
        <w:t>Th</w:t>
      </w:r>
      <w:r w:rsidR="00CB2F1D">
        <w:t xml:space="preserve">e </w:t>
      </w:r>
      <w:del w:id="75" w:author="Georgios KATSAROS" w:date="2016-09-14T21:59:00Z">
        <w:r w:rsidR="00444F18" w:rsidDel="00FF71CD">
          <w:delText xml:space="preserve">already developed </w:delText>
        </w:r>
      </w:del>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2A3227" w:rsidP="00315961">
      <w:pPr>
        <w:pStyle w:val="Heading3"/>
      </w:pPr>
      <w:bookmarkStart w:id="76" w:name="_Toc461638165"/>
      <w:r>
        <w:t>Low temperature electronic transport measurements</w:t>
      </w:r>
      <w:r w:rsidR="00BC07E2">
        <w:t xml:space="preserve"> with the initial version reflectometry setup</w:t>
      </w:r>
      <w:bookmarkEnd w:id="76"/>
      <w:r w:rsidR="00BC07E2">
        <w:t xml:space="preserve">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del w:id="77" w:author="Georgios KATSAROS" w:date="2016-09-14T22:02:00Z">
        <w:r w:rsidDel="00FF71CD">
          <w:lastRenderedPageBreak/>
          <w:delText>By using the same methodology as in [19] for characterizing the reflectometry setup we</w:delText>
        </w:r>
      </w:del>
      <w:ins w:id="78" w:author="Georgios KATSAROS" w:date="2016-09-14T22:02:00Z">
        <w:r w:rsidR="00FF71CD">
          <w:t>We</w:t>
        </w:r>
      </w:ins>
      <w:r>
        <w:t xml:space="preserve"> have measured a just around five times lower sensitivity despite the much higher temperature of 4K. This is </w:t>
      </w:r>
      <w:del w:id="79" w:author="Georgios KATSAROS" w:date="2016-09-14T22:02:00Z">
        <w:r w:rsidDel="00FF71CD">
          <w:delText xml:space="preserve">a </w:delText>
        </w:r>
      </w:del>
      <w:r>
        <w:t>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315961" w:rsidRDefault="00315961" w:rsidP="00BC07E2"/>
    <w:p w:rsidR="00315961" w:rsidRDefault="002A3227" w:rsidP="00315961">
      <w:pPr>
        <w:pStyle w:val="Heading2"/>
        <w:numPr>
          <w:ilvl w:val="0"/>
          <w:numId w:val="1"/>
        </w:numPr>
      </w:pPr>
      <w:bookmarkStart w:id="80" w:name="_Toc461638166"/>
      <w:r>
        <w:t>Work</w:t>
      </w:r>
      <w:r w:rsidR="00E4427E">
        <w:t>ing</w:t>
      </w:r>
      <w:r>
        <w:t xml:space="preserve"> </w:t>
      </w:r>
      <w:r w:rsidR="0031474A">
        <w:t>plan</w:t>
      </w:r>
      <w:del w:id="81" w:author="Georgios KATSAROS" w:date="2016-09-14T19:03:00Z">
        <w:r w:rsidDel="00AF3F52">
          <w:delText>:</w:delText>
        </w:r>
      </w:del>
      <w:bookmarkEnd w:id="80"/>
    </w:p>
    <w:p w:rsidR="00BC07E2" w:rsidRDefault="00C73D23" w:rsidP="00315961">
      <w:pPr>
        <w:pStyle w:val="Heading3"/>
      </w:pPr>
      <w:bookmarkStart w:id="82" w:name="_Toc461638167"/>
      <w:r>
        <w:t>Towards gate reflectometry</w:t>
      </w:r>
      <w:bookmarkEnd w:id="82"/>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del w:id="83" w:author="Georgios KATSAROS" w:date="2016-09-14T22:09:00Z">
        <w:r w:rsidDel="00EE0A7E">
          <w:delText xml:space="preserve">samples </w:delText>
        </w:r>
      </w:del>
      <w:ins w:id="84" w:author="Georgios KATSAROS" w:date="2016-09-14T22:09:00Z">
        <w:r w:rsidR="00EE0A7E">
          <w:t>devices</w:t>
        </w:r>
        <w:r w:rsidR="00EE0A7E">
          <w:t xml:space="preserve"> </w:t>
        </w:r>
      </w:ins>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85"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85"/>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ins w:id="86" w:author="Georgios KATSAROS" w:date="2016-09-14T18:52:00Z">
                <w:rPr>
                  <w:rFonts w:ascii="Cambria Math" w:hAnsi="Cambria Math"/>
                  <w:i/>
                </w:rPr>
              </w:ins>
            </m:ctrlPr>
          </m:fPr>
          <m:num>
            <m:r>
              <w:rPr>
                <w:rFonts w:ascii="Cambria Math" w:hAnsi="Cambria Math"/>
              </w:rPr>
              <m:t xml:space="preserve">Q* </m:t>
            </m:r>
            <m:sSup>
              <m:sSupPr>
                <m:ctrlPr>
                  <w:ins w:id="87" w:author="Georgios KATSAROS" w:date="2016-09-14T18:52:00Z">
                    <w:rPr>
                      <w:rFonts w:ascii="Cambria Math" w:hAnsi="Cambria Math"/>
                      <w:i/>
                    </w:rPr>
                  </w:ins>
                </m:ctrlPr>
              </m:sSupPr>
              <m:e>
                <m:r>
                  <w:rPr>
                    <w:rFonts w:ascii="Cambria Math" w:hAnsi="Cambria Math"/>
                  </w:rPr>
                  <m:t>α</m:t>
                </m:r>
              </m:e>
              <m:sup>
                <m:r>
                  <w:rPr>
                    <w:rFonts w:ascii="Cambria Math" w:hAnsi="Cambria Math"/>
                  </w:rPr>
                  <m:t>2</m:t>
                </m:r>
              </m:sup>
            </m:sSup>
          </m:num>
          <m:den>
            <m:sSub>
              <m:sSubPr>
                <m:ctrlPr>
                  <w:ins w:id="88" w:author="Georgios KATSAROS" w:date="2016-09-14T18:52:00Z">
                    <w:rPr>
                      <w:rFonts w:ascii="Cambria Math" w:hAnsi="Cambria Math"/>
                      <w:i/>
                    </w:rPr>
                  </w:ins>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ins w:id="89" w:author="Georgios KATSAROS" w:date="2016-09-14T18:52:00Z">
                <w:rPr>
                  <w:rFonts w:ascii="Cambria Math" w:hAnsi="Cambria Math"/>
                  <w:i/>
                </w:rPr>
              </w:ins>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ins w:id="90" w:author="Georgios KATSAROS" w:date="2016-09-14T18:52:00Z">
                <w:rPr>
                  <w:rFonts w:ascii="Cambria Math" w:hAnsi="Cambria Math"/>
                  <w:i/>
                </w:rPr>
              </w:ins>
            </m:ctrlPr>
          </m:fPr>
          <m:num>
            <m:sSub>
              <m:sSubPr>
                <m:ctrlPr>
                  <w:ins w:id="91" w:author="Georgios KATSAROS" w:date="2016-09-14T18:52:00Z">
                    <w:rPr>
                      <w:rFonts w:ascii="Cambria Math" w:hAnsi="Cambria Math"/>
                      <w:i/>
                    </w:rPr>
                  </w:ins>
                </m:ctrlPr>
              </m:sSubPr>
              <m:e>
                <m:r>
                  <w:rPr>
                    <w:rFonts w:ascii="Cambria Math" w:hAnsi="Cambria Math"/>
                  </w:rPr>
                  <m:t>C</m:t>
                </m:r>
              </m:e>
              <m:sub>
                <m:r>
                  <w:rPr>
                    <w:rFonts w:ascii="Cambria Math" w:hAnsi="Cambria Math"/>
                  </w:rPr>
                  <m:t>g</m:t>
                </m:r>
              </m:sub>
            </m:sSub>
          </m:num>
          <m:den>
            <m:sSub>
              <m:sSubPr>
                <m:ctrlPr>
                  <w:ins w:id="92" w:author="Georgios KATSAROS" w:date="2016-09-14T18:52:00Z">
                    <w:rPr>
                      <w:rFonts w:ascii="Cambria Math" w:hAnsi="Cambria Math"/>
                      <w:i/>
                    </w:rPr>
                  </w:ins>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ins w:id="93" w:author="Georgios KATSAROS" w:date="2016-09-14T18:52:00Z">
                <w:rPr>
                  <w:rFonts w:ascii="Cambria Math" w:hAnsi="Cambria Math"/>
                </w:rPr>
              </w:ins>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ins w:id="94" w:author="Georgios KATSAROS" w:date="2016-09-14T18:52:00Z">
                <w:rPr>
                  <w:rFonts w:ascii="Cambria Math" w:hAnsi="Cambria Math" w:cs="Arial"/>
                  <w:color w:val="252525"/>
                  <w:shd w:val="clear" w:color="auto" w:fill="F9F9F9"/>
                </w:rPr>
              </w:ins>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ins w:id="95" w:author="Georgios KATSAROS" w:date="2016-09-14T18:52:00Z">
                <w:rPr>
                  <w:rFonts w:ascii="Cambria Math" w:hAnsi="Cambria Math" w:cs="Arial"/>
                  <w:color w:val="252525"/>
                  <w:shd w:val="clear" w:color="auto" w:fill="F9F9F9"/>
                </w:rPr>
              </w:ins>
            </m:ctrlPr>
          </m:sSubPr>
          <m:e>
            <m:r>
              <m:rPr>
                <m:sty m:val="p"/>
              </m:rPr>
              <w:rPr>
                <w:rFonts w:ascii="Cambria Math" w:hAnsi="Cambria Math" w:cs="Arial"/>
                <w:color w:val="252525"/>
                <w:shd w:val="clear" w:color="auto" w:fill="F9F9F9"/>
              </w:rPr>
              <m:t>ε</m:t>
            </m:r>
          </m:e>
          <m:sub>
            <m:sSub>
              <m:sSubPr>
                <m:ctrlPr>
                  <w:ins w:id="96" w:author="Georgios KATSAROS" w:date="2016-09-14T18:52:00Z">
                    <w:rPr>
                      <w:rFonts w:ascii="Cambria Math" w:hAnsi="Cambria Math" w:cs="Arial"/>
                      <w:color w:val="252525"/>
                      <w:shd w:val="clear" w:color="auto" w:fill="F9F9F9"/>
                    </w:rPr>
                  </w:ins>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ins w:id="97" w:author="Georgios KATSAROS" w:date="2016-09-14T18:52:00Z">
                <w:rPr>
                  <w:rFonts w:ascii="Cambria Math" w:hAnsi="Cambria Math" w:cs="Arial"/>
                  <w:color w:val="252525"/>
                  <w:shd w:val="clear" w:color="auto" w:fill="F9F9F9"/>
                </w:rPr>
              </w:ins>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0B60BE" w:rsidRDefault="00BC07E2" w:rsidP="00C73D23">
      <w:r>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 xml:space="preserve">ohmic reflectometry. In our system using by using </w:t>
      </w:r>
      <w:del w:id="98" w:author="Georgios KATSAROS" w:date="2016-09-14T22:12:00Z">
        <w:r w:rsidDel="00EE0A7E">
          <w:delText xml:space="preserve">~ </w:delText>
        </w:r>
      </w:del>
      <w:ins w:id="99" w:author="Georgios KATSAROS" w:date="2016-09-14T22:12:00Z">
        <w:r w:rsidR="00EE0A7E">
          <w:t>&lt;</w:t>
        </w:r>
        <w:r w:rsidR="00EE0A7E">
          <w:t xml:space="preserve"> </w:t>
        </w:r>
      </w:ins>
      <w:r>
        <w:t>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ins w:id="100" w:author="Georgios KATSAROS" w:date="2016-09-14T22:15:00Z">
        <w:r w:rsidR="00EE0A7E">
          <w:t xml:space="preserve">I think we should omit this paragraph finally. You </w:t>
        </w:r>
        <w:r w:rsidR="00EE0A7E">
          <w:lastRenderedPageBreak/>
          <w:t xml:space="preserve">have give this info already partially and before we say that we aim to have even higher sensitivity than Gonzalez </w:t>
        </w:r>
      </w:ins>
      <w:ins w:id="101" w:author="Georgios KATSAROS" w:date="2016-09-14T22:16:00Z">
        <w:r w:rsidR="00EE0A7E">
          <w:sym w:font="Wingdings" w:char="F04A"/>
        </w:r>
      </w:ins>
    </w:p>
    <w:p w:rsidR="00C73D23" w:rsidRDefault="00C73D23" w:rsidP="00C73D23"/>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ins w:id="102" w:author="Georgios KATSAROS" w:date="2016-09-14T22:17:00Z">
        <w:r w:rsidR="00EE0A7E">
          <w:t xml:space="preserve">directly </w:t>
        </w:r>
      </w:ins>
      <w:r>
        <w:t xml:space="preserve">influencing </w:t>
      </w:r>
      <w:del w:id="103" w:author="Georgios KATSAROS" w:date="2016-09-14T22:17:00Z">
        <w:r w:rsidDel="00EE0A7E">
          <w:delText xml:space="preserve">directly on </w:delText>
        </w:r>
      </w:del>
      <w:r>
        <w:t xml:space="preserve">the resonant circuit, namely, </w:t>
      </w:r>
      <w:del w:id="104" w:author="Georgios KATSAROS" w:date="2016-09-14T22:17:00Z">
        <w:r w:rsidDel="00EE0A7E">
          <w:delText>a</w:delText>
        </w:r>
        <w:r w:rsidR="00CE399C" w:rsidDel="00EE0A7E">
          <w:delText xml:space="preserve"> </w:delText>
        </w:r>
      </w:del>
      <w:r w:rsidR="00CE399C">
        <w:t>PCB dielectric losses and</w:t>
      </w:r>
      <w:r w:rsidR="00BC07E2">
        <w:t xml:space="preserve"> losses in</w:t>
      </w:r>
      <w:r w:rsidR="00CE399C">
        <w:t xml:space="preserve"> </w:t>
      </w:r>
      <w:del w:id="105" w:author="Georgios KATSAROS" w:date="2016-09-14T22:17:00Z">
        <w:r w:rsidR="00CE399C" w:rsidDel="00EE0A7E">
          <w:delText xml:space="preserve">a </w:delText>
        </w:r>
      </w:del>
      <w:ins w:id="106" w:author="Georgios KATSAROS" w:date="2016-09-14T22:17:00Z">
        <w:r w:rsidR="00EE0A7E">
          <w:t>the</w:t>
        </w:r>
        <w:r w:rsidR="00EE0A7E">
          <w:t xml:space="preserve"> </w:t>
        </w:r>
      </w:ins>
      <w:r w:rsidR="00BC07E2">
        <w:t xml:space="preserve">PCB RF transmission lines [12]. </w:t>
      </w:r>
    </w:p>
    <w:p w:rsidR="00BC07E2" w:rsidRDefault="00CE399C" w:rsidP="00BC07E2">
      <w:r>
        <w:t xml:space="preserve">Losses in </w:t>
      </w:r>
      <w:del w:id="107" w:author="Georgios KATSAROS" w:date="2016-09-14T22:17:00Z">
        <w:r w:rsidDel="00EE0A7E">
          <w:delText>a</w:delText>
        </w:r>
        <w:r w:rsidR="00BC07E2" w:rsidDel="00EE0A7E">
          <w:delText xml:space="preserve"> </w:delText>
        </w:r>
      </w:del>
      <w:ins w:id="108" w:author="Georgios KATSAROS" w:date="2016-09-14T22:17:00Z">
        <w:r w:rsidR="00EE0A7E">
          <w:t>the</w:t>
        </w:r>
        <w:r w:rsidR="00EE0A7E">
          <w:t xml:space="preserve"> </w:t>
        </w:r>
      </w:ins>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109" w:author="Georgios KATSAROS" w:date="2016-09-14T19:04:00Z"/>
        </w:rPr>
      </w:pPr>
    </w:p>
    <w:p w:rsidR="00BC07E2" w:rsidRPr="00315961" w:rsidRDefault="00BC07E2" w:rsidP="00315961">
      <w:pPr>
        <w:pStyle w:val="Heading3"/>
      </w:pPr>
      <w:bookmarkStart w:id="110" w:name="_Toc461638169"/>
      <w:r w:rsidRPr="00315961">
        <w:rPr>
          <w:rStyle w:val="Heading4Char"/>
          <w:i w:val="0"/>
          <w:iCs w:val="0"/>
          <w:color w:val="1F4D78" w:themeColor="accent1" w:themeShade="7F"/>
        </w:rPr>
        <w:t>Spin dynamics experiments</w:t>
      </w:r>
      <w:bookmarkEnd w:id="110"/>
      <w:r w:rsidRPr="00315961">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w:t>
      </w:r>
      <w:r w:rsidRPr="00170E42">
        <w:rPr>
          <w:iCs/>
        </w:rPr>
        <w:lastRenderedPageBreak/>
        <w:t xml:space="preserve">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w:t>
      </w:r>
      <w:del w:id="111" w:author="Georgios KATSAROS" w:date="2016-09-14T22:19:00Z">
        <w:r w:rsidR="00BC07E2" w:rsidDel="00EE0A7E">
          <w:delText>favorable for the realization</w:delText>
        </w:r>
      </w:del>
      <w:ins w:id="112" w:author="Georgios KATSAROS" w:date="2016-09-14T22:19:00Z">
        <w:r w:rsidR="00EE0A7E">
          <w:t>attractive for the implementation</w:t>
        </w:r>
      </w:ins>
      <w:r w:rsidR="00BC07E2">
        <w:t xml:space="preserve">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allowed to tunnel to the right dot, forming </w:t>
      </w:r>
      <w:r w:rsidR="00BC07E2">
        <w:lastRenderedPageBreak/>
        <w:t>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 xml:space="preserve">approach similar to the approach of Koppens et al. [20] will be used. The DQD will be tuned to </w:t>
      </w:r>
      <w:del w:id="113" w:author="Georgios KATSAROS" w:date="2016-09-14T22:22:00Z">
        <w:r w:rsidDel="00A158D1">
          <w:delText xml:space="preserve">a </w:delText>
        </w:r>
      </w:del>
      <w:r>
        <w:t>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del w:id="114" w:author="Georgios KATSAROS" w:date="2016-09-14T22:24:00Z">
        <w:r w:rsidR="00F17CE4" w:rsidDel="00A158D1">
          <w:delText xml:space="preserve">a </w:delText>
        </w:r>
      </w:del>
      <w:r>
        <w:t>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ins w:id="115" w:author="Georgios KATSAROS" w:date="2016-09-14T18:52:00Z">
                <w:rPr>
                  <w:rFonts w:ascii="Cambria Math" w:hAnsi="Cambria Math"/>
                  <w:i/>
                </w:rPr>
              </w:ins>
            </m:ctrlPr>
          </m:sSubPr>
          <m:e>
            <m:r>
              <w:rPr>
                <w:rFonts w:ascii="Cambria Math" w:hAnsi="Cambria Math"/>
              </w:rPr>
              <m:t>E</m:t>
            </m:r>
          </m:e>
          <m:sub>
            <m:r>
              <w:rPr>
                <w:rFonts w:ascii="Cambria Math" w:hAnsi="Cambria Math"/>
              </w:rPr>
              <m:t>Z</m:t>
            </m:r>
          </m:sub>
        </m:sSub>
        <m:r>
          <w:rPr>
            <w:rFonts w:ascii="Cambria Math" w:hAnsi="Cambria Math"/>
          </w:rPr>
          <m:t>=g*</m:t>
        </m:r>
        <m:sSub>
          <m:sSubPr>
            <m:ctrlPr>
              <w:ins w:id="116" w:author="Georgios KATSAROS" w:date="2016-09-14T18:52:00Z">
                <w:rPr>
                  <w:rFonts w:ascii="Cambria Math" w:hAnsi="Cambria Math"/>
                </w:rPr>
              </w:ins>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ins w:id="117" w:author="Georgios KATSAROS" w:date="2016-09-14T18:52:00Z">
                <w:rPr>
                  <w:rFonts w:ascii="Cambria Math" w:hAnsi="Cambria Math"/>
                  <w:i/>
                </w:rPr>
              </w:ins>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lastRenderedPageBreak/>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Del="00726D82" w:rsidRDefault="00BC07E2" w:rsidP="00BC07E2">
      <w:pPr>
        <w:rPr>
          <w:del w:id="118" w:author="Georgios KATSAROS" w:date="2016-09-14T19:04:00Z"/>
        </w:rPr>
      </w:pPr>
    </w:p>
    <w:p w:rsidR="00BC07E2" w:rsidRDefault="00D31084" w:rsidP="00315961">
      <w:pPr>
        <w:pStyle w:val="Heading4"/>
      </w:pPr>
      <w:r>
        <w:lastRenderedPageBreak/>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ins w:id="119" w:author="Georgios KATSAROS" w:date="2016-09-14T22:29:00Z">
        <w:r w:rsidR="00213B68">
          <w:t xml:space="preserve">thus </w:t>
        </w:r>
      </w:ins>
      <w:r>
        <w:t xml:space="preserve">the pulse length errors [15].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dephasing/decoherence time</w:t>
      </w:r>
      <w:ins w:id="120" w:author="Georgios KATSAROS" w:date="2016-09-14T22:30:00Z">
        <w:r w:rsidR="00213B68">
          <w:rPr>
            <w:i/>
            <w:u w:val="single"/>
          </w:rPr>
          <w:t>s</w:t>
        </w:r>
      </w:ins>
      <w:r w:rsidRPr="006A6010">
        <w:rPr>
          <w:i/>
          <w:u w:val="single"/>
        </w:rPr>
        <w:t xml:space="preserve">. </w:t>
      </w:r>
    </w:p>
    <w:p w:rsidR="00BC07E2" w:rsidRDefault="00BC07E2" w:rsidP="00BC07E2"/>
    <w:p w:rsidR="00BC07E2" w:rsidRDefault="00BC07E2" w:rsidP="00315961">
      <w:pPr>
        <w:pStyle w:val="Heading2"/>
        <w:numPr>
          <w:ilvl w:val="0"/>
          <w:numId w:val="1"/>
        </w:numPr>
      </w:pPr>
      <w:bookmarkStart w:id="121" w:name="_Toc461638170"/>
      <w:r>
        <w:t>International collaboration</w:t>
      </w:r>
      <w:r w:rsidR="00EA1118">
        <w:t>s</w:t>
      </w:r>
      <w:del w:id="122" w:author="Georgios KATSAROS" w:date="2016-09-14T22:30:00Z">
        <w:r w:rsidDel="00213B68">
          <w:delText>:</w:delText>
        </w:r>
      </w:del>
      <w:bookmarkEnd w:id="121"/>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04980" w:rsidDel="00AF3F52" w:rsidRDefault="00B04980" w:rsidP="00BC07E2">
      <w:pPr>
        <w:rPr>
          <w:del w:id="123" w:author="Georgios KATSAROS" w:date="2016-09-14T18:59:00Z"/>
        </w:rPr>
      </w:pPr>
    </w:p>
    <w:p w:rsidR="00B04980" w:rsidDel="00AF3F52" w:rsidRDefault="00B04980" w:rsidP="00BC07E2">
      <w:pPr>
        <w:rPr>
          <w:del w:id="124" w:author="Georgios KATSAROS" w:date="2016-09-14T18:59:00Z"/>
        </w:rPr>
      </w:pPr>
    </w:p>
    <w:p w:rsidR="00B04980" w:rsidDel="00AF3F52" w:rsidRDefault="00B04980" w:rsidP="00BC07E2">
      <w:pPr>
        <w:rPr>
          <w:del w:id="125" w:author="Georgios KATSAROS" w:date="2016-09-14T18:59:00Z"/>
        </w:rPr>
      </w:pPr>
    </w:p>
    <w:p w:rsidR="00D126FA" w:rsidDel="00AF3F52" w:rsidRDefault="00D126FA" w:rsidP="00BC07E2">
      <w:pPr>
        <w:rPr>
          <w:del w:id="126" w:author="Georgios KATSAROS" w:date="2016-09-14T18:59:00Z"/>
        </w:rPr>
      </w:pPr>
    </w:p>
    <w:p w:rsidR="00D126FA" w:rsidDel="00AF3F52" w:rsidRDefault="00D126FA" w:rsidP="00BC07E2">
      <w:pPr>
        <w:rPr>
          <w:del w:id="127" w:author="Georgios KATSAROS" w:date="2016-09-14T18:59:00Z"/>
        </w:rPr>
      </w:pPr>
    </w:p>
    <w:p w:rsidR="00D126FA" w:rsidDel="00AF3F52" w:rsidRDefault="00D126FA" w:rsidP="00BC07E2">
      <w:pPr>
        <w:rPr>
          <w:del w:id="128" w:author="Georgios KATSAROS" w:date="2016-09-14T18:59:00Z"/>
        </w:rPr>
      </w:pPr>
    </w:p>
    <w:p w:rsidR="00D126FA" w:rsidDel="00AF3F52" w:rsidRDefault="00D126FA" w:rsidP="00BC07E2">
      <w:pPr>
        <w:rPr>
          <w:del w:id="129" w:author="Georgios KATSAROS" w:date="2016-09-14T18:59:00Z"/>
        </w:rPr>
      </w:pPr>
    </w:p>
    <w:p w:rsidR="00D126FA" w:rsidDel="00AF3F52" w:rsidRDefault="00D126FA" w:rsidP="00BC07E2">
      <w:pPr>
        <w:rPr>
          <w:del w:id="130" w:author="Georgios KATSAROS" w:date="2016-09-14T18:59:00Z"/>
        </w:rPr>
      </w:pPr>
    </w:p>
    <w:p w:rsidR="00D126FA" w:rsidDel="00AF3F52" w:rsidRDefault="00D126FA" w:rsidP="00BC07E2">
      <w:pPr>
        <w:rPr>
          <w:del w:id="131" w:author="Georgios KATSAROS" w:date="2016-09-14T18:59:00Z"/>
        </w:rPr>
      </w:pPr>
    </w:p>
    <w:p w:rsidR="00BC07E2" w:rsidRDefault="00AF3F52" w:rsidP="00315961">
      <w:pPr>
        <w:pStyle w:val="Heading2"/>
        <w:numPr>
          <w:ilvl w:val="0"/>
          <w:numId w:val="1"/>
        </w:numPr>
      </w:pPr>
      <w:bookmarkStart w:id="132" w:name="_Toc461638171"/>
      <w:ins w:id="133" w:author="Georgios KATSAROS" w:date="2016-09-14T18:59:00Z">
        <w:r>
          <w:t>W</w:t>
        </w:r>
      </w:ins>
      <w:del w:id="134" w:author="Georgios KATSAROS" w:date="2016-09-14T18:59:00Z">
        <w:r w:rsidR="00BC07E2" w:rsidDel="00AF3F52">
          <w:delText>W</w:delText>
        </w:r>
      </w:del>
      <w:r w:rsidR="00BC07E2">
        <w:t>ork table</w:t>
      </w:r>
      <w:bookmarkEnd w:id="132"/>
    </w:p>
    <w:tbl>
      <w:tblPr>
        <w:tblStyle w:val="TableGrid"/>
        <w:tblW w:w="0" w:type="auto"/>
        <w:jc w:val="center"/>
        <w:tblInd w:w="0" w:type="dxa"/>
        <w:tblLook w:val="04A0" w:firstRow="1" w:lastRow="0" w:firstColumn="1" w:lastColumn="0" w:noHBand="0" w:noVBand="1"/>
        <w:tblPrChange w:id="135" w:author="Georgios KATSAROS" w:date="2016-09-14T18:58:00Z">
          <w:tblPr>
            <w:tblStyle w:val="TableGrid"/>
            <w:tblW w:w="0" w:type="auto"/>
            <w:jc w:val="center"/>
            <w:tblInd w:w="0" w:type="dxa"/>
            <w:tblLook w:val="04A0" w:firstRow="1" w:lastRow="0" w:firstColumn="1" w:lastColumn="0" w:noHBand="0" w:noVBand="1"/>
          </w:tblPr>
        </w:tblPrChange>
      </w:tblPr>
      <w:tblGrid>
        <w:gridCol w:w="3681"/>
        <w:gridCol w:w="850"/>
        <w:gridCol w:w="851"/>
        <w:gridCol w:w="992"/>
        <w:gridCol w:w="992"/>
        <w:gridCol w:w="993"/>
        <w:gridCol w:w="991"/>
        <w:tblGridChange w:id="136">
          <w:tblGrid>
            <w:gridCol w:w="2830"/>
            <w:gridCol w:w="993"/>
            <w:gridCol w:w="901"/>
            <w:gridCol w:w="1144"/>
            <w:gridCol w:w="1144"/>
            <w:gridCol w:w="1158"/>
            <w:gridCol w:w="1180"/>
          </w:tblGrid>
        </w:tblGridChange>
      </w:tblGrid>
      <w:tr w:rsidR="00C73D23" w:rsidRPr="00AF3F52" w:rsidTr="00AF3F52">
        <w:trPr>
          <w:trHeight w:val="1213"/>
          <w:jc w:val="center"/>
          <w:trPrChange w:id="137" w:author="Georgios KATSAROS" w:date="2016-09-14T18:58:00Z">
            <w:trPr>
              <w:trHeight w:val="1213"/>
              <w:jc w:val="center"/>
            </w:trPr>
          </w:trPrChange>
        </w:trPr>
        <w:tc>
          <w:tcPr>
            <w:tcW w:w="3681" w:type="dxa"/>
            <w:tcBorders>
              <w:top w:val="single" w:sz="4" w:space="0" w:color="auto"/>
              <w:left w:val="single" w:sz="4" w:space="0" w:color="auto"/>
              <w:bottom w:val="single" w:sz="4" w:space="0" w:color="auto"/>
              <w:right w:val="single" w:sz="4" w:space="0" w:color="auto"/>
            </w:tcBorders>
            <w:vAlign w:val="center"/>
            <w:tcPrChange w:id="138" w:author="Georgios KATSAROS" w:date="2016-09-14T18:58:00Z">
              <w:tcPr>
                <w:tcW w:w="2830"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Change w:id="139" w:author="Georgios KATSAROS" w:date="2016-09-14T18:58:00Z">
              <w:tcPr>
                <w:tcW w:w="993"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Change w:id="140" w:author="Georgios KATSAROS" w:date="2016-09-14T18:58:00Z">
              <w:tcPr>
                <w:tcW w:w="901"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Change w:id="141"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Change w:id="142" w:author="Georgios KATSAROS" w:date="2016-09-14T18:57:00Z">
                  <w:rPr>
                    <w:sz w:val="20"/>
                    <w:szCs w:val="20"/>
                  </w:rPr>
                </w:rPrChange>
              </w:rPr>
            </w:pPr>
            <w:r w:rsidRPr="00AF3F52">
              <w:rPr>
                <w:sz w:val="20"/>
                <w:szCs w:val="20"/>
                <w:rPrChange w:id="143" w:author="Georgios KATSAROS" w:date="2016-09-14T18:57:00Z">
                  <w:rPr>
                    <w:sz w:val="20"/>
                    <w:szCs w:val="20"/>
                  </w:rPr>
                </w:rPrChange>
              </w:rPr>
              <w:t>13</w:t>
            </w:r>
            <w:r w:rsidRPr="00AF3F52">
              <w:rPr>
                <w:sz w:val="20"/>
                <w:szCs w:val="20"/>
                <w:vertAlign w:val="superscript"/>
                <w:rPrChange w:id="144" w:author="Georgios KATSAROS" w:date="2016-09-14T18:57:00Z">
                  <w:rPr>
                    <w:sz w:val="20"/>
                    <w:szCs w:val="20"/>
                    <w:vertAlign w:val="superscript"/>
                  </w:rPr>
                </w:rPrChange>
              </w:rPr>
              <w:t>th</w:t>
            </w:r>
            <w:r w:rsidRPr="00AF3F52">
              <w:rPr>
                <w:sz w:val="20"/>
                <w:szCs w:val="20"/>
                <w:rPrChange w:id="145" w:author="Georgios KATSAROS" w:date="2016-09-14T18:57:00Z">
                  <w:rPr>
                    <w:sz w:val="20"/>
                    <w:szCs w:val="20"/>
                  </w:rPr>
                </w:rPrChange>
              </w:rPr>
              <w:t>-18</w:t>
            </w:r>
            <w:r w:rsidRPr="00AF3F52">
              <w:rPr>
                <w:sz w:val="20"/>
                <w:szCs w:val="20"/>
                <w:vertAlign w:val="superscript"/>
                <w:rPrChange w:id="146" w:author="Georgios KATSAROS" w:date="2016-09-14T18:57:00Z">
                  <w:rPr>
                    <w:sz w:val="20"/>
                    <w:szCs w:val="20"/>
                    <w:vertAlign w:val="superscript"/>
                  </w:rPr>
                </w:rPrChange>
              </w:rPr>
              <w:t>th</w:t>
            </w:r>
            <w:r w:rsidRPr="00AF3F52">
              <w:rPr>
                <w:sz w:val="20"/>
                <w:szCs w:val="20"/>
                <w:rPrChange w:id="147" w:author="Georgios KATSAROS" w:date="2016-09-14T18:57:00Z">
                  <w:rPr>
                    <w:sz w:val="20"/>
                    <w:szCs w:val="20"/>
                  </w:rPr>
                </w:rPrChange>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Change w:id="148"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Change w:id="149" w:author="Georgios KATSAROS" w:date="2016-09-14T18:57:00Z">
                  <w:rPr>
                    <w:sz w:val="20"/>
                    <w:szCs w:val="20"/>
                  </w:rPr>
                </w:rPrChange>
              </w:rPr>
            </w:pPr>
            <w:r w:rsidRPr="00AF3F52">
              <w:rPr>
                <w:sz w:val="20"/>
                <w:szCs w:val="20"/>
                <w:rPrChange w:id="150" w:author="Georgios KATSAROS" w:date="2016-09-14T18:57:00Z">
                  <w:rPr>
                    <w:sz w:val="20"/>
                    <w:szCs w:val="20"/>
                  </w:rPr>
                </w:rPrChange>
              </w:rPr>
              <w:t>19</w:t>
            </w:r>
            <w:r w:rsidRPr="00AF3F52">
              <w:rPr>
                <w:sz w:val="20"/>
                <w:szCs w:val="20"/>
                <w:vertAlign w:val="superscript"/>
                <w:rPrChange w:id="151" w:author="Georgios KATSAROS" w:date="2016-09-14T18:57:00Z">
                  <w:rPr>
                    <w:sz w:val="20"/>
                    <w:szCs w:val="20"/>
                    <w:vertAlign w:val="superscript"/>
                  </w:rPr>
                </w:rPrChange>
              </w:rPr>
              <w:t>th</w:t>
            </w:r>
            <w:r w:rsidRPr="00AF3F52">
              <w:rPr>
                <w:sz w:val="20"/>
                <w:szCs w:val="20"/>
                <w:rPrChange w:id="152" w:author="Georgios KATSAROS" w:date="2016-09-14T18:57:00Z">
                  <w:rPr>
                    <w:sz w:val="20"/>
                    <w:szCs w:val="20"/>
                  </w:rPr>
                </w:rPrChange>
              </w:rPr>
              <w:t>-24</w:t>
            </w:r>
            <w:r w:rsidRPr="00AF3F52">
              <w:rPr>
                <w:sz w:val="20"/>
                <w:szCs w:val="20"/>
                <w:vertAlign w:val="superscript"/>
                <w:rPrChange w:id="153" w:author="Georgios KATSAROS" w:date="2016-09-14T18:57:00Z">
                  <w:rPr>
                    <w:sz w:val="20"/>
                    <w:szCs w:val="20"/>
                    <w:vertAlign w:val="superscript"/>
                  </w:rPr>
                </w:rPrChange>
              </w:rPr>
              <w:t>th</w:t>
            </w:r>
            <w:r w:rsidRPr="00AF3F52">
              <w:rPr>
                <w:sz w:val="20"/>
                <w:szCs w:val="20"/>
                <w:rPrChange w:id="154" w:author="Georgios KATSAROS" w:date="2016-09-14T18:57:00Z">
                  <w:rPr>
                    <w:sz w:val="20"/>
                    <w:szCs w:val="20"/>
                  </w:rPr>
                </w:rPrChange>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Change w:id="155"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Change w:id="156" w:author="Georgios KATSAROS" w:date="2016-09-14T18:57:00Z">
                  <w:rPr>
                    <w:sz w:val="20"/>
                    <w:szCs w:val="20"/>
                  </w:rPr>
                </w:rPrChange>
              </w:rPr>
            </w:pPr>
            <w:r w:rsidRPr="00AF3F52">
              <w:rPr>
                <w:sz w:val="20"/>
                <w:szCs w:val="20"/>
                <w:rPrChange w:id="157" w:author="Georgios KATSAROS" w:date="2016-09-14T18:57:00Z">
                  <w:rPr>
                    <w:sz w:val="20"/>
                    <w:szCs w:val="20"/>
                  </w:rPr>
                </w:rPrChange>
              </w:rPr>
              <w:t>25</w:t>
            </w:r>
            <w:r w:rsidRPr="00AF3F52">
              <w:rPr>
                <w:sz w:val="20"/>
                <w:szCs w:val="20"/>
                <w:vertAlign w:val="superscript"/>
                <w:rPrChange w:id="158" w:author="Georgios KATSAROS" w:date="2016-09-14T18:57:00Z">
                  <w:rPr>
                    <w:sz w:val="20"/>
                    <w:szCs w:val="20"/>
                    <w:vertAlign w:val="superscript"/>
                  </w:rPr>
                </w:rPrChange>
              </w:rPr>
              <w:t>th</w:t>
            </w:r>
            <w:r w:rsidRPr="00AF3F52">
              <w:rPr>
                <w:sz w:val="20"/>
                <w:szCs w:val="20"/>
                <w:rPrChange w:id="159" w:author="Georgios KATSAROS" w:date="2016-09-14T18:57:00Z">
                  <w:rPr>
                    <w:sz w:val="20"/>
                    <w:szCs w:val="20"/>
                  </w:rPr>
                </w:rPrChange>
              </w:rPr>
              <w:t>- 31</w:t>
            </w:r>
            <w:r w:rsidRPr="00AF3F52">
              <w:rPr>
                <w:sz w:val="20"/>
                <w:szCs w:val="20"/>
                <w:vertAlign w:val="superscript"/>
                <w:rPrChange w:id="160" w:author="Georgios KATSAROS" w:date="2016-09-14T18:57:00Z">
                  <w:rPr>
                    <w:sz w:val="20"/>
                    <w:szCs w:val="20"/>
                    <w:vertAlign w:val="superscript"/>
                  </w:rPr>
                </w:rPrChange>
              </w:rPr>
              <w:t>st</w:t>
            </w:r>
            <w:r w:rsidRPr="00AF3F52">
              <w:rPr>
                <w:sz w:val="20"/>
                <w:szCs w:val="20"/>
                <w:rPrChange w:id="161" w:author="Georgios KATSAROS" w:date="2016-09-14T18:57:00Z">
                  <w:rPr>
                    <w:sz w:val="20"/>
                    <w:szCs w:val="20"/>
                  </w:rPr>
                </w:rPrChange>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Change w:id="162"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Change w:id="163" w:author="Georgios KATSAROS" w:date="2016-09-14T18:57:00Z">
                  <w:rPr>
                    <w:sz w:val="20"/>
                    <w:szCs w:val="20"/>
                  </w:rPr>
                </w:rPrChange>
              </w:rPr>
            </w:pPr>
            <w:r w:rsidRPr="00AF3F52">
              <w:rPr>
                <w:sz w:val="20"/>
                <w:szCs w:val="20"/>
                <w:rPrChange w:id="164" w:author="Georgios KATSAROS" w:date="2016-09-14T18:57:00Z">
                  <w:rPr>
                    <w:sz w:val="20"/>
                    <w:szCs w:val="20"/>
                  </w:rPr>
                </w:rPrChange>
              </w:rPr>
              <w:t>32</w:t>
            </w:r>
            <w:r w:rsidRPr="00AF3F52">
              <w:rPr>
                <w:sz w:val="20"/>
                <w:szCs w:val="20"/>
                <w:vertAlign w:val="superscript"/>
                <w:rPrChange w:id="165" w:author="Georgios KATSAROS" w:date="2016-09-14T18:57:00Z">
                  <w:rPr>
                    <w:sz w:val="20"/>
                    <w:szCs w:val="20"/>
                    <w:vertAlign w:val="superscript"/>
                  </w:rPr>
                </w:rPrChange>
              </w:rPr>
              <w:t>nd</w:t>
            </w:r>
            <w:r w:rsidRPr="00AF3F52">
              <w:rPr>
                <w:sz w:val="20"/>
                <w:szCs w:val="20"/>
                <w:rPrChange w:id="166" w:author="Georgios KATSAROS" w:date="2016-09-14T18:57:00Z">
                  <w:rPr>
                    <w:sz w:val="20"/>
                    <w:szCs w:val="20"/>
                  </w:rPr>
                </w:rPrChange>
              </w:rPr>
              <w:t>- 36</w:t>
            </w:r>
            <w:r w:rsidRPr="00AF3F52">
              <w:rPr>
                <w:sz w:val="20"/>
                <w:szCs w:val="20"/>
                <w:vertAlign w:val="superscript"/>
                <w:rPrChange w:id="167" w:author="Georgios KATSAROS" w:date="2016-09-14T18:57:00Z">
                  <w:rPr>
                    <w:sz w:val="20"/>
                    <w:szCs w:val="20"/>
                    <w:vertAlign w:val="superscript"/>
                  </w:rPr>
                </w:rPrChange>
              </w:rPr>
              <w:t>th</w:t>
            </w:r>
            <w:r w:rsidRPr="00AF3F52">
              <w:rPr>
                <w:sz w:val="20"/>
                <w:szCs w:val="20"/>
                <w:rPrChange w:id="168" w:author="Georgios KATSAROS" w:date="2016-09-14T18:57:00Z">
                  <w:rPr>
                    <w:sz w:val="20"/>
                    <w:szCs w:val="20"/>
                  </w:rPr>
                </w:rPrChange>
              </w:rPr>
              <w:t xml:space="preserve"> month</w:t>
            </w:r>
          </w:p>
        </w:tc>
      </w:tr>
      <w:tr w:rsidR="00C73D23" w:rsidRPr="00AF3F52" w:rsidTr="00AF3F52">
        <w:trPr>
          <w:trHeight w:val="279"/>
          <w:jc w:val="center"/>
          <w:trPrChange w:id="169" w:author="Georgios KATSAROS" w:date="2016-09-14T18:58:00Z">
            <w:trPr>
              <w:trHeight w:val="704"/>
              <w:jc w:val="center"/>
            </w:trPr>
          </w:trPrChange>
        </w:trPr>
        <w:tc>
          <w:tcPr>
            <w:tcW w:w="3681" w:type="dxa"/>
            <w:tcBorders>
              <w:top w:val="single" w:sz="4" w:space="0" w:color="auto"/>
              <w:left w:val="single" w:sz="4" w:space="0" w:color="auto"/>
              <w:bottom w:val="single" w:sz="4" w:space="0" w:color="auto"/>
              <w:right w:val="single" w:sz="4" w:space="0" w:color="auto"/>
            </w:tcBorders>
            <w:vAlign w:val="center"/>
            <w:hideMark/>
            <w:tcPrChange w:id="170" w:author="Georgios KATSAROS" w:date="2016-09-14T18:58:00Z">
              <w:tcPr>
                <w:tcW w:w="2830" w:type="dxa"/>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Change w:id="171" w:author="Georgios KATSAROS" w:date="2016-09-14T18:58:00Z">
              <w:tcPr>
                <w:tcW w:w="993"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Change w:id="172" w:author="Georgios KATSAROS" w:date="2016-09-14T18:58:00Z">
              <w:tcPr>
                <w:tcW w:w="901" w:type="dxa"/>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Change w:id="173"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Change w:id="174"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Change w:id="175"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Change w:id="176"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r>
      <w:tr w:rsidR="00C73D23" w:rsidRPr="00AF3F52" w:rsidTr="00AF3F52">
        <w:trPr>
          <w:trHeight w:val="128"/>
          <w:jc w:val="center"/>
          <w:trPrChange w:id="177" w:author="Georgios KATSAROS" w:date="2016-09-14T18:58:00Z">
            <w:trPr>
              <w:trHeight w:val="1267"/>
              <w:jc w:val="center"/>
            </w:trPr>
          </w:trPrChange>
        </w:trPr>
        <w:tc>
          <w:tcPr>
            <w:tcW w:w="3681" w:type="dxa"/>
            <w:tcBorders>
              <w:top w:val="single" w:sz="4" w:space="0" w:color="auto"/>
              <w:left w:val="single" w:sz="4" w:space="0" w:color="auto"/>
              <w:bottom w:val="single" w:sz="4" w:space="0" w:color="auto"/>
              <w:right w:val="single" w:sz="4" w:space="0" w:color="auto"/>
            </w:tcBorders>
            <w:vAlign w:val="center"/>
            <w:tcPrChange w:id="178" w:author="Georgios KATSAROS" w:date="2016-09-14T18:58:00Z">
              <w:tcPr>
                <w:tcW w:w="2830"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Change w:id="179" w:author="Georgios KATSAROS" w:date="2016-09-14T18:58:00Z">
              <w:tcPr>
                <w:tcW w:w="993"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Change w:id="180" w:author="Georgios KATSAROS" w:date="2016-09-14T18:58:00Z">
              <w:tcPr>
                <w:tcW w:w="901" w:type="dxa"/>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Change w:id="181"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Change w:id="182"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Change w:id="183"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Change w:id="184"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04980" w:rsidRPr="00AF3F52" w:rsidRDefault="00B04980" w:rsidP="00B04980">
            <w:pPr>
              <w:jc w:val="center"/>
              <w:rPr>
                <w:sz w:val="20"/>
                <w:szCs w:val="20"/>
              </w:rPr>
            </w:pPr>
          </w:p>
        </w:tc>
      </w:tr>
      <w:tr w:rsidR="00C73D23" w:rsidRPr="00AF3F52" w:rsidTr="00AF3F52">
        <w:trPr>
          <w:trHeight w:val="412"/>
          <w:jc w:val="center"/>
          <w:trPrChange w:id="185" w:author="Georgios KATSAROS" w:date="2016-09-14T18:58:00Z">
            <w:trPr>
              <w:trHeight w:val="1116"/>
              <w:jc w:val="center"/>
            </w:trPr>
          </w:trPrChange>
        </w:trPr>
        <w:tc>
          <w:tcPr>
            <w:tcW w:w="3681" w:type="dxa"/>
            <w:tcBorders>
              <w:top w:val="single" w:sz="4" w:space="0" w:color="auto"/>
              <w:left w:val="single" w:sz="4" w:space="0" w:color="auto"/>
              <w:bottom w:val="single" w:sz="4" w:space="0" w:color="auto"/>
              <w:right w:val="single" w:sz="4" w:space="0" w:color="auto"/>
            </w:tcBorders>
            <w:vAlign w:val="center"/>
            <w:tcPrChange w:id="186" w:author="Georgios KATSAROS" w:date="2016-09-14T18:58:00Z">
              <w:tcPr>
                <w:tcW w:w="2830"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Change w:id="187" w:author="Georgios KATSAROS" w:date="2016-09-14T18:58:00Z">
              <w:tcPr>
                <w:tcW w:w="993"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Change w:id="188" w:author="Georgios KATSAROS" w:date="2016-09-14T18:58:00Z">
              <w:tcPr>
                <w:tcW w:w="901"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Change w:id="189"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Change w:id="190"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Change w:id="191"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Change w:id="192"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r>
      <w:tr w:rsidR="00C73D23" w:rsidRPr="00AF3F52" w:rsidTr="00AF3F52">
        <w:trPr>
          <w:trHeight w:val="315"/>
          <w:jc w:val="center"/>
          <w:trPrChange w:id="193" w:author="Georgios KATSAROS" w:date="2016-09-14T18:58:00Z">
            <w:trPr>
              <w:trHeight w:val="860"/>
              <w:jc w:val="center"/>
            </w:trPr>
          </w:trPrChange>
        </w:trPr>
        <w:tc>
          <w:tcPr>
            <w:tcW w:w="3681" w:type="dxa"/>
            <w:tcBorders>
              <w:top w:val="single" w:sz="4" w:space="0" w:color="auto"/>
              <w:left w:val="single" w:sz="4" w:space="0" w:color="auto"/>
              <w:bottom w:val="single" w:sz="4" w:space="0" w:color="auto"/>
              <w:right w:val="single" w:sz="4" w:space="0" w:color="auto"/>
            </w:tcBorders>
            <w:vAlign w:val="center"/>
            <w:tcPrChange w:id="194" w:author="Georgios KATSAROS" w:date="2016-09-14T18:58:00Z">
              <w:tcPr>
                <w:tcW w:w="2830"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Change w:id="195" w:author="Georgios KATSAROS" w:date="2016-09-14T18:58:00Z">
              <w:tcPr>
                <w:tcW w:w="993"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Change w:id="196" w:author="Georgios KATSAROS" w:date="2016-09-14T18:58:00Z">
              <w:tcPr>
                <w:tcW w:w="901" w:type="dxa"/>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Change w:id="197"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tcPr>
            </w:tcPrChange>
          </w:tcPr>
          <w:p w:rsidR="00BC07E2" w:rsidRPr="00AF3F52" w:rsidRDefault="00BC07E2" w:rsidP="00B04980">
            <w:pPr>
              <w:jc w:val="center"/>
              <w:rPr>
                <w:sz w:val="20"/>
                <w:szCs w:val="20"/>
                <w:rPrChange w:id="198" w:author="Georgios KATSAROS" w:date="2016-09-14T18:57:00Z">
                  <w:rPr>
                    <w:sz w:val="20"/>
                    <w:szCs w:val="20"/>
                  </w:rPr>
                </w:rPrChange>
              </w:rPr>
            </w:pPr>
          </w:p>
        </w:tc>
        <w:tc>
          <w:tcPr>
            <w:tcW w:w="992" w:type="dxa"/>
            <w:tcBorders>
              <w:top w:val="single" w:sz="4" w:space="0" w:color="auto"/>
              <w:left w:val="single" w:sz="4" w:space="0" w:color="auto"/>
              <w:bottom w:val="single" w:sz="4" w:space="0" w:color="auto"/>
              <w:right w:val="single" w:sz="4" w:space="0" w:color="auto"/>
            </w:tcBorders>
            <w:vAlign w:val="center"/>
            <w:hideMark/>
            <w:tcPrChange w:id="199"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BC07E2" w:rsidP="00B04980">
            <w:pPr>
              <w:jc w:val="center"/>
              <w:rPr>
                <w:sz w:val="20"/>
                <w:szCs w:val="20"/>
                <w:rPrChange w:id="200" w:author="Georgios KATSAROS" w:date="2016-09-14T18:57:00Z">
                  <w:rPr>
                    <w:sz w:val="20"/>
                    <w:szCs w:val="20"/>
                  </w:rPr>
                </w:rPrChange>
              </w:rPr>
            </w:pPr>
          </w:p>
        </w:tc>
        <w:tc>
          <w:tcPr>
            <w:tcW w:w="993" w:type="dxa"/>
            <w:tcBorders>
              <w:top w:val="single" w:sz="4" w:space="0" w:color="auto"/>
              <w:left w:val="single" w:sz="4" w:space="0" w:color="auto"/>
              <w:bottom w:val="single" w:sz="4" w:space="0" w:color="auto"/>
              <w:right w:val="single" w:sz="4" w:space="0" w:color="auto"/>
            </w:tcBorders>
            <w:vAlign w:val="center"/>
            <w:hideMark/>
            <w:tcPrChange w:id="201"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BC07E2" w:rsidP="00B04980">
            <w:pPr>
              <w:jc w:val="center"/>
              <w:rPr>
                <w:sz w:val="20"/>
                <w:szCs w:val="20"/>
                <w:rPrChange w:id="202" w:author="Georgios KATSAROS" w:date="2016-09-14T18:57:00Z">
                  <w:rPr>
                    <w:sz w:val="20"/>
                    <w:szCs w:val="20"/>
                  </w:rPr>
                </w:rPrChange>
              </w:rPr>
            </w:pPr>
            <w:r w:rsidRPr="00AF3F52">
              <w:rPr>
                <w:sz w:val="20"/>
                <w:szCs w:val="20"/>
                <w:rPrChange w:id="203" w:author="Georgios KATSAROS" w:date="2016-09-14T18:57:00Z">
                  <w:rPr>
                    <w:sz w:val="20"/>
                    <w:szCs w:val="20"/>
                  </w:rPr>
                </w:rPrChange>
              </w:rPr>
              <w:t>X</w:t>
            </w:r>
          </w:p>
        </w:tc>
        <w:tc>
          <w:tcPr>
            <w:tcW w:w="991" w:type="dxa"/>
            <w:tcBorders>
              <w:top w:val="single" w:sz="4" w:space="0" w:color="auto"/>
              <w:left w:val="single" w:sz="4" w:space="0" w:color="auto"/>
              <w:bottom w:val="single" w:sz="4" w:space="0" w:color="auto"/>
              <w:right w:val="single" w:sz="4" w:space="0" w:color="auto"/>
            </w:tcBorders>
            <w:vAlign w:val="center"/>
            <w:hideMark/>
            <w:tcPrChange w:id="204" w:author="Georgios KATSAROS" w:date="2016-09-14T18:58:00Z">
              <w:tcPr>
                <w:tcW w:w="0" w:type="auto"/>
                <w:tcBorders>
                  <w:top w:val="single" w:sz="4" w:space="0" w:color="auto"/>
                  <w:left w:val="single" w:sz="4" w:space="0" w:color="auto"/>
                  <w:bottom w:val="single" w:sz="4" w:space="0" w:color="auto"/>
                  <w:right w:val="single" w:sz="4" w:space="0" w:color="auto"/>
                </w:tcBorders>
                <w:vAlign w:val="center"/>
                <w:hideMark/>
              </w:tcPr>
            </w:tcPrChange>
          </w:tcPr>
          <w:p w:rsidR="00BC07E2" w:rsidRPr="00AF3F52" w:rsidRDefault="00BC07E2" w:rsidP="00B04980">
            <w:pPr>
              <w:jc w:val="center"/>
              <w:rPr>
                <w:sz w:val="20"/>
                <w:szCs w:val="20"/>
                <w:rPrChange w:id="205" w:author="Georgios KATSAROS" w:date="2016-09-14T18:57:00Z">
                  <w:rPr>
                    <w:sz w:val="20"/>
                    <w:szCs w:val="20"/>
                  </w:rPr>
                </w:rPrChange>
              </w:rPr>
            </w:pPr>
            <w:r w:rsidRPr="00AF3F52">
              <w:rPr>
                <w:sz w:val="20"/>
                <w:szCs w:val="20"/>
                <w:rPrChange w:id="206" w:author="Georgios KATSAROS" w:date="2016-09-14T18:57:00Z">
                  <w:rPr>
                    <w:sz w:val="20"/>
                    <w:szCs w:val="20"/>
                  </w:rPr>
                </w:rPrChange>
              </w:rPr>
              <w:t>X</w:t>
            </w:r>
          </w:p>
        </w:tc>
      </w:tr>
    </w:tbl>
    <w:p w:rsidR="00BC07E2" w:rsidRPr="00AF3F52" w:rsidRDefault="00BC07E2" w:rsidP="00BC07E2">
      <w:pPr>
        <w:rPr>
          <w:sz w:val="20"/>
          <w:szCs w:val="20"/>
          <w:rPrChange w:id="207" w:author="Georgios KATSAROS" w:date="2016-09-14T18:57:00Z">
            <w:rPr/>
          </w:rPrChange>
        </w:rPr>
      </w:pPr>
    </w:p>
    <w:p w:rsidR="00BC07E2" w:rsidRDefault="00BC07E2" w:rsidP="00315961">
      <w:pPr>
        <w:pStyle w:val="Heading2"/>
        <w:numPr>
          <w:ilvl w:val="0"/>
          <w:numId w:val="1"/>
        </w:numPr>
      </w:pPr>
      <w:bookmarkStart w:id="208" w:name="_Toc461638172"/>
      <w:r>
        <w:t>Contingency plan:</w:t>
      </w:r>
      <w:bookmarkEnd w:id="208"/>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Del="00AF3F52" w:rsidRDefault="00BC07E2" w:rsidP="00BC07E2">
      <w:pPr>
        <w:rPr>
          <w:del w:id="209" w:author="Georgios KATSAROS" w:date="2016-09-14T18:58:00Z"/>
        </w:rPr>
      </w:pPr>
    </w:p>
    <w:p w:rsidR="00BC07E2" w:rsidRDefault="000B60BE" w:rsidP="00315961">
      <w:pPr>
        <w:pStyle w:val="Heading2"/>
        <w:numPr>
          <w:ilvl w:val="0"/>
          <w:numId w:val="1"/>
        </w:numPr>
      </w:pPr>
      <w:bookmarkStart w:id="210" w:name="_Toc461638173"/>
      <w:r>
        <w:t>Personal qualification</w:t>
      </w:r>
      <w:r w:rsidR="00885FAC">
        <w:t xml:space="preserve"> </w:t>
      </w:r>
      <w:r w:rsidR="00D31084">
        <w:t>- matching of my profile with the demands of the project</w:t>
      </w:r>
      <w:bookmarkEnd w:id="210"/>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w:t>
      </w:r>
      <w:r>
        <w:lastRenderedPageBreak/>
        <w:t xml:space="preserve">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 xml:space="preserve">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w:t>
      </w:r>
      <w:ins w:id="211" w:author="Georgios KATSAROS" w:date="2016-09-14T22:32:00Z">
        <w:r w:rsidR="00213B68">
          <w:t xml:space="preserve">in the group of </w:t>
        </w:r>
      </w:ins>
      <w:del w:id="212" w:author="Georgios KATSAROS" w:date="2016-09-14T22:32:00Z">
        <w:r w:rsidDel="00213B68">
          <w:delText xml:space="preserve">of the professor </w:delText>
        </w:r>
      </w:del>
      <w:bookmarkStart w:id="213" w:name="_GoBack"/>
      <w:bookmarkEnd w:id="213"/>
      <w:r>
        <w:t>Georgios Katsaros, at the Institute of Science and Technology (IST), Austria, currently working on a second version of a</w:t>
      </w:r>
      <w:r w:rsidR="005225BF">
        <w:t>n ohmic</w:t>
      </w:r>
      <w:r>
        <w:t xml:space="preserve"> reflectometry readout system for spin relaxation experiments. </w:t>
      </w:r>
    </w:p>
    <w:p w:rsidR="00BC07E2" w:rsidDel="00AF3F52" w:rsidRDefault="00BC07E2" w:rsidP="00BC07E2">
      <w:pPr>
        <w:rPr>
          <w:del w:id="214" w:author="Georgios KATSAROS" w:date="2016-09-14T18:59:00Z"/>
        </w:rPr>
      </w:pPr>
    </w:p>
    <w:p w:rsidR="00BC07E2" w:rsidDel="00AF3F52" w:rsidRDefault="00BC07E2" w:rsidP="00BC07E2">
      <w:pPr>
        <w:rPr>
          <w:del w:id="215" w:author="Georgios KATSAROS" w:date="2016-09-14T18:59:00Z"/>
        </w:rPr>
      </w:pPr>
    </w:p>
    <w:p w:rsidR="0048735F" w:rsidDel="00AF3F52" w:rsidRDefault="0048735F" w:rsidP="00BC07E2">
      <w:pPr>
        <w:rPr>
          <w:del w:id="216" w:author="Georgios KATSAROS" w:date="2016-09-14T18:59:00Z"/>
        </w:rPr>
      </w:pPr>
    </w:p>
    <w:p w:rsidR="0048735F" w:rsidDel="00AF3F52" w:rsidRDefault="0048735F" w:rsidP="00BC07E2">
      <w:pPr>
        <w:rPr>
          <w:del w:id="217" w:author="Georgios KATSAROS" w:date="2016-09-14T18:59:00Z"/>
        </w:rPr>
      </w:pPr>
    </w:p>
    <w:p w:rsidR="00BC07E2" w:rsidRDefault="00BC07E2" w:rsidP="00BC07E2">
      <w:pPr>
        <w:pStyle w:val="Heading1"/>
      </w:pPr>
      <w:bookmarkStart w:id="218" w:name="_Toc461638174"/>
      <w:r>
        <w:t>References:</w:t>
      </w:r>
      <w:bookmarkEnd w:id="218"/>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2" w:history="1">
        <w:r w:rsidR="00BC07E2" w:rsidRPr="00FA1753">
          <w:rPr>
            <w:i/>
          </w:rPr>
          <w:t>arXiv:quant-ph/0002077v3</w:t>
        </w:r>
      </w:hyperlink>
    </w:p>
    <w:p w:rsidR="00BC07E2" w:rsidRPr="007D24E4" w:rsidRDefault="00427703"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lastRenderedPageBreak/>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641F55" w:rsidRPr="00AF3F52">
        <w:rPr>
          <w:rStyle w:val="apple-converted-space"/>
          <w:rFonts w:ascii="Helvetica" w:hAnsi="Helvetica" w:cs="Helvetica"/>
          <w:color w:val="000000"/>
          <w:shd w:val="clear" w:color="auto" w:fill="FFFFFF"/>
          <w:lang w:val="de-AT"/>
        </w:rPr>
        <w:t> </w:t>
      </w:r>
      <w:hyperlink r:id="rId36" w:tooltip="Abstract" w:history="1">
        <w:r w:rsidR="00641F55" w:rsidRPr="00AF3F52">
          <w:rPr>
            <w:i/>
            <w:lang w:val="de-AT"/>
          </w:rPr>
          <w:t>arXiv:1607.02977</w:t>
        </w:r>
      </w:hyperlink>
      <w:r w:rsidRPr="00AF3F52">
        <w:rPr>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Muhonen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9"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AF3F52">
        <w:rPr>
          <w:rStyle w:val="apple-converted-space"/>
          <w:rFonts w:ascii="Verdana" w:hAnsi="Verdana"/>
          <w:color w:val="333333"/>
          <w:sz w:val="17"/>
          <w:szCs w:val="17"/>
          <w:shd w:val="clear" w:color="auto" w:fill="FFFFFF"/>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Pr="009862DD">
        <w:rPr>
          <w:lang w:val="de-AT"/>
        </w:rPr>
        <w:t xml:space="preserve">Zwanenburg, F. A.  </w:t>
      </w:r>
      <w:r w:rsidRPr="009862DD">
        <w:rPr>
          <w:i/>
          <w:lang w:val="de-AT"/>
        </w:rPr>
        <w:t xml:space="preserve">Rev.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Brenning et al. </w:t>
      </w:r>
      <w:r w:rsidRPr="00BF21CF">
        <w:rPr>
          <w:i/>
        </w:rPr>
        <w:t>Journal of Applied Physics</w:t>
      </w:r>
      <w:r>
        <w:rPr>
          <w:i/>
        </w:rPr>
        <w:t xml:space="preserve"> </w:t>
      </w:r>
      <w:r w:rsidRPr="00BF21CF">
        <w:rPr>
          <w:b/>
        </w:rPr>
        <w:t>2006</w:t>
      </w:r>
      <w:r>
        <w:t xml:space="preserve"> 100, 114321 </w:t>
      </w:r>
    </w:p>
    <w:p w:rsidR="00A03474" w:rsidRPr="00D126FA" w:rsidRDefault="00A03474" w:rsidP="00D126FA">
      <w:pPr>
        <w:tabs>
          <w:tab w:val="left" w:pos="1152"/>
        </w:tabs>
        <w:rPr>
          <w:sz w:val="48"/>
          <w:szCs w:val="48"/>
        </w:rPr>
      </w:pPr>
    </w:p>
    <w:sectPr w:rsidR="00A03474" w:rsidRPr="00D126FA" w:rsidSect="00CE6D64">
      <w:footerReference w:type="default" r:id="rId41"/>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703" w:rsidRDefault="00427703" w:rsidP="007436F6">
      <w:pPr>
        <w:spacing w:after="0" w:line="240" w:lineRule="auto"/>
      </w:pPr>
      <w:r>
        <w:separator/>
      </w:r>
    </w:p>
  </w:endnote>
  <w:endnote w:type="continuationSeparator" w:id="0">
    <w:p w:rsidR="00427703" w:rsidRDefault="00427703"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E¡Ëc¢®¡×u¡Ë¢ç¢®¡¿u¡Ë¢çE¡Ë¢ç¨Ï"/>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CE6D64" w:rsidRDefault="00CE6D64">
        <w:pPr>
          <w:pStyle w:val="Footer"/>
          <w:jc w:val="right"/>
        </w:pPr>
        <w:r>
          <w:fldChar w:fldCharType="begin"/>
        </w:r>
        <w:r>
          <w:instrText xml:space="preserve"> PAGE   \* MERGEFORMAT </w:instrText>
        </w:r>
        <w:r>
          <w:fldChar w:fldCharType="separate"/>
        </w:r>
        <w:r w:rsidR="00213B68">
          <w:rPr>
            <w:noProof/>
          </w:rPr>
          <w:t>2</w:t>
        </w:r>
        <w:r>
          <w:rPr>
            <w:noProof/>
          </w:rPr>
          <w:fldChar w:fldCharType="end"/>
        </w:r>
      </w:p>
    </w:sdtContent>
  </w:sdt>
  <w:p w:rsidR="00CE6D64" w:rsidRDefault="00CE6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703" w:rsidRDefault="00427703" w:rsidP="007436F6">
      <w:pPr>
        <w:spacing w:after="0" w:line="240" w:lineRule="auto"/>
      </w:pPr>
      <w:r>
        <w:separator/>
      </w:r>
    </w:p>
  </w:footnote>
  <w:footnote w:type="continuationSeparator" w:id="0">
    <w:p w:rsidR="00427703" w:rsidRDefault="00427703"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12"/>
  </w:num>
  <w:num w:numId="3">
    <w:abstractNumId w:val="2"/>
  </w:num>
  <w:num w:numId="4">
    <w:abstractNumId w:val="1"/>
  </w:num>
  <w:num w:numId="5">
    <w:abstractNumId w:val="21"/>
  </w:num>
  <w:num w:numId="6">
    <w:abstractNumId w:val="0"/>
  </w:num>
  <w:num w:numId="7">
    <w:abstractNumId w:val="6"/>
  </w:num>
  <w:num w:numId="8">
    <w:abstractNumId w:val="26"/>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5"/>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26CE2-79B4-4B20-96AB-A1DE69B1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7030</Words>
  <Characters>40075</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Georgios KATSAROS</cp:lastModifiedBy>
  <cp:revision>2</cp:revision>
  <dcterms:created xsi:type="dcterms:W3CDTF">2016-09-14T20:32:00Z</dcterms:created>
  <dcterms:modified xsi:type="dcterms:W3CDTF">2016-09-14T20:32:00Z</dcterms:modified>
</cp:coreProperties>
</file>